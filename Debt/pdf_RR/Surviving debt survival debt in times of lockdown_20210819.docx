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0EE59" w14:textId="77777777" w:rsidR="007D00B8" w:rsidRDefault="00C11B0B">
      <w:pPr>
        <w:pStyle w:val="Title"/>
        <w:jc w:val="both"/>
      </w:pPr>
      <w:r>
        <w:rPr>
          <w:rStyle w:val="Aucun"/>
        </w:rPr>
        <w:t>Surviving debt, survival debt in times of lockdown</w:t>
      </w:r>
      <w:r w:rsidRPr="00AE1CDC">
        <w:rPr>
          <w:rStyle w:val="FootnoteReference"/>
        </w:rPr>
        <w:footnoteReference w:id="2"/>
      </w:r>
    </w:p>
    <w:p w14:paraId="20F41CD8" w14:textId="77777777" w:rsidR="007D00B8" w:rsidRDefault="00C11B0B">
      <w:pPr>
        <w:pStyle w:val="Author"/>
        <w:rPr>
          <w:rStyle w:val="Aucun"/>
          <w:rFonts w:ascii="Calibri" w:eastAsia="Calibri" w:hAnsi="Calibri" w:cs="Calibri"/>
          <w:i/>
          <w:iCs/>
          <w:lang w:val="fr-FR"/>
        </w:rPr>
      </w:pPr>
      <w:r>
        <w:rPr>
          <w:rStyle w:val="Aucun"/>
          <w:rFonts w:ascii="Calibri" w:hAnsi="Calibri"/>
          <w:lang w:val="fr-FR"/>
        </w:rPr>
        <w:t xml:space="preserve">Isabelle </w:t>
      </w:r>
      <w:proofErr w:type="spellStart"/>
      <w:r>
        <w:rPr>
          <w:rStyle w:val="Aucun"/>
          <w:rFonts w:ascii="Calibri" w:hAnsi="Calibri"/>
          <w:lang w:val="fr-FR"/>
        </w:rPr>
        <w:t>Guérin</w:t>
      </w:r>
      <w:r>
        <w:rPr>
          <w:rStyle w:val="Aucun"/>
          <w:rFonts w:ascii="Calibri" w:hAnsi="Calibri"/>
          <w:vertAlign w:val="superscript"/>
          <w:lang w:val="fr-FR"/>
        </w:rPr>
        <w:t>a,b,c</w:t>
      </w:r>
      <w:proofErr w:type="spellEnd"/>
    </w:p>
    <w:p w14:paraId="50034271" w14:textId="77777777" w:rsidR="007D00B8" w:rsidRDefault="00C11B0B">
      <w:pPr>
        <w:pStyle w:val="Author"/>
        <w:rPr>
          <w:rStyle w:val="Aucun"/>
          <w:rFonts w:ascii="Calibri" w:eastAsia="Calibri" w:hAnsi="Calibri" w:cs="Calibri"/>
          <w:lang w:val="fr-FR"/>
        </w:rPr>
      </w:pPr>
      <w:r>
        <w:rPr>
          <w:rStyle w:val="Aucun"/>
          <w:rFonts w:ascii="Calibri" w:hAnsi="Calibri"/>
          <w:lang w:val="fr-FR"/>
        </w:rPr>
        <w:t xml:space="preserve">Sébastien </w:t>
      </w:r>
      <w:proofErr w:type="spellStart"/>
      <w:r>
        <w:rPr>
          <w:rStyle w:val="Aucun"/>
          <w:rFonts w:ascii="Calibri" w:hAnsi="Calibri"/>
          <w:lang w:val="fr-FR"/>
        </w:rPr>
        <w:t>Michiels</w:t>
      </w:r>
      <w:r>
        <w:rPr>
          <w:rStyle w:val="Aucun"/>
          <w:rFonts w:ascii="Calibri" w:hAnsi="Calibri"/>
          <w:vertAlign w:val="superscript"/>
          <w:lang w:val="fr-FR"/>
        </w:rPr>
        <w:t>c,d</w:t>
      </w:r>
      <w:proofErr w:type="spellEnd"/>
    </w:p>
    <w:p w14:paraId="2818B6D4" w14:textId="77777777" w:rsidR="007D00B8" w:rsidRDefault="00C11B0B">
      <w:pPr>
        <w:pStyle w:val="Author"/>
        <w:rPr>
          <w:rStyle w:val="Aucun"/>
          <w:rFonts w:ascii="Calibri" w:eastAsia="Calibri" w:hAnsi="Calibri" w:cs="Calibri"/>
        </w:rPr>
      </w:pPr>
      <w:r>
        <w:rPr>
          <w:rStyle w:val="Aucun"/>
          <w:rFonts w:ascii="Calibri" w:hAnsi="Calibri"/>
        </w:rPr>
        <w:t>Arnaud Natal</w:t>
      </w:r>
      <w:r>
        <w:rPr>
          <w:rStyle w:val="Aucun"/>
          <w:rFonts w:ascii="Calibri" w:hAnsi="Calibri"/>
          <w:vertAlign w:val="superscript"/>
        </w:rPr>
        <w:t>e</w:t>
      </w:r>
    </w:p>
    <w:p w14:paraId="572AAB52" w14:textId="77777777" w:rsidR="007D00B8" w:rsidRDefault="00C11B0B">
      <w:pPr>
        <w:pStyle w:val="Author"/>
        <w:rPr>
          <w:rStyle w:val="Aucun"/>
          <w:rFonts w:ascii="Calibri" w:eastAsia="Calibri" w:hAnsi="Calibri" w:cs="Calibri"/>
        </w:rPr>
      </w:pPr>
      <w:r>
        <w:rPr>
          <w:rStyle w:val="Aucun"/>
          <w:rFonts w:ascii="Calibri" w:hAnsi="Calibri"/>
        </w:rPr>
        <w:t xml:space="preserve">Christophe Jalil </w:t>
      </w:r>
      <w:proofErr w:type="spellStart"/>
      <w:r>
        <w:rPr>
          <w:rStyle w:val="Aucun"/>
          <w:rFonts w:ascii="Calibri" w:hAnsi="Calibri"/>
        </w:rPr>
        <w:t>Nordman</w:t>
      </w:r>
      <w:r>
        <w:rPr>
          <w:rStyle w:val="Aucun"/>
          <w:rFonts w:ascii="Calibri" w:hAnsi="Calibri"/>
          <w:vertAlign w:val="superscript"/>
        </w:rPr>
        <w:t>a,c,f</w:t>
      </w:r>
      <w:proofErr w:type="spellEnd"/>
    </w:p>
    <w:p w14:paraId="1AFB4D7F" w14:textId="77777777" w:rsidR="007D00B8" w:rsidRDefault="00C11B0B">
      <w:pPr>
        <w:pStyle w:val="Author"/>
        <w:rPr>
          <w:rStyle w:val="Aucun"/>
          <w:rFonts w:ascii="Calibri" w:eastAsia="Calibri" w:hAnsi="Calibri" w:cs="Calibri"/>
          <w:vertAlign w:val="superscript"/>
        </w:rPr>
      </w:pPr>
      <w:r>
        <w:rPr>
          <w:rStyle w:val="Aucun"/>
          <w:rFonts w:ascii="Calibri" w:hAnsi="Calibri"/>
        </w:rPr>
        <w:t xml:space="preserve">Govindan </w:t>
      </w:r>
      <w:proofErr w:type="spellStart"/>
      <w:r>
        <w:rPr>
          <w:rStyle w:val="Aucun"/>
          <w:rFonts w:ascii="Calibri" w:hAnsi="Calibri"/>
        </w:rPr>
        <w:t>Venkatasubramanian</w:t>
      </w:r>
      <w:r>
        <w:rPr>
          <w:rStyle w:val="Aucun"/>
          <w:rFonts w:ascii="Calibri" w:hAnsi="Calibri"/>
          <w:vertAlign w:val="superscript"/>
        </w:rPr>
        <w:t>c</w:t>
      </w:r>
      <w:proofErr w:type="spellEnd"/>
    </w:p>
    <w:p w14:paraId="35D8B969" w14:textId="77777777" w:rsidR="007D00B8" w:rsidRDefault="00C11B0B">
      <w:pPr>
        <w:pStyle w:val="Author"/>
        <w:spacing w:after="0"/>
        <w:jc w:val="left"/>
        <w:rPr>
          <w:rStyle w:val="Aucun"/>
          <w:rFonts w:ascii="Calibri" w:eastAsia="Calibri" w:hAnsi="Calibri" w:cs="Calibri"/>
          <w:i/>
          <w:iCs/>
          <w:sz w:val="22"/>
          <w:szCs w:val="22"/>
        </w:rPr>
      </w:pPr>
      <w:r>
        <w:rPr>
          <w:rStyle w:val="Aucun"/>
          <w:rFonts w:ascii="Times New Roman" w:eastAsia="Times New Roman" w:hAnsi="Times New Roman" w:cs="Times New Roman"/>
          <w:sz w:val="22"/>
          <w:szCs w:val="22"/>
        </w:rPr>
        <w:br/>
      </w:r>
      <w:r>
        <w:rPr>
          <w:rStyle w:val="Aucun"/>
          <w:rFonts w:ascii="Calibri" w:hAnsi="Calibri"/>
          <w:i/>
          <w:iCs/>
          <w:sz w:val="22"/>
          <w:szCs w:val="22"/>
          <w:vertAlign w:val="superscript"/>
        </w:rPr>
        <w:t>a</w:t>
      </w:r>
      <w:r>
        <w:rPr>
          <w:rStyle w:val="Aucun"/>
          <w:rFonts w:ascii="Calibri" w:hAnsi="Calibri"/>
          <w:i/>
          <w:iCs/>
          <w:sz w:val="22"/>
          <w:szCs w:val="22"/>
        </w:rPr>
        <w:t xml:space="preserve"> IRD (French National Research Institute for Sustainable Development), France</w:t>
      </w:r>
      <w:r>
        <w:rPr>
          <w:rStyle w:val="Aucun"/>
          <w:rFonts w:ascii="Calibri" w:eastAsia="Calibri" w:hAnsi="Calibri" w:cs="Calibri"/>
          <w:sz w:val="22"/>
          <w:szCs w:val="22"/>
        </w:rPr>
        <w:br/>
      </w:r>
      <w:r>
        <w:rPr>
          <w:rStyle w:val="Aucun"/>
          <w:rFonts w:ascii="Calibri" w:hAnsi="Calibri"/>
          <w:i/>
          <w:iCs/>
          <w:sz w:val="22"/>
          <w:szCs w:val="22"/>
          <w:vertAlign w:val="superscript"/>
        </w:rPr>
        <w:t xml:space="preserve">b </w:t>
      </w:r>
      <w:r>
        <w:rPr>
          <w:rStyle w:val="Aucun"/>
          <w:rFonts w:ascii="Calibri" w:hAnsi="Calibri"/>
          <w:i/>
          <w:iCs/>
          <w:sz w:val="22"/>
          <w:szCs w:val="22"/>
        </w:rPr>
        <w:t xml:space="preserve">CESSMA (Social Science Center Studies in African, American and Asian Worlds; Université de Paris, IRD, </w:t>
      </w:r>
      <w:proofErr w:type="spellStart"/>
      <w:r>
        <w:rPr>
          <w:rStyle w:val="Aucun"/>
          <w:rFonts w:ascii="Calibri" w:hAnsi="Calibri"/>
          <w:i/>
          <w:iCs/>
          <w:sz w:val="22"/>
          <w:szCs w:val="22"/>
        </w:rPr>
        <w:t>Inalco</w:t>
      </w:r>
      <w:proofErr w:type="spellEnd"/>
      <w:r>
        <w:rPr>
          <w:rStyle w:val="Aucun"/>
          <w:rFonts w:ascii="Calibri" w:hAnsi="Calibri"/>
          <w:i/>
          <w:iCs/>
          <w:sz w:val="22"/>
          <w:szCs w:val="22"/>
        </w:rPr>
        <w:t>), Paris, France</w:t>
      </w:r>
      <w:r>
        <w:rPr>
          <w:rStyle w:val="Aucun"/>
          <w:rFonts w:ascii="Calibri" w:eastAsia="Calibri" w:hAnsi="Calibri" w:cs="Calibri"/>
          <w:sz w:val="22"/>
          <w:szCs w:val="22"/>
        </w:rPr>
        <w:br/>
      </w:r>
      <w:r>
        <w:rPr>
          <w:rStyle w:val="Aucun"/>
          <w:rFonts w:ascii="Calibri" w:hAnsi="Calibri"/>
          <w:i/>
          <w:iCs/>
          <w:sz w:val="22"/>
          <w:szCs w:val="22"/>
          <w:vertAlign w:val="superscript"/>
        </w:rPr>
        <w:t xml:space="preserve">c </w:t>
      </w:r>
      <w:r>
        <w:rPr>
          <w:rStyle w:val="Aucun"/>
          <w:rFonts w:ascii="Calibri" w:hAnsi="Calibri"/>
          <w:i/>
          <w:iCs/>
          <w:sz w:val="22"/>
          <w:szCs w:val="22"/>
        </w:rPr>
        <w:t>IFP (French Institute of Pondicherry), India</w:t>
      </w:r>
      <w:r>
        <w:rPr>
          <w:rStyle w:val="Aucun"/>
          <w:rFonts w:ascii="Calibri" w:eastAsia="Calibri" w:hAnsi="Calibri" w:cs="Calibri"/>
          <w:sz w:val="22"/>
          <w:szCs w:val="22"/>
        </w:rPr>
        <w:br/>
      </w:r>
      <w:r>
        <w:rPr>
          <w:rStyle w:val="Aucun"/>
          <w:rFonts w:ascii="Calibri" w:hAnsi="Calibri"/>
          <w:i/>
          <w:iCs/>
          <w:sz w:val="22"/>
          <w:szCs w:val="22"/>
          <w:vertAlign w:val="superscript"/>
        </w:rPr>
        <w:t xml:space="preserve">d </w:t>
      </w:r>
      <w:r>
        <w:rPr>
          <w:rStyle w:val="Aucun"/>
          <w:rFonts w:ascii="Calibri" w:hAnsi="Calibri"/>
          <w:i/>
          <w:iCs/>
          <w:sz w:val="22"/>
          <w:szCs w:val="22"/>
        </w:rPr>
        <w:t>CNRS-CREST</w:t>
      </w:r>
      <w:r>
        <w:rPr>
          <w:rStyle w:val="Aucun"/>
          <w:rFonts w:ascii="Calibri" w:eastAsia="Calibri" w:hAnsi="Calibri" w:cs="Calibri"/>
          <w:i/>
          <w:iCs/>
          <w:sz w:val="22"/>
          <w:szCs w:val="22"/>
        </w:rPr>
        <w:br/>
      </w:r>
      <w:r>
        <w:rPr>
          <w:rStyle w:val="Aucun"/>
          <w:rFonts w:ascii="Calibri" w:hAnsi="Calibri"/>
          <w:i/>
          <w:iCs/>
          <w:sz w:val="22"/>
          <w:szCs w:val="22"/>
          <w:vertAlign w:val="superscript"/>
        </w:rPr>
        <w:t xml:space="preserve">e </w:t>
      </w:r>
      <w:r>
        <w:rPr>
          <w:rStyle w:val="Aucun"/>
          <w:rFonts w:ascii="Calibri" w:hAnsi="Calibri"/>
          <w:i/>
          <w:iCs/>
          <w:sz w:val="22"/>
          <w:szCs w:val="22"/>
        </w:rPr>
        <w:t xml:space="preserve">University of Bordeaux, </w:t>
      </w:r>
      <w:proofErr w:type="spellStart"/>
      <w:r>
        <w:rPr>
          <w:rStyle w:val="Aucun"/>
          <w:rFonts w:ascii="Calibri" w:hAnsi="Calibri"/>
          <w:i/>
          <w:iCs/>
          <w:sz w:val="22"/>
          <w:szCs w:val="22"/>
        </w:rPr>
        <w:t>GREThA</w:t>
      </w:r>
      <w:proofErr w:type="spellEnd"/>
      <w:r>
        <w:rPr>
          <w:rStyle w:val="Aucun"/>
          <w:rFonts w:ascii="Calibri" w:hAnsi="Calibri"/>
          <w:i/>
          <w:iCs/>
          <w:sz w:val="22"/>
          <w:szCs w:val="22"/>
        </w:rPr>
        <w:t xml:space="preserve"> (UMR CNRS 5113), Bordeaux, France</w:t>
      </w:r>
    </w:p>
    <w:p w14:paraId="564DB46E" w14:textId="5B3C2B06" w:rsidR="007D00B8" w:rsidRDefault="00C11B0B">
      <w:pPr>
        <w:pStyle w:val="Author"/>
        <w:spacing w:after="0"/>
        <w:jc w:val="left"/>
        <w:rPr>
          <w:rStyle w:val="Aucun"/>
          <w:rFonts w:ascii="Calibri" w:eastAsia="Calibri" w:hAnsi="Calibri" w:cs="Calibri"/>
          <w:i/>
          <w:iCs/>
          <w:sz w:val="22"/>
          <w:szCs w:val="22"/>
          <w:lang w:val="fr-FR"/>
        </w:rPr>
      </w:pPr>
      <w:r>
        <w:rPr>
          <w:rStyle w:val="Aucun"/>
          <w:rFonts w:ascii="Calibri" w:hAnsi="Calibri"/>
          <w:i/>
          <w:iCs/>
          <w:sz w:val="22"/>
          <w:szCs w:val="22"/>
          <w:vertAlign w:val="superscript"/>
          <w:lang w:val="fr-FR"/>
        </w:rPr>
        <w:t xml:space="preserve">f </w:t>
      </w:r>
      <w:r>
        <w:rPr>
          <w:rStyle w:val="Aucun"/>
          <w:rFonts w:ascii="Calibri" w:hAnsi="Calibri"/>
          <w:i/>
          <w:iCs/>
          <w:sz w:val="22"/>
          <w:szCs w:val="22"/>
          <w:lang w:val="fr-FR"/>
        </w:rPr>
        <w:t xml:space="preserve">UMR LEDA-DIAL (Développement, Institutions, Mondialisation ; </w:t>
      </w:r>
      <w:proofErr w:type="spellStart"/>
      <w:r>
        <w:rPr>
          <w:rStyle w:val="Aucun"/>
          <w:rFonts w:ascii="Calibri" w:hAnsi="Calibri"/>
          <w:i/>
          <w:iCs/>
          <w:sz w:val="22"/>
          <w:szCs w:val="22"/>
          <w:lang w:val="fr-FR"/>
        </w:rPr>
        <w:t>University</w:t>
      </w:r>
      <w:proofErr w:type="spellEnd"/>
      <w:r>
        <w:rPr>
          <w:rStyle w:val="Aucun"/>
          <w:rFonts w:ascii="Calibri" w:hAnsi="Calibri"/>
          <w:i/>
          <w:iCs/>
          <w:sz w:val="22"/>
          <w:szCs w:val="22"/>
          <w:lang w:val="fr-FR"/>
        </w:rPr>
        <w:t xml:space="preserve"> Paris-Dauphine, IRD, CNRS, PSL), Paris, France</w:t>
      </w:r>
    </w:p>
    <w:p w14:paraId="7E0FBE24" w14:textId="77777777" w:rsidR="007D00B8" w:rsidRDefault="00C11B0B">
      <w:pPr>
        <w:pStyle w:val="BodyText"/>
        <w:rPr>
          <w:rStyle w:val="Aucun"/>
          <w:rFonts w:ascii="Calibri" w:eastAsia="Calibri" w:hAnsi="Calibri" w:cs="Calibri"/>
        </w:rPr>
      </w:pPr>
      <w:r>
        <w:rPr>
          <w:rStyle w:val="Aucun"/>
          <w:rFonts w:ascii="Calibri" w:hAnsi="Calibri"/>
        </w:rPr>
        <w:t xml:space="preserve">contact author: Isabelle </w:t>
      </w:r>
      <w:proofErr w:type="spellStart"/>
      <w:r>
        <w:rPr>
          <w:rStyle w:val="Aucun"/>
          <w:rFonts w:ascii="Calibri" w:hAnsi="Calibri"/>
        </w:rPr>
        <w:t>Guérin</w:t>
      </w:r>
      <w:proofErr w:type="spellEnd"/>
      <w:r>
        <w:rPr>
          <w:rStyle w:val="Aucun"/>
          <w:rFonts w:ascii="Calibri" w:hAnsi="Calibri"/>
        </w:rPr>
        <w:t>, isabelle.guerin@ird.fr</w:t>
      </w:r>
    </w:p>
    <w:p w14:paraId="3CFE77A5" w14:textId="77777777" w:rsidR="007D00B8" w:rsidRDefault="00C11B0B">
      <w:pPr>
        <w:pStyle w:val="Author"/>
        <w:jc w:val="left"/>
        <w:rPr>
          <w:rStyle w:val="Aucun"/>
          <w:rFonts w:ascii="Calibri" w:eastAsia="Calibri" w:hAnsi="Calibri" w:cs="Calibri"/>
        </w:rPr>
      </w:pPr>
      <w:r>
        <w:rPr>
          <w:rStyle w:val="Aucun"/>
        </w:rPr>
        <w:lastRenderedPageBreak/>
        <w:br/>
      </w:r>
      <w:r>
        <w:rPr>
          <w:rStyle w:val="Aucun"/>
          <w:rFonts w:ascii="Calibri" w:hAnsi="Calibri"/>
        </w:rPr>
        <w:t>Abstract</w:t>
      </w:r>
    </w:p>
    <w:p w14:paraId="0940C57E" w14:textId="77777777" w:rsidR="007D00B8" w:rsidRDefault="00C11B0B">
      <w:pPr>
        <w:pStyle w:val="Abstract"/>
        <w:jc w:val="both"/>
        <w:rPr>
          <w:rStyle w:val="Aucun"/>
          <w:rFonts w:ascii="Calibri" w:eastAsia="Calibri" w:hAnsi="Calibri" w:cs="Calibri"/>
          <w:sz w:val="22"/>
          <w:szCs w:val="22"/>
        </w:rPr>
      </w:pPr>
      <w:r>
        <w:rPr>
          <w:rStyle w:val="Aucun"/>
          <w:rFonts w:ascii="Calibri" w:hAnsi="Calibri"/>
          <w:sz w:val="22"/>
          <w:szCs w:val="22"/>
        </w:rPr>
        <w:t xml:space="preserve">What are the consequences of the Indian lockdown in terms of household debt? Drawing on quantitative and qualitative data collected in rural Tamil Nadu, this paper highlights massive risks of financial fragility. Our quantitative data show a very high level of pre-covid debt, which rose sharply during the decade 2000. The lockdown was accompanied by a large-scale suspension of repayments. This concerns both formal debts, following the moratorium imposed by the Central Bank, and some informal debts, which still account for a very large share of household debt. At the same time, we also observe a halt to unsecured debt and an erosion of the trust that cements most transactions. Last, and not least, we observe the emergence of new forms of secured debt that seriously threaten household assets. The sharp rise in debt observed over the last decade is the result of a widening of credit opportunities. These have been made possible by building new relationships of trust but also of confidence in the future, based on strong economic growth that was believed to be sustainable. The lockdown highlights the fragility of these dynamics. </w:t>
      </w:r>
    </w:p>
    <w:p w14:paraId="14E5305E" w14:textId="77777777" w:rsidR="007D00B8" w:rsidRDefault="00C11B0B">
      <w:pPr>
        <w:pStyle w:val="BodyText"/>
        <w:rPr>
          <w:rStyle w:val="Aucun"/>
          <w:rFonts w:ascii="Calibri" w:eastAsia="Calibri" w:hAnsi="Calibri" w:cs="Calibri"/>
        </w:rPr>
      </w:pPr>
      <w:r>
        <w:rPr>
          <w:rStyle w:val="Aucun"/>
          <w:rFonts w:ascii="Calibri" w:hAnsi="Calibri"/>
        </w:rPr>
        <w:t xml:space="preserve">Keywords: Covid-19, Debt, lockdown, caste, </w:t>
      </w:r>
      <w:proofErr w:type="spellStart"/>
      <w:r>
        <w:rPr>
          <w:rStyle w:val="Aucun"/>
          <w:rFonts w:ascii="Calibri" w:hAnsi="Calibri"/>
        </w:rPr>
        <w:t>labour</w:t>
      </w:r>
      <w:proofErr w:type="spellEnd"/>
      <w:r>
        <w:rPr>
          <w:rStyle w:val="Aucun"/>
          <w:rFonts w:ascii="Calibri" w:hAnsi="Calibri"/>
        </w:rPr>
        <w:t>, India, trust</w:t>
      </w:r>
    </w:p>
    <w:p w14:paraId="377D4577" w14:textId="77777777" w:rsidR="007D00B8" w:rsidRPr="00AE1CDC" w:rsidRDefault="00C11B0B">
      <w:pPr>
        <w:pStyle w:val="Titre1"/>
        <w:jc w:val="both"/>
        <w:rPr>
          <w:lang w:val="en-US"/>
        </w:rPr>
      </w:pPr>
      <w:bookmarkStart w:id="0" w:name="sectionintroduction"/>
      <w:r w:rsidRPr="00AE1CDC">
        <w:rPr>
          <w:rStyle w:val="Aucun"/>
        </w:rPr>
        <w:t xml:space="preserve">Introduction </w:t>
      </w:r>
    </w:p>
    <w:p w14:paraId="5BDEAC5D" w14:textId="27799385" w:rsidR="007D00B8" w:rsidRDefault="00C11B0B">
      <w:pPr>
        <w:pStyle w:val="BodyText"/>
        <w:jc w:val="both"/>
        <w:rPr>
          <w:rStyle w:val="Aucun"/>
          <w:rFonts w:ascii="Calibri" w:eastAsia="Calibri" w:hAnsi="Calibri" w:cs="Calibri"/>
        </w:rPr>
      </w:pPr>
      <w:r>
        <w:rPr>
          <w:rStyle w:val="Aucun"/>
          <w:rFonts w:ascii="Calibri" w:hAnsi="Calibri"/>
        </w:rPr>
        <w:t>The lockdown has brought to light a crucial component of the Indian economy: its migrant and circulating workforce (</w:t>
      </w:r>
      <w:proofErr w:type="spellStart"/>
      <w:r>
        <w:rPr>
          <w:rStyle w:val="Aucun"/>
          <w:rFonts w:ascii="Calibri" w:hAnsi="Calibri"/>
        </w:rPr>
        <w:t>Breman</w:t>
      </w:r>
      <w:proofErr w:type="spellEnd"/>
      <w:r>
        <w:rPr>
          <w:rStyle w:val="Aucun"/>
          <w:rFonts w:ascii="Calibri" w:hAnsi="Calibri"/>
        </w:rPr>
        <w:t xml:space="preserve"> 2020; Srivastava 2020). Another aspect of the Indian economy, largely underestimated and whose consequences are nevertheless essential, concerns household indebtedness. As in other emerging countries, economic growth in India over the last two decades has been built on a sharp increase in household debt. Apart from farmers, the rise in household debt in India</w:t>
      </w:r>
      <w:r w:rsidRPr="00AE1CDC">
        <w:rPr>
          <w:rStyle w:val="Aucun"/>
          <w:rFonts w:ascii="Calibri" w:hAnsi="Calibri"/>
        </w:rPr>
        <w:t xml:space="preserve"> </w:t>
      </w:r>
      <w:r>
        <w:rPr>
          <w:rStyle w:val="Aucun"/>
          <w:rFonts w:ascii="Calibri" w:hAnsi="Calibri"/>
        </w:rPr>
        <w:t>has never been a real source of concern</w:t>
      </w:r>
      <w:r w:rsidR="00E9426F">
        <w:rPr>
          <w:rStyle w:val="Aucun"/>
          <w:rFonts w:ascii="Calibri" w:hAnsi="Calibri"/>
        </w:rPr>
        <w:t xml:space="preserve">. This is true both among </w:t>
      </w:r>
      <w:r>
        <w:rPr>
          <w:rStyle w:val="Aucun"/>
          <w:rFonts w:ascii="Calibri" w:hAnsi="Calibri"/>
        </w:rPr>
        <w:t xml:space="preserve">decision-makers, academics or activists, probably because official statistics significantly underestimate the amount of household debt, and because until now, growth prospects have suggested good repayment capacities. The current crisis reveals the fragility of household debt. </w:t>
      </w:r>
    </w:p>
    <w:p w14:paraId="6B04A69F" w14:textId="4E10DDBD" w:rsidR="007D00B8" w:rsidRDefault="00C11B0B">
      <w:pPr>
        <w:pStyle w:val="BodyText"/>
        <w:jc w:val="both"/>
        <w:rPr>
          <w:rStyle w:val="Aucun"/>
          <w:rFonts w:ascii="Calibri" w:eastAsia="Calibri" w:hAnsi="Calibri" w:cs="Calibri"/>
        </w:rPr>
      </w:pPr>
      <w:r>
        <w:rPr>
          <w:rStyle w:val="Aucun"/>
          <w:rFonts w:ascii="Calibri" w:hAnsi="Calibri"/>
        </w:rPr>
        <w:t>The rise in household debt, in India and other parts of South</w:t>
      </w:r>
      <w:r w:rsidR="00652AB8">
        <w:rPr>
          <w:rStyle w:val="Aucun"/>
          <w:rFonts w:ascii="Calibri" w:hAnsi="Calibri"/>
        </w:rPr>
        <w:t>ern countries</w:t>
      </w:r>
      <w:r>
        <w:rPr>
          <w:rStyle w:val="Aucun"/>
          <w:rFonts w:ascii="Calibri" w:hAnsi="Calibri"/>
        </w:rPr>
        <w:t>, is the outcome of several factors (</w:t>
      </w:r>
      <w:proofErr w:type="spellStart"/>
      <w:r>
        <w:rPr>
          <w:rStyle w:val="Aucun"/>
          <w:rFonts w:ascii="Calibri" w:hAnsi="Calibri"/>
        </w:rPr>
        <w:t>Servet</w:t>
      </w:r>
      <w:proofErr w:type="spellEnd"/>
      <w:r>
        <w:rPr>
          <w:rStyle w:val="Aucun"/>
          <w:rFonts w:ascii="Calibri" w:hAnsi="Calibri"/>
        </w:rPr>
        <w:t xml:space="preserve"> and </w:t>
      </w:r>
      <w:proofErr w:type="spellStart"/>
      <w:r>
        <w:rPr>
          <w:rStyle w:val="Aucun"/>
          <w:rFonts w:ascii="Calibri" w:hAnsi="Calibri"/>
        </w:rPr>
        <w:t>Saiag</w:t>
      </w:r>
      <w:proofErr w:type="spellEnd"/>
      <w:r>
        <w:rPr>
          <w:rStyle w:val="Aucun"/>
          <w:rFonts w:ascii="Calibri" w:hAnsi="Calibri"/>
        </w:rPr>
        <w:t xml:space="preserve"> 2013; UN 2020). Low and irregular real incomes are one such factor, given the persistence of informal and vulnerable employment (</w:t>
      </w:r>
      <w:proofErr w:type="spellStart"/>
      <w:r>
        <w:rPr>
          <w:rStyle w:val="Aucun"/>
          <w:rFonts w:ascii="Calibri" w:hAnsi="Calibri"/>
        </w:rPr>
        <w:t>Harriss</w:t>
      </w:r>
      <w:proofErr w:type="spellEnd"/>
      <w:r>
        <w:rPr>
          <w:rStyle w:val="Aucun"/>
          <w:rFonts w:ascii="Calibri" w:hAnsi="Calibri"/>
        </w:rPr>
        <w:t>-White 2020). In various sectors, debt, in the form of a wage advance, is a method of regulating the workforce and acts as a kind of contract (</w:t>
      </w:r>
      <w:proofErr w:type="spellStart"/>
      <w:r>
        <w:rPr>
          <w:rStyle w:val="Aucun"/>
          <w:rFonts w:ascii="Calibri" w:hAnsi="Calibri"/>
        </w:rPr>
        <w:t>Breman</w:t>
      </w:r>
      <w:proofErr w:type="spellEnd"/>
      <w:r>
        <w:rPr>
          <w:rStyle w:val="Aucun"/>
          <w:rFonts w:ascii="Calibri" w:hAnsi="Calibri"/>
        </w:rPr>
        <w:t xml:space="preserve"> 2007; </w:t>
      </w:r>
      <w:proofErr w:type="spellStart"/>
      <w:r>
        <w:rPr>
          <w:rStyle w:val="Aucun"/>
          <w:rFonts w:ascii="Calibri" w:hAnsi="Calibri"/>
        </w:rPr>
        <w:t>Guérin</w:t>
      </w:r>
      <w:proofErr w:type="spellEnd"/>
      <w:r>
        <w:rPr>
          <w:rStyle w:val="Aucun"/>
          <w:rFonts w:ascii="Calibri" w:hAnsi="Calibri"/>
        </w:rPr>
        <w:t xml:space="preserve"> 2013). Expenses are meanwhile increasing. Self-consumption, long a pillar of food security for rural families, has declined sharply over the last decades. Access to basic services such as water, electricity, housing and healthcare are becoming increasingly commodified (Greene and </w:t>
      </w:r>
      <w:proofErr w:type="spellStart"/>
      <w:r>
        <w:rPr>
          <w:rStyle w:val="Aucun"/>
          <w:rFonts w:ascii="Calibri" w:hAnsi="Calibri"/>
        </w:rPr>
        <w:t>Morvant</w:t>
      </w:r>
      <w:proofErr w:type="spellEnd"/>
      <w:r>
        <w:rPr>
          <w:rStyle w:val="Aucun"/>
          <w:rFonts w:ascii="Calibri" w:hAnsi="Calibri"/>
        </w:rPr>
        <w:t xml:space="preserve">-Roux 2020). There has been an explosion of private provision of education, including among poor households seeking a better future for their children. The depletion of certain natural resources and of hitherto free common goods (drying up of groundwater, the disappearance of forest areas or restricted access to them, etc.) is causing substantial loss of earnings or additional expenses. The adoption of urban lifestyles has led to a considerable increase in the supply of new goods, both identity and functional in nature. This is the case of mobile phones, but also </w:t>
      </w:r>
      <w:r w:rsidRPr="00AE1CDC">
        <w:rPr>
          <w:rStyle w:val="Aucun"/>
          <w:rFonts w:ascii="Calibri" w:hAnsi="Calibri"/>
        </w:rPr>
        <w:t xml:space="preserve">of </w:t>
      </w:r>
      <w:r>
        <w:rPr>
          <w:rStyle w:val="Aucun"/>
          <w:rFonts w:ascii="Calibri" w:hAnsi="Calibri"/>
        </w:rPr>
        <w:t>household appliances, computers, internet access, motor vehicles (motorcycles or cars).</w:t>
      </w:r>
    </w:p>
    <w:p w14:paraId="3CCE4146" w14:textId="77777777" w:rsidR="007D00B8" w:rsidRDefault="00C11B0B">
      <w:pPr>
        <w:pStyle w:val="BodyText"/>
        <w:jc w:val="both"/>
        <w:rPr>
          <w:rStyle w:val="Aucun"/>
          <w:rFonts w:ascii="Calibri" w:eastAsia="Calibri" w:hAnsi="Calibri" w:cs="Calibri"/>
        </w:rPr>
      </w:pPr>
      <w:r>
        <w:rPr>
          <w:rStyle w:val="Aucun"/>
          <w:rFonts w:ascii="Calibri" w:hAnsi="Calibri"/>
        </w:rPr>
        <w:lastRenderedPageBreak/>
        <w:t xml:space="preserve">At the same time, the combination of strong economic growth and growing inequality (Shah et al. 2018; Chancel and Piketty 2019), </w:t>
      </w:r>
      <w:r w:rsidRPr="00AE1CDC">
        <w:rPr>
          <w:rStyle w:val="Aucun"/>
          <w:rFonts w:ascii="Calibri" w:hAnsi="Calibri"/>
        </w:rPr>
        <w:t xml:space="preserve">which is </w:t>
      </w:r>
      <w:r>
        <w:rPr>
          <w:rStyle w:val="Aucun"/>
          <w:rFonts w:ascii="Calibri" w:hAnsi="Calibri"/>
        </w:rPr>
        <w:t xml:space="preserve">typical of the Indian economy but also of many emerging countries, is fueling strong aspirations for social mobility. These can translate into the acquisition of sustainable consumer goods, a sign of integration into the consumer society. Aspirations can also translate into social investments such as marriage alliances, as in South Africa or India (James 2015; Srinivasan 2005). </w:t>
      </w:r>
    </w:p>
    <w:p w14:paraId="4FAB0161" w14:textId="5177B032" w:rsidR="007D00B8" w:rsidRDefault="00C11B0B">
      <w:pPr>
        <w:pStyle w:val="BodyText"/>
        <w:jc w:val="both"/>
        <w:rPr>
          <w:rStyle w:val="Aucun"/>
          <w:rFonts w:ascii="Calibri" w:eastAsia="Calibri" w:hAnsi="Calibri" w:cs="Calibri"/>
        </w:rPr>
      </w:pPr>
      <w:r>
        <w:rPr>
          <w:rStyle w:val="Aucun"/>
          <w:rFonts w:ascii="Calibri" w:hAnsi="Calibri"/>
        </w:rPr>
        <w:t>For households that are already massively indebted, and at a time when their sources of income are negatively affected, what have been the consequences of the first lockdown? In some countries, regulatory moratoriums force credit providers to suspend repayments. This has been the case in India until end of August</w:t>
      </w:r>
      <w:r w:rsidR="00652AB8">
        <w:rPr>
          <w:rStyle w:val="Aucun"/>
          <w:rFonts w:ascii="Calibri" w:hAnsi="Calibri"/>
        </w:rPr>
        <w:t xml:space="preserve"> 2020</w:t>
      </w:r>
      <w:r>
        <w:rPr>
          <w:rStyle w:val="Aucun"/>
          <w:rFonts w:ascii="Calibri" w:hAnsi="Calibri"/>
        </w:rPr>
        <w:t>, and this was obviously very good news for borrowers, at least in the short term. But has the moratorium been respected?  What about informal lenders, who still represent the bulk of debt sources? And in order to survive the day-to-day, did households have the possibility of taking on new debts to cope with their falling income? In the absence of income, were they forced to mortgage assets and what will be the consequences? The drop in income is obviously dramatic in the short term. The loss of assets is even more dramatic because it threatens future security, and the scale of a crisis can be measured precisely by the size of the assets destroyed. In addition to physical capital (land, housing, agricultural equipment, and</w:t>
      </w:r>
      <w:r w:rsidRPr="00AE1CDC">
        <w:rPr>
          <w:rStyle w:val="Aucun"/>
          <w:rFonts w:ascii="Calibri" w:hAnsi="Calibri"/>
        </w:rPr>
        <w:t>,</w:t>
      </w:r>
      <w:r>
        <w:rPr>
          <w:rStyle w:val="Aucun"/>
          <w:rFonts w:ascii="Calibri" w:hAnsi="Calibri"/>
        </w:rPr>
        <w:t xml:space="preserve"> in India, gold), reputation and trust play a crucial role since both largely condition creditworthiness (and access to employment). The embeddedness of economic transactions in personal relationships, typical of informal economies (</w:t>
      </w:r>
      <w:proofErr w:type="spellStart"/>
      <w:r>
        <w:rPr>
          <w:rStyle w:val="Aucun"/>
          <w:rFonts w:ascii="Calibri" w:hAnsi="Calibri"/>
        </w:rPr>
        <w:t>Platteau</w:t>
      </w:r>
      <w:proofErr w:type="spellEnd"/>
      <w:r>
        <w:rPr>
          <w:rStyle w:val="Aucun"/>
          <w:rFonts w:ascii="Calibri" w:hAnsi="Calibri"/>
        </w:rPr>
        <w:t xml:space="preserve"> 1994; Hart 2000), remains a predominant reality in India (</w:t>
      </w:r>
      <w:proofErr w:type="spellStart"/>
      <w:r>
        <w:rPr>
          <w:rStyle w:val="Aucun"/>
          <w:rFonts w:ascii="Calibri" w:hAnsi="Calibri"/>
        </w:rPr>
        <w:t>Harriss</w:t>
      </w:r>
      <w:proofErr w:type="spellEnd"/>
      <w:r>
        <w:rPr>
          <w:rStyle w:val="Aucun"/>
          <w:rFonts w:ascii="Calibri" w:hAnsi="Calibri"/>
        </w:rPr>
        <w:t>-White 2003).</w:t>
      </w:r>
    </w:p>
    <w:p w14:paraId="6E60D61B" w14:textId="77777777" w:rsidR="007D00B8" w:rsidRDefault="00C11B0B">
      <w:pPr>
        <w:pStyle w:val="BodyText"/>
        <w:jc w:val="both"/>
        <w:rPr>
          <w:rStyle w:val="Aucun"/>
          <w:rFonts w:ascii="Calibri" w:eastAsia="Calibri" w:hAnsi="Calibri" w:cs="Calibri"/>
        </w:rPr>
      </w:pPr>
      <w:r>
        <w:rPr>
          <w:rStyle w:val="Aucun"/>
          <w:rFonts w:ascii="Calibri" w:hAnsi="Calibri"/>
        </w:rPr>
        <w:t xml:space="preserve">This article is an attempt to answer these questions. It is based on a case study located in a rural area of east-central Tamil Nadu, combining pre-covid longitudinal data and qualitative interviews conducted during the first lockdown. The financial landscape of this region has been profoundly transformed in recent decades, and these transformations are inseparable from deep agrarian, economic and social transformations: the decline of agriculture, access to non-agricultural employment outside the village, a relative and fragile emancipation of Dalits from upper castes, both in terms of </w:t>
      </w:r>
      <w:proofErr w:type="spellStart"/>
      <w:r>
        <w:rPr>
          <w:rStyle w:val="Aucun"/>
          <w:rFonts w:ascii="Calibri" w:hAnsi="Calibri"/>
        </w:rPr>
        <w:t>labour</w:t>
      </w:r>
      <w:proofErr w:type="spellEnd"/>
      <w:r>
        <w:rPr>
          <w:rStyle w:val="Aucun"/>
          <w:rFonts w:ascii="Calibri" w:hAnsi="Calibri"/>
        </w:rPr>
        <w:t xml:space="preserve"> and debt, and a strengthening of Dalit solidarity, including regarding access to debt. The sharp rise in debt is the result of a widening of credit opportunities, partly formal but mostly informal. These have been made possible by building new relationships of trust but also of confidence in the future, based on strong economic growth that was believed to be sustainable. The lockdown highlights the fragility of these dynamics. </w:t>
      </w:r>
    </w:p>
    <w:p w14:paraId="1402AAEB" w14:textId="77777777" w:rsidR="007D00B8" w:rsidRDefault="00C11B0B">
      <w:pPr>
        <w:pStyle w:val="Titre1"/>
        <w:numPr>
          <w:ilvl w:val="0"/>
          <w:numId w:val="2"/>
        </w:numPr>
        <w:jc w:val="both"/>
      </w:pPr>
      <w:bookmarkStart w:id="1" w:name="sectiondata"/>
      <w:r>
        <w:rPr>
          <w:rStyle w:val="Aucun"/>
        </w:rPr>
        <w:t xml:space="preserve">Data and context </w:t>
      </w:r>
    </w:p>
    <w:p w14:paraId="4563BC6F" w14:textId="77AF41C8" w:rsidR="007D00B8" w:rsidRDefault="00C11B0B">
      <w:pPr>
        <w:pStyle w:val="FirstParagraph"/>
        <w:jc w:val="both"/>
        <w:rPr>
          <w:rStyle w:val="Aucun"/>
          <w:rFonts w:ascii="Calibri" w:eastAsia="Calibri" w:hAnsi="Calibri" w:cs="Calibri"/>
        </w:rPr>
      </w:pPr>
      <w:r>
        <w:rPr>
          <w:rStyle w:val="Aucun"/>
          <w:rFonts w:ascii="Calibri" w:hAnsi="Calibri"/>
        </w:rPr>
        <w:t xml:space="preserve">Our findings rely on an original socio-economic survey conducted in a rural area located in coastal/central Tamil Nadu, at the border between </w:t>
      </w:r>
      <w:proofErr w:type="spellStart"/>
      <w:r>
        <w:rPr>
          <w:rStyle w:val="Aucun"/>
          <w:rFonts w:ascii="Calibri" w:hAnsi="Calibri"/>
        </w:rPr>
        <w:t>Villuppuram</w:t>
      </w:r>
      <w:proofErr w:type="spellEnd"/>
      <w:r>
        <w:rPr>
          <w:rStyle w:val="Aucun"/>
          <w:rFonts w:ascii="Calibri" w:hAnsi="Calibri"/>
        </w:rPr>
        <w:t xml:space="preserve"> and </w:t>
      </w:r>
      <w:proofErr w:type="spellStart"/>
      <w:r>
        <w:rPr>
          <w:rStyle w:val="Aucun"/>
          <w:rFonts w:ascii="Calibri" w:hAnsi="Calibri"/>
        </w:rPr>
        <w:t>Cuddalore</w:t>
      </w:r>
      <w:proofErr w:type="spellEnd"/>
      <w:r>
        <w:rPr>
          <w:rStyle w:val="Aucun"/>
          <w:rFonts w:ascii="Calibri" w:hAnsi="Calibri"/>
        </w:rPr>
        <w:t xml:space="preserve"> districts. We used pre-pandemic quantitative data, which set the context, combined with qualitative data collected by telephone during the first lockdown. </w:t>
      </w:r>
    </w:p>
    <w:p w14:paraId="1E40B79B" w14:textId="3D2714C7" w:rsidR="007D00B8" w:rsidRDefault="00C11B0B">
      <w:pPr>
        <w:pStyle w:val="FirstParagraph"/>
        <w:jc w:val="both"/>
        <w:rPr>
          <w:rStyle w:val="Aucun"/>
          <w:rFonts w:ascii="Calibri" w:eastAsia="Calibri" w:hAnsi="Calibri" w:cs="Calibri"/>
        </w:rPr>
      </w:pPr>
      <w:r>
        <w:rPr>
          <w:rStyle w:val="Aucun"/>
          <w:rFonts w:ascii="Calibri" w:hAnsi="Calibri"/>
        </w:rPr>
        <w:t xml:space="preserve">Quantitative data include longitudinal data collected at the household and individual levels, first in 2010 (RUME) and then in 2016-17 (NEEMSIS), and which focus primarily on </w:t>
      </w:r>
      <w:proofErr w:type="spellStart"/>
      <w:r>
        <w:rPr>
          <w:rStyle w:val="Aucun"/>
          <w:rFonts w:ascii="Calibri" w:hAnsi="Calibri"/>
        </w:rPr>
        <w:t>labour</w:t>
      </w:r>
      <w:proofErr w:type="spellEnd"/>
      <w:r>
        <w:rPr>
          <w:rStyle w:val="Aucun"/>
          <w:rFonts w:ascii="Calibri" w:hAnsi="Calibri"/>
        </w:rPr>
        <w:t xml:space="preserve"> </w:t>
      </w:r>
      <w:r>
        <w:rPr>
          <w:rStyle w:val="Aucun"/>
          <w:rFonts w:ascii="Calibri" w:hAnsi="Calibri"/>
        </w:rPr>
        <w:lastRenderedPageBreak/>
        <w:t>arrangements (including migration), financial practices (debt and saving), consumption, remittances and social networks</w:t>
      </w:r>
      <w:r w:rsidRPr="00AE1CDC">
        <w:rPr>
          <w:rStyle w:val="FootnoteReference"/>
        </w:rPr>
        <w:footnoteReference w:id="3"/>
      </w:r>
      <w:r>
        <w:rPr>
          <w:rStyle w:val="Aucun"/>
          <w:rFonts w:ascii="Calibri" w:hAnsi="Calibri"/>
        </w:rPr>
        <w:t xml:space="preserve">. 2,692 individuals from 492 households were surveyed. The original households and villages were randomly selected in 2010 from a sample stratified by caste, ecotypes system and proximity to </w:t>
      </w:r>
      <w:proofErr w:type="spellStart"/>
      <w:r>
        <w:rPr>
          <w:rStyle w:val="Aucun"/>
          <w:rFonts w:ascii="Calibri" w:hAnsi="Calibri"/>
        </w:rPr>
        <w:t>neighbouring</w:t>
      </w:r>
      <w:proofErr w:type="spellEnd"/>
      <w:r>
        <w:rPr>
          <w:rStyle w:val="Aucun"/>
          <w:rFonts w:ascii="Calibri" w:hAnsi="Calibri"/>
        </w:rPr>
        <w:t xml:space="preserve"> cities and constituted then the sampling frame for collecting a panel dataset in 2016-17</w:t>
      </w:r>
      <w:r w:rsidRPr="00AE1CDC">
        <w:rPr>
          <w:rStyle w:val="Aucun"/>
          <w:rFonts w:ascii="Calibri" w:hAnsi="Calibri"/>
        </w:rPr>
        <w:t xml:space="preserve"> (a second wave of NEEMSIS was underway in 2020-21 but was not used in this article; for first results, see </w:t>
      </w:r>
      <w:proofErr w:type="spellStart"/>
      <w:r w:rsidRPr="00AE1CDC">
        <w:rPr>
          <w:rStyle w:val="Aucun"/>
          <w:rFonts w:ascii="Calibri" w:hAnsi="Calibri"/>
        </w:rPr>
        <w:t>Guérin</w:t>
      </w:r>
      <w:proofErr w:type="spellEnd"/>
      <w:r w:rsidRPr="00AE1CDC">
        <w:rPr>
          <w:rStyle w:val="Aucun"/>
          <w:rFonts w:ascii="Calibri" w:hAnsi="Calibri"/>
        </w:rPr>
        <w:t xml:space="preserve">, Mouchel, </w:t>
      </w:r>
      <w:proofErr w:type="spellStart"/>
      <w:r w:rsidRPr="00AE1CDC">
        <w:rPr>
          <w:rStyle w:val="Aucun"/>
          <w:rFonts w:ascii="Calibri" w:hAnsi="Calibri"/>
        </w:rPr>
        <w:t>Nordman</w:t>
      </w:r>
      <w:proofErr w:type="spellEnd"/>
      <w:r w:rsidRPr="00AE1CDC">
        <w:rPr>
          <w:rStyle w:val="Aucun"/>
          <w:rFonts w:ascii="Calibri" w:hAnsi="Calibri"/>
        </w:rPr>
        <w:t xml:space="preserve"> 2021).</w:t>
      </w:r>
    </w:p>
    <w:p w14:paraId="61054E03" w14:textId="77961370" w:rsidR="007D00B8" w:rsidRDefault="00652AB8">
      <w:pPr>
        <w:pStyle w:val="BodyText"/>
        <w:jc w:val="both"/>
        <w:rPr>
          <w:rStyle w:val="Aucun"/>
          <w:rFonts w:ascii="Calibri" w:eastAsia="Calibri" w:hAnsi="Calibri" w:cs="Calibri"/>
        </w:rPr>
      </w:pPr>
      <w:r>
        <w:rPr>
          <w:rStyle w:val="Aucun"/>
          <w:rFonts w:ascii="Calibri" w:hAnsi="Calibri"/>
        </w:rPr>
        <w:t>D</w:t>
      </w:r>
      <w:r w:rsidRPr="00652AB8">
        <w:rPr>
          <w:rStyle w:val="Aucun"/>
          <w:rFonts w:ascii="Calibri" w:hAnsi="Calibri"/>
        </w:rPr>
        <w:t xml:space="preserve">ata collection </w:t>
      </w:r>
      <w:r>
        <w:rPr>
          <w:rStyle w:val="Aucun"/>
          <w:rFonts w:ascii="Calibri" w:hAnsi="Calibri"/>
        </w:rPr>
        <w:t>took place within</w:t>
      </w:r>
      <w:r w:rsidRPr="00652AB8">
        <w:rPr>
          <w:rStyle w:val="Aucun"/>
          <w:rFonts w:ascii="Calibri" w:hAnsi="Calibri"/>
        </w:rPr>
        <w:t xml:space="preserve"> two broader research </w:t>
      </w:r>
      <w:proofErr w:type="spellStart"/>
      <w:r w:rsidRPr="00652AB8">
        <w:rPr>
          <w:rStyle w:val="Aucun"/>
          <w:rFonts w:ascii="Calibri" w:hAnsi="Calibri"/>
        </w:rPr>
        <w:t>programmes</w:t>
      </w:r>
      <w:proofErr w:type="spellEnd"/>
      <w:r w:rsidRPr="00652AB8">
        <w:rPr>
          <w:rStyle w:val="Aucun"/>
          <w:rFonts w:ascii="Calibri" w:hAnsi="Calibri"/>
        </w:rPr>
        <w:t xml:space="preserve"> located within the Observatory of Ru</w:t>
      </w:r>
      <w:r w:rsidR="00E9426F">
        <w:rPr>
          <w:rStyle w:val="Aucun"/>
          <w:rFonts w:ascii="Calibri" w:hAnsi="Calibri"/>
        </w:rPr>
        <w:t>ral Dynamics and Inequalities at</w:t>
      </w:r>
      <w:r w:rsidRPr="00652AB8">
        <w:rPr>
          <w:rStyle w:val="Aucun"/>
          <w:rFonts w:ascii="Calibri" w:hAnsi="Calibri"/>
        </w:rPr>
        <w:t xml:space="preserve"> the French Institute of Pondicherry</w:t>
      </w:r>
      <w:r>
        <w:rPr>
          <w:rStyle w:val="FootnoteReference"/>
          <w:rFonts w:ascii="Calibri" w:hAnsi="Calibri"/>
        </w:rPr>
        <w:footnoteReference w:id="4"/>
      </w:r>
      <w:r w:rsidR="00C11B0B">
        <w:rPr>
          <w:rStyle w:val="Aucun"/>
          <w:rFonts w:ascii="Calibri" w:hAnsi="Calibri"/>
        </w:rPr>
        <w:t xml:space="preserve">. In addition to quantitative surveys, various qualitative tools have been used since 2003 and include semi-structured interviews, life histories and financial diaries. This long-term presence in the same field has enabled us to build special relationships with villagers, from landowners and local politicians to daily </w:t>
      </w:r>
      <w:proofErr w:type="spellStart"/>
      <w:r w:rsidR="00C11B0B">
        <w:rPr>
          <w:rStyle w:val="Aucun"/>
          <w:rFonts w:ascii="Calibri" w:hAnsi="Calibri"/>
        </w:rPr>
        <w:t>labourers</w:t>
      </w:r>
      <w:proofErr w:type="spellEnd"/>
      <w:r w:rsidR="00C11B0B">
        <w:rPr>
          <w:rStyle w:val="Aucun"/>
          <w:rFonts w:ascii="Calibri" w:hAnsi="Calibri"/>
        </w:rPr>
        <w:t xml:space="preserve">, both men and women. At the time the first lockdown was announced in May 2020, many villagers contacted us by phone to obtain information about the duration of the lockdown, government </w:t>
      </w:r>
      <w:proofErr w:type="spellStart"/>
      <w:r w:rsidR="00C11B0B">
        <w:rPr>
          <w:rStyle w:val="Aucun"/>
          <w:rFonts w:ascii="Calibri" w:hAnsi="Calibri"/>
        </w:rPr>
        <w:t>programmes</w:t>
      </w:r>
      <w:proofErr w:type="spellEnd"/>
      <w:r w:rsidR="00C11B0B">
        <w:rPr>
          <w:rStyle w:val="Aucun"/>
          <w:rFonts w:ascii="Calibri" w:hAnsi="Calibri"/>
        </w:rPr>
        <w:t>, sales opportunities for farmers’ products, etc. We took advantage of these spontaneous requests to ask them about their perception and their copying tactics and strategies. We also helped set up a food distribution system, a measure that we felt was ethically indispensable given our long-term commitment to the region. We then conducted about thirty semi-directive interviews around the issues of employment, savings, debt and food security with people from different backgrounds in terms of occupation, class, caste and gender. Our qualitative analysis combines our previous knowledge of the region with these telephone interviews.</w:t>
      </w:r>
    </w:p>
    <w:p w14:paraId="3526B271" w14:textId="3B1F9AC2" w:rsidR="007D00B8" w:rsidRDefault="00C11B0B">
      <w:pPr>
        <w:pStyle w:val="BodyText"/>
        <w:jc w:val="both"/>
        <w:rPr>
          <w:rStyle w:val="Aucun"/>
          <w:rFonts w:ascii="Calibri" w:eastAsia="Calibri" w:hAnsi="Calibri" w:cs="Calibri"/>
        </w:rPr>
      </w:pPr>
      <w:r>
        <w:rPr>
          <w:rStyle w:val="Aucun"/>
          <w:rFonts w:ascii="Calibri" w:hAnsi="Calibri"/>
        </w:rPr>
        <w:t>The original studied zone is economically dynamic, featuring a large proportion of irrigated agriculture, two industrial towns (</w:t>
      </w:r>
      <w:proofErr w:type="spellStart"/>
      <w:r>
        <w:rPr>
          <w:rStyle w:val="Aucun"/>
          <w:rFonts w:ascii="Calibri" w:hAnsi="Calibri"/>
        </w:rPr>
        <w:t>Neyveli</w:t>
      </w:r>
      <w:proofErr w:type="spellEnd"/>
      <w:r>
        <w:rPr>
          <w:rStyle w:val="Aucun"/>
          <w:rFonts w:ascii="Calibri" w:hAnsi="Calibri"/>
        </w:rPr>
        <w:t xml:space="preserve"> and </w:t>
      </w:r>
      <w:proofErr w:type="spellStart"/>
      <w:r>
        <w:rPr>
          <w:rStyle w:val="Aucun"/>
          <w:rFonts w:ascii="Calibri" w:hAnsi="Calibri"/>
        </w:rPr>
        <w:t>Cuddalore</w:t>
      </w:r>
      <w:proofErr w:type="spellEnd"/>
      <w:r>
        <w:rPr>
          <w:rStyle w:val="Aucun"/>
          <w:rFonts w:ascii="Calibri" w:hAnsi="Calibri"/>
        </w:rPr>
        <w:t xml:space="preserve">) and a regional business </w:t>
      </w:r>
      <w:proofErr w:type="spellStart"/>
      <w:r>
        <w:rPr>
          <w:rStyle w:val="Aucun"/>
          <w:rFonts w:ascii="Calibri" w:hAnsi="Calibri"/>
        </w:rPr>
        <w:t>centre</w:t>
      </w:r>
      <w:proofErr w:type="spellEnd"/>
      <w:r>
        <w:rPr>
          <w:rStyle w:val="Aucun"/>
          <w:rFonts w:ascii="Calibri" w:hAnsi="Calibri"/>
        </w:rPr>
        <w:t xml:space="preserve"> (</w:t>
      </w:r>
      <w:proofErr w:type="spellStart"/>
      <w:r>
        <w:rPr>
          <w:rStyle w:val="Aucun"/>
          <w:rFonts w:ascii="Calibri" w:hAnsi="Calibri"/>
        </w:rPr>
        <w:t>Panruti</w:t>
      </w:r>
      <w:proofErr w:type="spellEnd"/>
      <w:r>
        <w:rPr>
          <w:rStyle w:val="Aucun"/>
          <w:rFonts w:ascii="Calibri" w:hAnsi="Calibri"/>
        </w:rPr>
        <w:t xml:space="preserve">). </w:t>
      </w:r>
      <w:proofErr w:type="spellStart"/>
      <w:r>
        <w:rPr>
          <w:rStyle w:val="Aucun"/>
          <w:rFonts w:ascii="Calibri" w:hAnsi="Calibri"/>
        </w:rPr>
        <w:t>Vanniyars</w:t>
      </w:r>
      <w:proofErr w:type="spellEnd"/>
      <w:r>
        <w:rPr>
          <w:rStyle w:val="Aucun"/>
          <w:rFonts w:ascii="Calibri" w:hAnsi="Calibri"/>
        </w:rPr>
        <w:t xml:space="preserve"> and </w:t>
      </w:r>
      <w:proofErr w:type="spellStart"/>
      <w:r>
        <w:rPr>
          <w:rStyle w:val="Aucun"/>
          <w:rFonts w:ascii="Calibri" w:hAnsi="Calibri"/>
        </w:rPr>
        <w:t>Paraiyars</w:t>
      </w:r>
      <w:proofErr w:type="spellEnd"/>
      <w:r>
        <w:rPr>
          <w:rStyle w:val="Aucun"/>
          <w:rFonts w:ascii="Calibri" w:hAnsi="Calibri"/>
        </w:rPr>
        <w:t xml:space="preserve"> are the two major local groups across the region. </w:t>
      </w:r>
      <w:proofErr w:type="spellStart"/>
      <w:r>
        <w:rPr>
          <w:rStyle w:val="Aucun"/>
          <w:rFonts w:ascii="Calibri" w:hAnsi="Calibri"/>
        </w:rPr>
        <w:t>Vanniyars</w:t>
      </w:r>
      <w:proofErr w:type="spellEnd"/>
      <w:r>
        <w:rPr>
          <w:rStyle w:val="Aucun"/>
          <w:rFonts w:ascii="Calibri" w:hAnsi="Calibri"/>
        </w:rPr>
        <w:t xml:space="preserve"> can be qualified as “middle castes”. They are a farming caste with a low ritual rank, but in the villages we studied, as in many places in northeast Tamil Nadu, they control much of the land and are politically dominant</w:t>
      </w:r>
      <w:r w:rsidRPr="00AE1CDC">
        <w:rPr>
          <w:rStyle w:val="FootnoteReference"/>
        </w:rPr>
        <w:footnoteReference w:id="5"/>
      </w:r>
      <w:r>
        <w:rPr>
          <w:rStyle w:val="Aucun"/>
          <w:rFonts w:ascii="Calibri" w:hAnsi="Calibri"/>
        </w:rPr>
        <w:t xml:space="preserve">. </w:t>
      </w:r>
      <w:proofErr w:type="spellStart"/>
      <w:r>
        <w:rPr>
          <w:rStyle w:val="Aucun"/>
          <w:rFonts w:ascii="Calibri" w:hAnsi="Calibri"/>
        </w:rPr>
        <w:t>Paraiyars</w:t>
      </w:r>
      <w:proofErr w:type="spellEnd"/>
      <w:r>
        <w:rPr>
          <w:rStyle w:val="Aucun"/>
          <w:rFonts w:ascii="Calibri" w:hAnsi="Calibri"/>
        </w:rPr>
        <w:t xml:space="preserve"> are one of the major Dalit communities in Tamil Nadu. There are also few </w:t>
      </w:r>
      <w:proofErr w:type="spellStart"/>
      <w:r>
        <w:rPr>
          <w:rStyle w:val="Aucun"/>
          <w:rFonts w:ascii="Calibri" w:hAnsi="Calibri"/>
        </w:rPr>
        <w:t>Arunthathiyars</w:t>
      </w:r>
      <w:proofErr w:type="spellEnd"/>
      <w:r>
        <w:rPr>
          <w:rStyle w:val="Aucun"/>
          <w:rFonts w:ascii="Calibri" w:hAnsi="Calibri"/>
        </w:rPr>
        <w:t xml:space="preserve"> among the Dalits in the studied zone. The upper castes of the local hierarchy are the </w:t>
      </w:r>
      <w:proofErr w:type="spellStart"/>
      <w:r>
        <w:rPr>
          <w:rStyle w:val="Aucun"/>
          <w:rFonts w:ascii="Calibri" w:hAnsi="Calibri"/>
        </w:rPr>
        <w:t>Mudaliyars</w:t>
      </w:r>
      <w:proofErr w:type="spellEnd"/>
      <w:r>
        <w:rPr>
          <w:rStyle w:val="Aucun"/>
          <w:rFonts w:ascii="Calibri" w:hAnsi="Calibri"/>
        </w:rPr>
        <w:t xml:space="preserve">, </w:t>
      </w:r>
      <w:proofErr w:type="spellStart"/>
      <w:r>
        <w:rPr>
          <w:rStyle w:val="Aucun"/>
          <w:rFonts w:ascii="Calibri" w:hAnsi="Calibri"/>
        </w:rPr>
        <w:t>Chettiyars</w:t>
      </w:r>
      <w:proofErr w:type="spellEnd"/>
      <w:r>
        <w:rPr>
          <w:rStyle w:val="Aucun"/>
          <w:rFonts w:ascii="Calibri" w:hAnsi="Calibri"/>
        </w:rPr>
        <w:t xml:space="preserve">, </w:t>
      </w:r>
      <w:proofErr w:type="spellStart"/>
      <w:r>
        <w:rPr>
          <w:rStyle w:val="Aucun"/>
          <w:rFonts w:ascii="Calibri" w:hAnsi="Calibri"/>
        </w:rPr>
        <w:t>Naidus</w:t>
      </w:r>
      <w:proofErr w:type="spellEnd"/>
      <w:r>
        <w:rPr>
          <w:rStyle w:val="Aucun"/>
          <w:rFonts w:ascii="Calibri" w:hAnsi="Calibri"/>
        </w:rPr>
        <w:t xml:space="preserve">, </w:t>
      </w:r>
      <w:proofErr w:type="spellStart"/>
      <w:r>
        <w:rPr>
          <w:rStyle w:val="Aucun"/>
          <w:rFonts w:ascii="Calibri" w:hAnsi="Calibri"/>
        </w:rPr>
        <w:t>Reddiyars</w:t>
      </w:r>
      <w:proofErr w:type="spellEnd"/>
      <w:r>
        <w:rPr>
          <w:rStyle w:val="Aucun"/>
          <w:rFonts w:ascii="Calibri" w:hAnsi="Calibri"/>
        </w:rPr>
        <w:t xml:space="preserve">, </w:t>
      </w:r>
      <w:proofErr w:type="spellStart"/>
      <w:r>
        <w:rPr>
          <w:rStyle w:val="Aucun"/>
          <w:rFonts w:ascii="Calibri" w:hAnsi="Calibri"/>
        </w:rPr>
        <w:t>Settus</w:t>
      </w:r>
      <w:proofErr w:type="spellEnd"/>
      <w:r>
        <w:rPr>
          <w:rStyle w:val="Aucun"/>
          <w:rFonts w:ascii="Calibri" w:hAnsi="Calibri"/>
        </w:rPr>
        <w:t xml:space="preserve"> and </w:t>
      </w:r>
      <w:proofErr w:type="spellStart"/>
      <w:r>
        <w:rPr>
          <w:rStyle w:val="Aucun"/>
          <w:rFonts w:ascii="Calibri" w:hAnsi="Calibri"/>
        </w:rPr>
        <w:t>Yathavars</w:t>
      </w:r>
      <w:proofErr w:type="spellEnd"/>
      <w:r>
        <w:rPr>
          <w:rStyle w:val="Aucun"/>
          <w:rFonts w:ascii="Calibri" w:hAnsi="Calibri"/>
        </w:rPr>
        <w:t>, who account for</w:t>
      </w:r>
      <w:r w:rsidRPr="00AE1CDC">
        <w:rPr>
          <w:rStyle w:val="Aucun"/>
          <w:rFonts w:ascii="Calibri" w:hAnsi="Calibri"/>
        </w:rPr>
        <w:t xml:space="preserve"> </w:t>
      </w:r>
      <w:r>
        <w:rPr>
          <w:rStyle w:val="Aucun"/>
          <w:rFonts w:ascii="Calibri" w:hAnsi="Calibri"/>
        </w:rPr>
        <w:t>a small proportion of the village population</w:t>
      </w:r>
      <w:r w:rsidRPr="00AE1CDC">
        <w:rPr>
          <w:rStyle w:val="Aucun"/>
          <w:rFonts w:ascii="Calibri" w:hAnsi="Calibri"/>
        </w:rPr>
        <w:t xml:space="preserve"> only</w:t>
      </w:r>
      <w:r>
        <w:rPr>
          <w:rStyle w:val="Aucun"/>
          <w:rFonts w:ascii="Calibri" w:hAnsi="Calibri"/>
        </w:rPr>
        <w:t xml:space="preserve">. Christians and Muslims are a minority in the area. Lower castes or Dalits represent </w:t>
      </w:r>
      <w:commentRangeStart w:id="2"/>
      <w:ins w:id="3" w:author="Arnaud" w:date="2021-08-18T23:26:00Z">
        <w:r w:rsidR="00DF7FD8">
          <w:rPr>
            <w:rStyle w:val="Aucun"/>
            <w:rFonts w:ascii="Calibri" w:hAnsi="Calibri"/>
          </w:rPr>
          <w:t>4</w:t>
        </w:r>
      </w:ins>
      <w:ins w:id="4" w:author="Arnaud" w:date="2021-08-18T23:27:00Z">
        <w:r w:rsidR="00DF7FD8">
          <w:rPr>
            <w:rStyle w:val="Aucun"/>
            <w:rFonts w:ascii="Calibri" w:hAnsi="Calibri"/>
          </w:rPr>
          <w:t>8.0</w:t>
        </w:r>
      </w:ins>
      <w:del w:id="5" w:author="Arnaud" w:date="2021-08-18T23:26:00Z">
        <w:r w:rsidDel="00DF7FD8">
          <w:rPr>
            <w:rStyle w:val="Aucun"/>
            <w:rFonts w:ascii="Calibri" w:hAnsi="Calibri"/>
          </w:rPr>
          <w:delText>46.5</w:delText>
        </w:r>
      </w:del>
      <w:r>
        <w:rPr>
          <w:rStyle w:val="Aucun"/>
          <w:rFonts w:ascii="Calibri" w:hAnsi="Calibri"/>
        </w:rPr>
        <w:t xml:space="preserve"> percent</w:t>
      </w:r>
      <w:ins w:id="6" w:author="Arnaud" w:date="2021-08-18T23:29:00Z">
        <w:r w:rsidR="000E7D8E">
          <w:rPr>
            <w:rStyle w:val="Aucun"/>
            <w:rFonts w:ascii="Calibri" w:hAnsi="Calibri"/>
          </w:rPr>
          <w:t xml:space="preserve"> of household</w:t>
        </w:r>
      </w:ins>
      <w:ins w:id="7" w:author="Arnaud" w:date="2021-08-18T23:30:00Z">
        <w:r w:rsidR="000E7D8E">
          <w:rPr>
            <w:rStyle w:val="Aucun"/>
            <w:rFonts w:ascii="Calibri" w:hAnsi="Calibri"/>
          </w:rPr>
          <w:t>s</w:t>
        </w:r>
      </w:ins>
      <w:r>
        <w:rPr>
          <w:rStyle w:val="Aucun"/>
          <w:rFonts w:ascii="Calibri" w:hAnsi="Calibri"/>
        </w:rPr>
        <w:t xml:space="preserve">, middle castes </w:t>
      </w:r>
      <w:ins w:id="8" w:author="Arnaud" w:date="2021-08-18T23:27:00Z">
        <w:r w:rsidR="00DF7FD8">
          <w:rPr>
            <w:rStyle w:val="Aucun"/>
            <w:rFonts w:ascii="Calibri" w:hAnsi="Calibri"/>
          </w:rPr>
          <w:t>40.</w:t>
        </w:r>
      </w:ins>
      <w:ins w:id="9" w:author="Arnaud" w:date="2021-08-18T23:28:00Z">
        <w:r w:rsidR="00DF7FD8">
          <w:rPr>
            <w:rStyle w:val="Aucun"/>
            <w:rFonts w:ascii="Calibri" w:hAnsi="Calibri"/>
          </w:rPr>
          <w:t>4</w:t>
        </w:r>
      </w:ins>
      <w:del w:id="10" w:author="Arnaud" w:date="2021-08-18T23:27:00Z">
        <w:r w:rsidDel="00DF7FD8">
          <w:rPr>
            <w:rStyle w:val="Aucun"/>
            <w:rFonts w:ascii="Calibri" w:hAnsi="Calibri"/>
          </w:rPr>
          <w:delText>44</w:delText>
        </w:r>
      </w:del>
      <w:r>
        <w:rPr>
          <w:rStyle w:val="Aucun"/>
          <w:rFonts w:ascii="Calibri" w:hAnsi="Calibri"/>
        </w:rPr>
        <w:t xml:space="preserve"> percent and upper castes </w:t>
      </w:r>
      <w:ins w:id="11" w:author="Arnaud" w:date="2021-08-18T23:27:00Z">
        <w:r w:rsidR="00DF7FD8">
          <w:rPr>
            <w:rStyle w:val="Aucun"/>
            <w:rFonts w:ascii="Calibri" w:hAnsi="Calibri"/>
          </w:rPr>
          <w:t>11.6</w:t>
        </w:r>
      </w:ins>
      <w:del w:id="12" w:author="Arnaud" w:date="2021-08-18T23:27:00Z">
        <w:r w:rsidDel="00DF7FD8">
          <w:rPr>
            <w:rStyle w:val="Aucun"/>
            <w:rFonts w:ascii="Calibri" w:hAnsi="Calibri"/>
          </w:rPr>
          <w:delText>9.5</w:delText>
        </w:r>
      </w:del>
      <w:r>
        <w:rPr>
          <w:rStyle w:val="Aucun"/>
          <w:rFonts w:ascii="Calibri" w:hAnsi="Calibri"/>
        </w:rPr>
        <w:t xml:space="preserve"> percent </w:t>
      </w:r>
      <w:ins w:id="13" w:author="Arnaud" w:date="2021-08-18T23:30:00Z">
        <w:r w:rsidR="000E7D8E">
          <w:rPr>
            <w:rStyle w:val="Aucun"/>
            <w:rFonts w:ascii="Calibri" w:hAnsi="Calibri"/>
          </w:rPr>
          <w:t xml:space="preserve">of households </w:t>
        </w:r>
      </w:ins>
      <w:commentRangeEnd w:id="2"/>
      <w:ins w:id="14" w:author="Arnaud" w:date="2021-08-19T00:21:00Z">
        <w:r w:rsidR="00826EC4">
          <w:rPr>
            <w:rStyle w:val="CommentReference"/>
            <w:rFonts w:ascii="Times New Roman" w:hAnsi="Times New Roman" w:cs="Times New Roman"/>
            <w:color w:val="auto"/>
            <w:lang w:eastAsia="en-US"/>
          </w:rPr>
          <w:commentReference w:id="2"/>
        </w:r>
      </w:ins>
      <w:r>
        <w:rPr>
          <w:rStyle w:val="Aucun"/>
          <w:rFonts w:ascii="Calibri" w:hAnsi="Calibri"/>
        </w:rPr>
        <w:t>of the NEEMSIS sample.</w:t>
      </w:r>
    </w:p>
    <w:p w14:paraId="77B0D236" w14:textId="30356353" w:rsidR="007D00B8" w:rsidRDefault="00C11B0B">
      <w:pPr>
        <w:pStyle w:val="BodyText"/>
        <w:jc w:val="both"/>
        <w:rPr>
          <w:rStyle w:val="Aucun"/>
          <w:rFonts w:ascii="Calibri" w:hAnsi="Calibri"/>
        </w:rPr>
      </w:pPr>
      <w:r>
        <w:rPr>
          <w:rStyle w:val="Aucun"/>
          <w:rFonts w:ascii="Calibri" w:hAnsi="Calibri"/>
        </w:rPr>
        <w:lastRenderedPageBreak/>
        <w:t xml:space="preserve">The region has seen many changes over the last three decades. Upper castes have mostly moved away from the villages to nearby towns, adopting urban jobs and lifestyles, and selling an important part of their land to </w:t>
      </w:r>
      <w:proofErr w:type="spellStart"/>
      <w:r>
        <w:rPr>
          <w:rStyle w:val="Aucun"/>
          <w:rFonts w:ascii="Calibri" w:hAnsi="Calibri"/>
        </w:rPr>
        <w:t>Vanniyars</w:t>
      </w:r>
      <w:proofErr w:type="spellEnd"/>
      <w:r>
        <w:rPr>
          <w:rStyle w:val="Aucun"/>
          <w:rFonts w:ascii="Calibri" w:hAnsi="Calibri"/>
        </w:rPr>
        <w:t>. Overall, upper castes still have a hold on village life but are not as powerful as they used to be (</w:t>
      </w:r>
      <w:proofErr w:type="spellStart"/>
      <w:r>
        <w:rPr>
          <w:rStyle w:val="Aucun"/>
          <w:rFonts w:ascii="Calibri" w:hAnsi="Calibri"/>
        </w:rPr>
        <w:t>Harriss</w:t>
      </w:r>
      <w:proofErr w:type="spellEnd"/>
      <w:r>
        <w:rPr>
          <w:rStyle w:val="Aucun"/>
          <w:rFonts w:ascii="Calibri" w:hAnsi="Calibri"/>
        </w:rPr>
        <w:t xml:space="preserve"> 2013). Land transfers to </w:t>
      </w:r>
      <w:proofErr w:type="spellStart"/>
      <w:r>
        <w:rPr>
          <w:rStyle w:val="Aucun"/>
          <w:rFonts w:ascii="Calibri" w:hAnsi="Calibri"/>
        </w:rPr>
        <w:t>Vanniyars</w:t>
      </w:r>
      <w:proofErr w:type="spellEnd"/>
      <w:r>
        <w:rPr>
          <w:rStyle w:val="Aucun"/>
          <w:rFonts w:ascii="Calibri" w:hAnsi="Calibri"/>
        </w:rPr>
        <w:t xml:space="preserve"> explain in great part why they are now dominant (</w:t>
      </w:r>
      <w:proofErr w:type="spellStart"/>
      <w:r>
        <w:rPr>
          <w:rStyle w:val="Aucun"/>
          <w:rFonts w:ascii="Calibri" w:hAnsi="Calibri"/>
        </w:rPr>
        <w:t>Harriss</w:t>
      </w:r>
      <w:proofErr w:type="spellEnd"/>
      <w:r>
        <w:rPr>
          <w:rStyle w:val="Aucun"/>
          <w:rFonts w:ascii="Calibri" w:hAnsi="Calibri"/>
        </w:rPr>
        <w:t xml:space="preserve"> and </w:t>
      </w:r>
      <w:proofErr w:type="spellStart"/>
      <w:r>
        <w:rPr>
          <w:rStyle w:val="Aucun"/>
          <w:rFonts w:ascii="Calibri" w:hAnsi="Calibri"/>
        </w:rPr>
        <w:t>Jeyaranjan</w:t>
      </w:r>
      <w:proofErr w:type="spellEnd"/>
      <w:r>
        <w:rPr>
          <w:rStyle w:val="Aucun"/>
          <w:rFonts w:ascii="Calibri" w:hAnsi="Calibri"/>
        </w:rPr>
        <w:t xml:space="preserve"> 2016), given that their dominance is permanently contested, including by Dalits (Pandian 2000). As for Dalits, although their situation has been improving thanks to the combination of short term migration to nearby towns and industrial </w:t>
      </w:r>
      <w:proofErr w:type="spellStart"/>
      <w:r>
        <w:rPr>
          <w:rStyle w:val="Aucun"/>
          <w:rFonts w:ascii="Calibri" w:hAnsi="Calibri"/>
        </w:rPr>
        <w:t>centres</w:t>
      </w:r>
      <w:proofErr w:type="spellEnd"/>
      <w:r w:rsidRPr="00AE1CDC">
        <w:rPr>
          <w:rStyle w:val="Aucun"/>
          <w:rFonts w:ascii="Calibri" w:hAnsi="Calibri"/>
        </w:rPr>
        <w:t xml:space="preserve"> (</w:t>
      </w:r>
      <w:proofErr w:type="spellStart"/>
      <w:r w:rsidRPr="00AE1CDC">
        <w:rPr>
          <w:rStyle w:val="Aucun"/>
          <w:rFonts w:ascii="Calibri" w:hAnsi="Calibri"/>
        </w:rPr>
        <w:t>Michiels</w:t>
      </w:r>
      <w:proofErr w:type="spellEnd"/>
      <w:r w:rsidRPr="00AE1CDC">
        <w:rPr>
          <w:rStyle w:val="Aucun"/>
          <w:rFonts w:ascii="Calibri" w:hAnsi="Calibri"/>
        </w:rPr>
        <w:t xml:space="preserve">, </w:t>
      </w:r>
      <w:proofErr w:type="spellStart"/>
      <w:r w:rsidRPr="00AE1CDC">
        <w:rPr>
          <w:rStyle w:val="Aucun"/>
          <w:rFonts w:ascii="Calibri" w:hAnsi="Calibri"/>
        </w:rPr>
        <w:t>Nordman</w:t>
      </w:r>
      <w:proofErr w:type="spellEnd"/>
      <w:r w:rsidRPr="00AE1CDC">
        <w:rPr>
          <w:rStyle w:val="Aucun"/>
          <w:rFonts w:ascii="Calibri" w:hAnsi="Calibri"/>
        </w:rPr>
        <w:t xml:space="preserve"> and </w:t>
      </w:r>
      <w:proofErr w:type="spellStart"/>
      <w:r w:rsidRPr="00AE1CDC">
        <w:rPr>
          <w:rStyle w:val="Aucun"/>
          <w:rFonts w:ascii="Calibri" w:hAnsi="Calibri"/>
        </w:rPr>
        <w:t>Seetahul</w:t>
      </w:r>
      <w:proofErr w:type="spellEnd"/>
      <w:r w:rsidRPr="00AE1CDC">
        <w:rPr>
          <w:rStyle w:val="Aucun"/>
          <w:rFonts w:ascii="Calibri" w:hAnsi="Calibri"/>
        </w:rPr>
        <w:t xml:space="preserve"> 2021)</w:t>
      </w:r>
      <w:r>
        <w:rPr>
          <w:rStyle w:val="Aucun"/>
          <w:rFonts w:ascii="Calibri" w:hAnsi="Calibri"/>
        </w:rPr>
        <w:t xml:space="preserve">, and governmental schemes (reflected by subsidized housing, food, education, etc.; </w:t>
      </w:r>
      <w:proofErr w:type="spellStart"/>
      <w:r>
        <w:rPr>
          <w:rStyle w:val="Aucun"/>
          <w:rFonts w:ascii="Calibri" w:hAnsi="Calibri"/>
        </w:rPr>
        <w:t>Guérin</w:t>
      </w:r>
      <w:proofErr w:type="spellEnd"/>
      <w:r>
        <w:rPr>
          <w:rStyle w:val="Aucun"/>
          <w:rFonts w:ascii="Calibri" w:hAnsi="Calibri"/>
        </w:rPr>
        <w:t xml:space="preserve">, </w:t>
      </w:r>
      <w:proofErr w:type="spellStart"/>
      <w:r>
        <w:rPr>
          <w:rStyle w:val="Aucun"/>
          <w:rFonts w:ascii="Calibri" w:hAnsi="Calibri"/>
        </w:rPr>
        <w:t>Venkatasubramanian</w:t>
      </w:r>
      <w:proofErr w:type="spellEnd"/>
      <w:r>
        <w:rPr>
          <w:rStyle w:val="Aucun"/>
          <w:rFonts w:ascii="Calibri" w:hAnsi="Calibri"/>
        </w:rPr>
        <w:t xml:space="preserve">, and </w:t>
      </w:r>
      <w:proofErr w:type="spellStart"/>
      <w:r>
        <w:rPr>
          <w:rStyle w:val="Aucun"/>
          <w:rFonts w:ascii="Calibri" w:hAnsi="Calibri"/>
        </w:rPr>
        <w:t>Michiels</w:t>
      </w:r>
      <w:proofErr w:type="spellEnd"/>
      <w:r>
        <w:rPr>
          <w:rStyle w:val="Aucun"/>
          <w:rFonts w:ascii="Calibri" w:hAnsi="Calibri"/>
        </w:rPr>
        <w:t xml:space="preserve"> 2014)</w:t>
      </w:r>
      <w:r w:rsidRPr="00AE1CDC">
        <w:rPr>
          <w:rStyle w:val="FootnoteReference"/>
        </w:rPr>
        <w:footnoteReference w:id="6"/>
      </w:r>
      <w:r>
        <w:rPr>
          <w:rStyle w:val="Aucun"/>
          <w:rFonts w:ascii="Calibri" w:hAnsi="Calibri"/>
        </w:rPr>
        <w:t xml:space="preserve">, inequalities persist, whether in terms of education, income </w:t>
      </w:r>
      <w:r w:rsidRPr="00AE1CDC">
        <w:rPr>
          <w:rStyle w:val="Aucun"/>
          <w:rFonts w:ascii="Calibri" w:hAnsi="Calibri"/>
        </w:rPr>
        <w:t>or</w:t>
      </w:r>
      <w:r>
        <w:rPr>
          <w:rStyle w:val="Aucun"/>
          <w:rFonts w:ascii="Calibri" w:hAnsi="Calibri"/>
        </w:rPr>
        <w:t xml:space="preserve"> assets (see Table 1). </w:t>
      </w:r>
    </w:p>
    <w:p w14:paraId="0B303814" w14:textId="2591E140" w:rsidR="00FA68D3" w:rsidDel="008D137A" w:rsidRDefault="00FA68D3">
      <w:pPr>
        <w:pStyle w:val="BodyText"/>
        <w:jc w:val="both"/>
        <w:rPr>
          <w:del w:id="15" w:author="Arnaud" w:date="2021-08-19T00:29:00Z"/>
          <w:rStyle w:val="Aucun"/>
          <w:rFonts w:ascii="Calibri" w:eastAsia="Calibri" w:hAnsi="Calibri" w:cs="Calibri"/>
        </w:rPr>
      </w:pPr>
      <w:del w:id="16" w:author="Arnaud" w:date="2021-08-19T00:29:00Z">
        <w:r w:rsidDel="008D137A">
          <w:rPr>
            <w:rStyle w:val="Aucun"/>
            <w:rFonts w:ascii="Calibri" w:hAnsi="Calibri"/>
          </w:rPr>
          <w:delText>Table 1 around here</w:delText>
        </w:r>
      </w:del>
    </w:p>
    <w:p w14:paraId="5D4BD2C0" w14:textId="77777777" w:rsidR="008D137A" w:rsidRDefault="008D137A" w:rsidP="008D137A">
      <w:pPr>
        <w:pStyle w:val="Caption"/>
        <w:keepNext/>
        <w:rPr>
          <w:ins w:id="17" w:author="Arnaud" w:date="2021-08-19T00:29:00Z"/>
        </w:rPr>
      </w:pPr>
      <w:ins w:id="18" w:author="Arnaud" w:date="2021-08-19T00:29:00Z">
        <w:r>
          <w:t xml:space="preserve">Table </w:t>
        </w:r>
        <w:r>
          <w:fldChar w:fldCharType="begin"/>
        </w:r>
        <w:r>
          <w:instrText xml:space="preserve"> SEQ Table \* ARABIC </w:instrText>
        </w:r>
        <w:r>
          <w:fldChar w:fldCharType="separate"/>
        </w:r>
        <w:r>
          <w:rPr>
            <w:noProof/>
          </w:rPr>
          <w:t>1</w:t>
        </w:r>
        <w:r>
          <w:rPr>
            <w:noProof/>
          </w:rPr>
          <w:fldChar w:fldCharType="end"/>
        </w:r>
        <w:r>
          <w:t xml:space="preserve"> Characteristics of the population – Source: RUME (2010) and NEEMSIS-1 (2016-17); author’s calculations.</w:t>
        </w:r>
      </w:ins>
    </w:p>
    <w:tbl>
      <w:tblPr>
        <w:tblW w:w="0" w:type="auto"/>
        <w:tblCellMar>
          <w:left w:w="70" w:type="dxa"/>
          <w:right w:w="70" w:type="dxa"/>
        </w:tblCellMar>
        <w:tblLook w:val="04A0" w:firstRow="1" w:lastRow="0" w:firstColumn="1" w:lastColumn="0" w:noHBand="0" w:noVBand="1"/>
      </w:tblPr>
      <w:tblGrid>
        <w:gridCol w:w="2474"/>
        <w:gridCol w:w="598"/>
        <w:gridCol w:w="743"/>
        <w:gridCol w:w="181"/>
        <w:gridCol w:w="687"/>
        <w:gridCol w:w="743"/>
        <w:gridCol w:w="181"/>
        <w:gridCol w:w="687"/>
        <w:gridCol w:w="743"/>
        <w:gridCol w:w="181"/>
        <w:gridCol w:w="687"/>
        <w:gridCol w:w="743"/>
      </w:tblGrid>
      <w:tr w:rsidR="008D137A" w:rsidRPr="0046372A" w14:paraId="6858E6A7" w14:textId="77777777" w:rsidTr="00AF4F87">
        <w:trPr>
          <w:trHeight w:val="288"/>
          <w:ins w:id="19" w:author="Arnaud" w:date="2021-08-19T00:29:00Z"/>
        </w:trPr>
        <w:tc>
          <w:tcPr>
            <w:tcW w:w="0" w:type="auto"/>
            <w:tcBorders>
              <w:top w:val="single" w:sz="4" w:space="0" w:color="auto"/>
              <w:left w:val="nil"/>
              <w:bottom w:val="nil"/>
              <w:right w:val="nil"/>
            </w:tcBorders>
            <w:shd w:val="clear" w:color="000000" w:fill="FFFFFF"/>
            <w:noWrap/>
            <w:vAlign w:val="bottom"/>
            <w:hideMark/>
          </w:tcPr>
          <w:p w14:paraId="40E0FC06" w14:textId="77777777" w:rsidR="008D137A" w:rsidRPr="00311AB2" w:rsidRDefault="008D137A" w:rsidP="00AF4F87">
            <w:pPr>
              <w:rPr>
                <w:ins w:id="20" w:author="Arnaud" w:date="2021-08-19T00:29:00Z"/>
                <w:rFonts w:ascii="Calibri" w:eastAsia="Times New Roman" w:hAnsi="Calibri" w:cs="Calibri"/>
                <w:color w:val="000000"/>
                <w:sz w:val="18"/>
                <w:szCs w:val="18"/>
                <w:lang w:val="en-GB" w:eastAsia="fr-FR"/>
              </w:rPr>
            </w:pPr>
            <w:ins w:id="21" w:author="Arnaud" w:date="2021-08-19T00:29:00Z">
              <w:r w:rsidRPr="00311AB2">
                <w:rPr>
                  <w:rFonts w:ascii="Calibri" w:eastAsia="Times New Roman" w:hAnsi="Calibri" w:cs="Calibri"/>
                  <w:color w:val="000000"/>
                  <w:sz w:val="18"/>
                  <w:szCs w:val="18"/>
                  <w:lang w:val="en-GB" w:eastAsia="fr-FR"/>
                </w:rPr>
                <w:t> </w:t>
              </w:r>
            </w:ins>
          </w:p>
        </w:tc>
        <w:tc>
          <w:tcPr>
            <w:tcW w:w="0" w:type="auto"/>
            <w:gridSpan w:val="2"/>
            <w:tcBorders>
              <w:top w:val="single" w:sz="4" w:space="0" w:color="auto"/>
              <w:left w:val="nil"/>
              <w:bottom w:val="single" w:sz="4" w:space="0" w:color="auto"/>
              <w:right w:val="nil"/>
            </w:tcBorders>
            <w:shd w:val="clear" w:color="000000" w:fill="FFFFFF"/>
            <w:noWrap/>
            <w:vAlign w:val="bottom"/>
            <w:hideMark/>
          </w:tcPr>
          <w:p w14:paraId="123137B7" w14:textId="77777777" w:rsidR="008D137A" w:rsidRPr="00311AB2" w:rsidRDefault="008D137A" w:rsidP="00AF4F87">
            <w:pPr>
              <w:jc w:val="center"/>
              <w:rPr>
                <w:ins w:id="22" w:author="Arnaud" w:date="2021-08-19T00:29:00Z"/>
                <w:rFonts w:ascii="Calibri" w:eastAsia="Times New Roman" w:hAnsi="Calibri" w:cs="Calibri"/>
                <w:color w:val="000000"/>
                <w:sz w:val="18"/>
                <w:szCs w:val="18"/>
                <w:lang w:val="fr-FR" w:eastAsia="fr-FR"/>
              </w:rPr>
            </w:pPr>
            <w:ins w:id="23" w:author="Arnaud" w:date="2021-08-19T00:29:00Z">
              <w:r w:rsidRPr="00311AB2">
                <w:rPr>
                  <w:rFonts w:ascii="Calibri" w:eastAsia="Times New Roman" w:hAnsi="Calibri" w:cs="Calibri"/>
                  <w:color w:val="000000"/>
                  <w:sz w:val="18"/>
                  <w:szCs w:val="18"/>
                  <w:lang w:val="fr-FR" w:eastAsia="fr-FR"/>
                </w:rPr>
                <w:t>Dalits</w:t>
              </w:r>
            </w:ins>
          </w:p>
        </w:tc>
        <w:tc>
          <w:tcPr>
            <w:tcW w:w="0" w:type="auto"/>
            <w:tcBorders>
              <w:top w:val="single" w:sz="4" w:space="0" w:color="auto"/>
              <w:left w:val="nil"/>
              <w:bottom w:val="nil"/>
              <w:right w:val="nil"/>
            </w:tcBorders>
            <w:shd w:val="clear" w:color="000000" w:fill="FFFFFF"/>
            <w:noWrap/>
            <w:vAlign w:val="bottom"/>
            <w:hideMark/>
          </w:tcPr>
          <w:p w14:paraId="0533308A" w14:textId="77777777" w:rsidR="008D137A" w:rsidRPr="00311AB2" w:rsidRDefault="008D137A" w:rsidP="00AF4F87">
            <w:pPr>
              <w:jc w:val="center"/>
              <w:rPr>
                <w:ins w:id="24" w:author="Arnaud" w:date="2021-08-19T00:29:00Z"/>
                <w:rFonts w:ascii="Calibri" w:eastAsia="Times New Roman" w:hAnsi="Calibri" w:cs="Calibri"/>
                <w:color w:val="000000"/>
                <w:sz w:val="18"/>
                <w:szCs w:val="18"/>
                <w:lang w:val="fr-FR" w:eastAsia="fr-FR"/>
              </w:rPr>
            </w:pPr>
            <w:ins w:id="25" w:author="Arnaud" w:date="2021-08-19T00:29:00Z">
              <w:r w:rsidRPr="00311AB2">
                <w:rPr>
                  <w:rFonts w:ascii="Calibri" w:eastAsia="Times New Roman" w:hAnsi="Calibri" w:cs="Calibri"/>
                  <w:color w:val="000000"/>
                  <w:sz w:val="18"/>
                  <w:szCs w:val="18"/>
                  <w:lang w:val="fr-FR" w:eastAsia="fr-FR"/>
                </w:rPr>
                <w:t> </w:t>
              </w:r>
            </w:ins>
          </w:p>
        </w:tc>
        <w:tc>
          <w:tcPr>
            <w:tcW w:w="0" w:type="auto"/>
            <w:gridSpan w:val="2"/>
            <w:tcBorders>
              <w:top w:val="single" w:sz="4" w:space="0" w:color="auto"/>
              <w:left w:val="nil"/>
              <w:bottom w:val="single" w:sz="4" w:space="0" w:color="auto"/>
              <w:right w:val="nil"/>
            </w:tcBorders>
            <w:shd w:val="clear" w:color="000000" w:fill="FFFFFF"/>
            <w:noWrap/>
            <w:vAlign w:val="bottom"/>
            <w:hideMark/>
          </w:tcPr>
          <w:p w14:paraId="17D9D56F" w14:textId="77777777" w:rsidR="008D137A" w:rsidRPr="00311AB2" w:rsidRDefault="008D137A" w:rsidP="00AF4F87">
            <w:pPr>
              <w:jc w:val="center"/>
              <w:rPr>
                <w:ins w:id="26" w:author="Arnaud" w:date="2021-08-19T00:29:00Z"/>
                <w:rFonts w:ascii="Calibri" w:eastAsia="Times New Roman" w:hAnsi="Calibri" w:cs="Calibri"/>
                <w:color w:val="000000"/>
                <w:sz w:val="18"/>
                <w:szCs w:val="18"/>
                <w:lang w:val="fr-FR" w:eastAsia="fr-FR"/>
              </w:rPr>
            </w:pPr>
            <w:ins w:id="27" w:author="Arnaud" w:date="2021-08-19T00:29:00Z">
              <w:r w:rsidRPr="00311AB2">
                <w:rPr>
                  <w:rFonts w:ascii="Calibri" w:eastAsia="Times New Roman" w:hAnsi="Calibri" w:cs="Calibri"/>
                  <w:color w:val="000000"/>
                  <w:sz w:val="18"/>
                  <w:szCs w:val="18"/>
                  <w:lang w:val="fr-FR" w:eastAsia="fr-FR"/>
                </w:rPr>
                <w:t>Middle</w:t>
              </w:r>
            </w:ins>
          </w:p>
        </w:tc>
        <w:tc>
          <w:tcPr>
            <w:tcW w:w="0" w:type="auto"/>
            <w:tcBorders>
              <w:top w:val="single" w:sz="4" w:space="0" w:color="auto"/>
              <w:left w:val="nil"/>
              <w:bottom w:val="nil"/>
              <w:right w:val="nil"/>
            </w:tcBorders>
            <w:shd w:val="clear" w:color="000000" w:fill="FFFFFF"/>
            <w:noWrap/>
            <w:vAlign w:val="bottom"/>
            <w:hideMark/>
          </w:tcPr>
          <w:p w14:paraId="1ADDB8C0" w14:textId="77777777" w:rsidR="008D137A" w:rsidRPr="00311AB2" w:rsidRDefault="008D137A" w:rsidP="00AF4F87">
            <w:pPr>
              <w:jc w:val="center"/>
              <w:rPr>
                <w:ins w:id="28" w:author="Arnaud" w:date="2021-08-19T00:29:00Z"/>
                <w:rFonts w:ascii="Calibri" w:eastAsia="Times New Roman" w:hAnsi="Calibri" w:cs="Calibri"/>
                <w:color w:val="000000"/>
                <w:sz w:val="18"/>
                <w:szCs w:val="18"/>
                <w:lang w:val="fr-FR" w:eastAsia="fr-FR"/>
              </w:rPr>
            </w:pPr>
            <w:ins w:id="29" w:author="Arnaud" w:date="2021-08-19T00:29:00Z">
              <w:r w:rsidRPr="00311AB2">
                <w:rPr>
                  <w:rFonts w:ascii="Calibri" w:eastAsia="Times New Roman" w:hAnsi="Calibri" w:cs="Calibri"/>
                  <w:color w:val="000000"/>
                  <w:sz w:val="18"/>
                  <w:szCs w:val="18"/>
                  <w:lang w:val="fr-FR" w:eastAsia="fr-FR"/>
                </w:rPr>
                <w:t> </w:t>
              </w:r>
            </w:ins>
          </w:p>
        </w:tc>
        <w:tc>
          <w:tcPr>
            <w:tcW w:w="0" w:type="auto"/>
            <w:gridSpan w:val="2"/>
            <w:tcBorders>
              <w:top w:val="single" w:sz="4" w:space="0" w:color="auto"/>
              <w:left w:val="nil"/>
              <w:bottom w:val="single" w:sz="4" w:space="0" w:color="auto"/>
              <w:right w:val="nil"/>
            </w:tcBorders>
            <w:shd w:val="clear" w:color="000000" w:fill="FFFFFF"/>
            <w:noWrap/>
            <w:vAlign w:val="bottom"/>
            <w:hideMark/>
          </w:tcPr>
          <w:p w14:paraId="470564C8" w14:textId="77777777" w:rsidR="008D137A" w:rsidRPr="00311AB2" w:rsidRDefault="008D137A" w:rsidP="00AF4F87">
            <w:pPr>
              <w:jc w:val="center"/>
              <w:rPr>
                <w:ins w:id="30" w:author="Arnaud" w:date="2021-08-19T00:29:00Z"/>
                <w:rFonts w:ascii="Calibri" w:eastAsia="Times New Roman" w:hAnsi="Calibri" w:cs="Calibri"/>
                <w:color w:val="000000"/>
                <w:sz w:val="18"/>
                <w:szCs w:val="18"/>
                <w:lang w:val="fr-FR" w:eastAsia="fr-FR"/>
              </w:rPr>
            </w:pPr>
            <w:proofErr w:type="spellStart"/>
            <w:ins w:id="31" w:author="Arnaud" w:date="2021-08-19T00:29:00Z">
              <w:r w:rsidRPr="00311AB2">
                <w:rPr>
                  <w:rFonts w:ascii="Calibri" w:eastAsia="Times New Roman" w:hAnsi="Calibri" w:cs="Calibri"/>
                  <w:color w:val="000000"/>
                  <w:sz w:val="18"/>
                  <w:szCs w:val="18"/>
                  <w:lang w:val="fr-FR" w:eastAsia="fr-FR"/>
                </w:rPr>
                <w:t>Upper</w:t>
              </w:r>
              <w:proofErr w:type="spellEnd"/>
            </w:ins>
          </w:p>
        </w:tc>
        <w:tc>
          <w:tcPr>
            <w:tcW w:w="0" w:type="auto"/>
            <w:tcBorders>
              <w:top w:val="single" w:sz="4" w:space="0" w:color="auto"/>
              <w:left w:val="nil"/>
              <w:bottom w:val="nil"/>
              <w:right w:val="nil"/>
            </w:tcBorders>
            <w:shd w:val="clear" w:color="000000" w:fill="FFFFFF"/>
            <w:noWrap/>
            <w:vAlign w:val="bottom"/>
            <w:hideMark/>
          </w:tcPr>
          <w:p w14:paraId="34F82DFD" w14:textId="77777777" w:rsidR="008D137A" w:rsidRPr="00311AB2" w:rsidRDefault="008D137A" w:rsidP="00AF4F87">
            <w:pPr>
              <w:jc w:val="center"/>
              <w:rPr>
                <w:ins w:id="32" w:author="Arnaud" w:date="2021-08-19T00:29:00Z"/>
                <w:rFonts w:ascii="Calibri" w:eastAsia="Times New Roman" w:hAnsi="Calibri" w:cs="Calibri"/>
                <w:color w:val="000000"/>
                <w:sz w:val="18"/>
                <w:szCs w:val="18"/>
                <w:lang w:val="fr-FR" w:eastAsia="fr-FR"/>
              </w:rPr>
            </w:pPr>
            <w:ins w:id="33" w:author="Arnaud" w:date="2021-08-19T00:29:00Z">
              <w:r w:rsidRPr="00311AB2">
                <w:rPr>
                  <w:rFonts w:ascii="Calibri" w:eastAsia="Times New Roman" w:hAnsi="Calibri" w:cs="Calibri"/>
                  <w:color w:val="000000"/>
                  <w:sz w:val="18"/>
                  <w:szCs w:val="18"/>
                  <w:lang w:val="fr-FR" w:eastAsia="fr-FR"/>
                </w:rPr>
                <w:t> </w:t>
              </w:r>
            </w:ins>
          </w:p>
        </w:tc>
        <w:tc>
          <w:tcPr>
            <w:tcW w:w="0" w:type="auto"/>
            <w:gridSpan w:val="2"/>
            <w:tcBorders>
              <w:top w:val="single" w:sz="4" w:space="0" w:color="auto"/>
              <w:left w:val="nil"/>
              <w:bottom w:val="single" w:sz="4" w:space="0" w:color="auto"/>
              <w:right w:val="nil"/>
            </w:tcBorders>
            <w:shd w:val="clear" w:color="000000" w:fill="FFFFFF"/>
            <w:noWrap/>
            <w:vAlign w:val="bottom"/>
            <w:hideMark/>
          </w:tcPr>
          <w:p w14:paraId="30091AE1" w14:textId="77777777" w:rsidR="008D137A" w:rsidRPr="00311AB2" w:rsidRDefault="008D137A" w:rsidP="00AF4F87">
            <w:pPr>
              <w:jc w:val="center"/>
              <w:rPr>
                <w:ins w:id="34" w:author="Arnaud" w:date="2021-08-19T00:29:00Z"/>
                <w:rFonts w:ascii="Calibri" w:eastAsia="Times New Roman" w:hAnsi="Calibri" w:cs="Calibri"/>
                <w:color w:val="000000"/>
                <w:sz w:val="18"/>
                <w:szCs w:val="18"/>
                <w:lang w:val="fr-FR" w:eastAsia="fr-FR"/>
              </w:rPr>
            </w:pPr>
            <w:ins w:id="35" w:author="Arnaud" w:date="2021-08-19T00:29:00Z">
              <w:r w:rsidRPr="00311AB2">
                <w:rPr>
                  <w:rFonts w:ascii="Calibri" w:eastAsia="Times New Roman" w:hAnsi="Calibri" w:cs="Calibri"/>
                  <w:color w:val="000000"/>
                  <w:sz w:val="18"/>
                  <w:szCs w:val="18"/>
                  <w:lang w:val="fr-FR" w:eastAsia="fr-FR"/>
                </w:rPr>
                <w:t>Total</w:t>
              </w:r>
            </w:ins>
          </w:p>
        </w:tc>
      </w:tr>
      <w:tr w:rsidR="008D137A" w:rsidRPr="0046372A" w14:paraId="35940BF1" w14:textId="77777777" w:rsidTr="00AF4F87">
        <w:trPr>
          <w:trHeight w:val="288"/>
          <w:ins w:id="36" w:author="Arnaud" w:date="2021-08-19T00:29:00Z"/>
        </w:trPr>
        <w:tc>
          <w:tcPr>
            <w:tcW w:w="0" w:type="auto"/>
            <w:tcBorders>
              <w:top w:val="nil"/>
              <w:left w:val="nil"/>
              <w:bottom w:val="single" w:sz="4" w:space="0" w:color="auto"/>
              <w:right w:val="nil"/>
            </w:tcBorders>
            <w:shd w:val="clear" w:color="000000" w:fill="FFFFFF"/>
            <w:noWrap/>
            <w:vAlign w:val="bottom"/>
            <w:hideMark/>
          </w:tcPr>
          <w:p w14:paraId="3595885C" w14:textId="77777777" w:rsidR="008D137A" w:rsidRPr="00311AB2" w:rsidRDefault="008D137A" w:rsidP="00AF4F87">
            <w:pPr>
              <w:rPr>
                <w:ins w:id="37" w:author="Arnaud" w:date="2021-08-19T00:29:00Z"/>
                <w:rFonts w:ascii="Calibri" w:eastAsia="Times New Roman" w:hAnsi="Calibri" w:cs="Calibri"/>
                <w:color w:val="000000"/>
                <w:sz w:val="18"/>
                <w:szCs w:val="18"/>
                <w:lang w:val="fr-FR" w:eastAsia="fr-FR"/>
              </w:rPr>
            </w:pPr>
            <w:ins w:id="38"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single" w:sz="4" w:space="0" w:color="auto"/>
              <w:right w:val="nil"/>
            </w:tcBorders>
            <w:shd w:val="clear" w:color="000000" w:fill="FFFFFF"/>
            <w:noWrap/>
            <w:vAlign w:val="bottom"/>
            <w:hideMark/>
          </w:tcPr>
          <w:p w14:paraId="449CF648" w14:textId="77777777" w:rsidR="008D137A" w:rsidRPr="00311AB2" w:rsidRDefault="008D137A" w:rsidP="00AF4F87">
            <w:pPr>
              <w:jc w:val="center"/>
              <w:rPr>
                <w:ins w:id="39" w:author="Arnaud" w:date="2021-08-19T00:29:00Z"/>
                <w:rFonts w:ascii="Calibri" w:eastAsia="Times New Roman" w:hAnsi="Calibri" w:cs="Calibri"/>
                <w:color w:val="000000"/>
                <w:sz w:val="18"/>
                <w:szCs w:val="18"/>
                <w:lang w:val="fr-FR" w:eastAsia="fr-FR"/>
              </w:rPr>
            </w:pPr>
            <w:ins w:id="40" w:author="Arnaud" w:date="2021-08-19T00:29:00Z">
              <w:r w:rsidRPr="00311AB2">
                <w:rPr>
                  <w:rFonts w:ascii="Calibri" w:eastAsia="Times New Roman" w:hAnsi="Calibri" w:cs="Calibri"/>
                  <w:color w:val="000000"/>
                  <w:sz w:val="18"/>
                  <w:szCs w:val="18"/>
                  <w:lang w:val="fr-FR" w:eastAsia="fr-FR"/>
                </w:rPr>
                <w:t>2010</w:t>
              </w:r>
            </w:ins>
          </w:p>
        </w:tc>
        <w:tc>
          <w:tcPr>
            <w:tcW w:w="0" w:type="auto"/>
            <w:tcBorders>
              <w:top w:val="nil"/>
              <w:left w:val="nil"/>
              <w:bottom w:val="single" w:sz="4" w:space="0" w:color="auto"/>
              <w:right w:val="nil"/>
            </w:tcBorders>
            <w:shd w:val="clear" w:color="000000" w:fill="FFFFFF"/>
            <w:noWrap/>
            <w:vAlign w:val="bottom"/>
            <w:hideMark/>
          </w:tcPr>
          <w:p w14:paraId="54A0FF39" w14:textId="77777777" w:rsidR="008D137A" w:rsidRPr="00311AB2" w:rsidRDefault="008D137A" w:rsidP="00AF4F87">
            <w:pPr>
              <w:jc w:val="center"/>
              <w:rPr>
                <w:ins w:id="41" w:author="Arnaud" w:date="2021-08-19T00:29:00Z"/>
                <w:rFonts w:ascii="Calibri" w:eastAsia="Times New Roman" w:hAnsi="Calibri" w:cs="Calibri"/>
                <w:color w:val="000000"/>
                <w:sz w:val="18"/>
                <w:szCs w:val="18"/>
                <w:lang w:val="fr-FR" w:eastAsia="fr-FR"/>
              </w:rPr>
            </w:pPr>
            <w:ins w:id="42" w:author="Arnaud" w:date="2021-08-19T00:29:00Z">
              <w:r w:rsidRPr="00311AB2">
                <w:rPr>
                  <w:rFonts w:ascii="Calibri" w:eastAsia="Times New Roman" w:hAnsi="Calibri" w:cs="Calibri"/>
                  <w:color w:val="000000"/>
                  <w:sz w:val="18"/>
                  <w:szCs w:val="18"/>
                  <w:lang w:val="fr-FR" w:eastAsia="fr-FR"/>
                </w:rPr>
                <w:t>2016-17</w:t>
              </w:r>
            </w:ins>
          </w:p>
        </w:tc>
        <w:tc>
          <w:tcPr>
            <w:tcW w:w="0" w:type="auto"/>
            <w:tcBorders>
              <w:top w:val="nil"/>
              <w:left w:val="nil"/>
              <w:bottom w:val="single" w:sz="4" w:space="0" w:color="auto"/>
              <w:right w:val="nil"/>
            </w:tcBorders>
            <w:shd w:val="clear" w:color="000000" w:fill="FFFFFF"/>
            <w:noWrap/>
            <w:vAlign w:val="bottom"/>
            <w:hideMark/>
          </w:tcPr>
          <w:p w14:paraId="3F6C0A18" w14:textId="77777777" w:rsidR="008D137A" w:rsidRPr="00311AB2" w:rsidRDefault="008D137A" w:rsidP="00AF4F87">
            <w:pPr>
              <w:jc w:val="center"/>
              <w:rPr>
                <w:ins w:id="43" w:author="Arnaud" w:date="2021-08-19T00:29:00Z"/>
                <w:rFonts w:ascii="Calibri" w:eastAsia="Times New Roman" w:hAnsi="Calibri" w:cs="Calibri"/>
                <w:color w:val="000000"/>
                <w:sz w:val="18"/>
                <w:szCs w:val="18"/>
                <w:lang w:val="fr-FR" w:eastAsia="fr-FR"/>
              </w:rPr>
            </w:pPr>
            <w:ins w:id="44"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single" w:sz="4" w:space="0" w:color="auto"/>
              <w:right w:val="nil"/>
            </w:tcBorders>
            <w:shd w:val="clear" w:color="000000" w:fill="FFFFFF"/>
            <w:noWrap/>
            <w:vAlign w:val="bottom"/>
            <w:hideMark/>
          </w:tcPr>
          <w:p w14:paraId="2ECC1323" w14:textId="77777777" w:rsidR="008D137A" w:rsidRPr="00311AB2" w:rsidRDefault="008D137A" w:rsidP="00AF4F87">
            <w:pPr>
              <w:jc w:val="center"/>
              <w:rPr>
                <w:ins w:id="45" w:author="Arnaud" w:date="2021-08-19T00:29:00Z"/>
                <w:rFonts w:ascii="Calibri" w:eastAsia="Times New Roman" w:hAnsi="Calibri" w:cs="Calibri"/>
                <w:color w:val="000000"/>
                <w:sz w:val="18"/>
                <w:szCs w:val="18"/>
                <w:lang w:val="fr-FR" w:eastAsia="fr-FR"/>
              </w:rPr>
            </w:pPr>
            <w:ins w:id="46" w:author="Arnaud" w:date="2021-08-19T00:29:00Z">
              <w:r w:rsidRPr="00311AB2">
                <w:rPr>
                  <w:rFonts w:ascii="Calibri" w:eastAsia="Times New Roman" w:hAnsi="Calibri" w:cs="Calibri"/>
                  <w:color w:val="000000"/>
                  <w:sz w:val="18"/>
                  <w:szCs w:val="18"/>
                  <w:lang w:val="fr-FR" w:eastAsia="fr-FR"/>
                </w:rPr>
                <w:t>2010</w:t>
              </w:r>
            </w:ins>
          </w:p>
        </w:tc>
        <w:tc>
          <w:tcPr>
            <w:tcW w:w="0" w:type="auto"/>
            <w:tcBorders>
              <w:top w:val="nil"/>
              <w:left w:val="nil"/>
              <w:bottom w:val="single" w:sz="4" w:space="0" w:color="auto"/>
              <w:right w:val="nil"/>
            </w:tcBorders>
            <w:shd w:val="clear" w:color="000000" w:fill="FFFFFF"/>
            <w:noWrap/>
            <w:vAlign w:val="bottom"/>
            <w:hideMark/>
          </w:tcPr>
          <w:p w14:paraId="6606E614" w14:textId="77777777" w:rsidR="008D137A" w:rsidRPr="00311AB2" w:rsidRDefault="008D137A" w:rsidP="00AF4F87">
            <w:pPr>
              <w:jc w:val="center"/>
              <w:rPr>
                <w:ins w:id="47" w:author="Arnaud" w:date="2021-08-19T00:29:00Z"/>
                <w:rFonts w:ascii="Calibri" w:eastAsia="Times New Roman" w:hAnsi="Calibri" w:cs="Calibri"/>
                <w:color w:val="000000"/>
                <w:sz w:val="18"/>
                <w:szCs w:val="18"/>
                <w:lang w:val="fr-FR" w:eastAsia="fr-FR"/>
              </w:rPr>
            </w:pPr>
            <w:ins w:id="48" w:author="Arnaud" w:date="2021-08-19T00:29:00Z">
              <w:r w:rsidRPr="00311AB2">
                <w:rPr>
                  <w:rFonts w:ascii="Calibri" w:eastAsia="Times New Roman" w:hAnsi="Calibri" w:cs="Calibri"/>
                  <w:color w:val="000000"/>
                  <w:sz w:val="18"/>
                  <w:szCs w:val="18"/>
                  <w:lang w:val="fr-FR" w:eastAsia="fr-FR"/>
                </w:rPr>
                <w:t>2016-17</w:t>
              </w:r>
            </w:ins>
          </w:p>
        </w:tc>
        <w:tc>
          <w:tcPr>
            <w:tcW w:w="0" w:type="auto"/>
            <w:tcBorders>
              <w:top w:val="nil"/>
              <w:left w:val="nil"/>
              <w:bottom w:val="single" w:sz="4" w:space="0" w:color="auto"/>
              <w:right w:val="nil"/>
            </w:tcBorders>
            <w:shd w:val="clear" w:color="000000" w:fill="FFFFFF"/>
            <w:noWrap/>
            <w:vAlign w:val="bottom"/>
            <w:hideMark/>
          </w:tcPr>
          <w:p w14:paraId="31B5683B" w14:textId="77777777" w:rsidR="008D137A" w:rsidRPr="00311AB2" w:rsidRDefault="008D137A" w:rsidP="00AF4F87">
            <w:pPr>
              <w:jc w:val="center"/>
              <w:rPr>
                <w:ins w:id="49" w:author="Arnaud" w:date="2021-08-19T00:29:00Z"/>
                <w:rFonts w:ascii="Calibri" w:eastAsia="Times New Roman" w:hAnsi="Calibri" w:cs="Calibri"/>
                <w:color w:val="000000"/>
                <w:sz w:val="18"/>
                <w:szCs w:val="18"/>
                <w:lang w:val="fr-FR" w:eastAsia="fr-FR"/>
              </w:rPr>
            </w:pPr>
            <w:ins w:id="50"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single" w:sz="4" w:space="0" w:color="auto"/>
              <w:right w:val="nil"/>
            </w:tcBorders>
            <w:shd w:val="clear" w:color="000000" w:fill="FFFFFF"/>
            <w:noWrap/>
            <w:vAlign w:val="bottom"/>
            <w:hideMark/>
          </w:tcPr>
          <w:p w14:paraId="176C668B" w14:textId="77777777" w:rsidR="008D137A" w:rsidRPr="00311AB2" w:rsidRDefault="008D137A" w:rsidP="00AF4F87">
            <w:pPr>
              <w:jc w:val="center"/>
              <w:rPr>
                <w:ins w:id="51" w:author="Arnaud" w:date="2021-08-19T00:29:00Z"/>
                <w:rFonts w:ascii="Calibri" w:eastAsia="Times New Roman" w:hAnsi="Calibri" w:cs="Calibri"/>
                <w:color w:val="000000"/>
                <w:sz w:val="18"/>
                <w:szCs w:val="18"/>
                <w:lang w:val="fr-FR" w:eastAsia="fr-FR"/>
              </w:rPr>
            </w:pPr>
            <w:ins w:id="52" w:author="Arnaud" w:date="2021-08-19T00:29:00Z">
              <w:r w:rsidRPr="00311AB2">
                <w:rPr>
                  <w:rFonts w:ascii="Calibri" w:eastAsia="Times New Roman" w:hAnsi="Calibri" w:cs="Calibri"/>
                  <w:color w:val="000000"/>
                  <w:sz w:val="18"/>
                  <w:szCs w:val="18"/>
                  <w:lang w:val="fr-FR" w:eastAsia="fr-FR"/>
                </w:rPr>
                <w:t>2010</w:t>
              </w:r>
            </w:ins>
          </w:p>
        </w:tc>
        <w:tc>
          <w:tcPr>
            <w:tcW w:w="0" w:type="auto"/>
            <w:tcBorders>
              <w:top w:val="nil"/>
              <w:left w:val="nil"/>
              <w:bottom w:val="single" w:sz="4" w:space="0" w:color="auto"/>
              <w:right w:val="nil"/>
            </w:tcBorders>
            <w:shd w:val="clear" w:color="000000" w:fill="FFFFFF"/>
            <w:noWrap/>
            <w:vAlign w:val="bottom"/>
            <w:hideMark/>
          </w:tcPr>
          <w:p w14:paraId="34A6A46F" w14:textId="77777777" w:rsidR="008D137A" w:rsidRPr="00311AB2" w:rsidRDefault="008D137A" w:rsidP="00AF4F87">
            <w:pPr>
              <w:jc w:val="center"/>
              <w:rPr>
                <w:ins w:id="53" w:author="Arnaud" w:date="2021-08-19T00:29:00Z"/>
                <w:rFonts w:ascii="Calibri" w:eastAsia="Times New Roman" w:hAnsi="Calibri" w:cs="Calibri"/>
                <w:color w:val="000000"/>
                <w:sz w:val="18"/>
                <w:szCs w:val="18"/>
                <w:lang w:val="fr-FR" w:eastAsia="fr-FR"/>
              </w:rPr>
            </w:pPr>
            <w:ins w:id="54" w:author="Arnaud" w:date="2021-08-19T00:29:00Z">
              <w:r w:rsidRPr="00311AB2">
                <w:rPr>
                  <w:rFonts w:ascii="Calibri" w:eastAsia="Times New Roman" w:hAnsi="Calibri" w:cs="Calibri"/>
                  <w:color w:val="000000"/>
                  <w:sz w:val="18"/>
                  <w:szCs w:val="18"/>
                  <w:lang w:val="fr-FR" w:eastAsia="fr-FR"/>
                </w:rPr>
                <w:t>2016-17</w:t>
              </w:r>
            </w:ins>
          </w:p>
        </w:tc>
        <w:tc>
          <w:tcPr>
            <w:tcW w:w="0" w:type="auto"/>
            <w:tcBorders>
              <w:top w:val="nil"/>
              <w:left w:val="nil"/>
              <w:bottom w:val="single" w:sz="4" w:space="0" w:color="auto"/>
              <w:right w:val="nil"/>
            </w:tcBorders>
            <w:shd w:val="clear" w:color="000000" w:fill="FFFFFF"/>
            <w:noWrap/>
            <w:vAlign w:val="bottom"/>
            <w:hideMark/>
          </w:tcPr>
          <w:p w14:paraId="77FF0A2A" w14:textId="77777777" w:rsidR="008D137A" w:rsidRPr="00311AB2" w:rsidRDefault="008D137A" w:rsidP="00AF4F87">
            <w:pPr>
              <w:jc w:val="center"/>
              <w:rPr>
                <w:ins w:id="55" w:author="Arnaud" w:date="2021-08-19T00:29:00Z"/>
                <w:rFonts w:ascii="Calibri" w:eastAsia="Times New Roman" w:hAnsi="Calibri" w:cs="Calibri"/>
                <w:color w:val="000000"/>
                <w:sz w:val="18"/>
                <w:szCs w:val="18"/>
                <w:lang w:val="fr-FR" w:eastAsia="fr-FR"/>
              </w:rPr>
            </w:pPr>
            <w:ins w:id="56"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single" w:sz="4" w:space="0" w:color="auto"/>
              <w:right w:val="nil"/>
            </w:tcBorders>
            <w:shd w:val="clear" w:color="000000" w:fill="FFFFFF"/>
            <w:noWrap/>
            <w:vAlign w:val="bottom"/>
            <w:hideMark/>
          </w:tcPr>
          <w:p w14:paraId="0E35F747" w14:textId="77777777" w:rsidR="008D137A" w:rsidRPr="00311AB2" w:rsidRDefault="008D137A" w:rsidP="00AF4F87">
            <w:pPr>
              <w:jc w:val="center"/>
              <w:rPr>
                <w:ins w:id="57" w:author="Arnaud" w:date="2021-08-19T00:29:00Z"/>
                <w:rFonts w:ascii="Calibri" w:eastAsia="Times New Roman" w:hAnsi="Calibri" w:cs="Calibri"/>
                <w:color w:val="000000"/>
                <w:sz w:val="18"/>
                <w:szCs w:val="18"/>
                <w:lang w:val="fr-FR" w:eastAsia="fr-FR"/>
              </w:rPr>
            </w:pPr>
            <w:ins w:id="58" w:author="Arnaud" w:date="2021-08-19T00:29:00Z">
              <w:r w:rsidRPr="00311AB2">
                <w:rPr>
                  <w:rFonts w:ascii="Calibri" w:eastAsia="Times New Roman" w:hAnsi="Calibri" w:cs="Calibri"/>
                  <w:color w:val="000000"/>
                  <w:sz w:val="18"/>
                  <w:szCs w:val="18"/>
                  <w:lang w:val="fr-FR" w:eastAsia="fr-FR"/>
                </w:rPr>
                <w:t>2010</w:t>
              </w:r>
            </w:ins>
          </w:p>
        </w:tc>
        <w:tc>
          <w:tcPr>
            <w:tcW w:w="0" w:type="auto"/>
            <w:tcBorders>
              <w:top w:val="nil"/>
              <w:left w:val="nil"/>
              <w:bottom w:val="single" w:sz="4" w:space="0" w:color="auto"/>
              <w:right w:val="nil"/>
            </w:tcBorders>
            <w:shd w:val="clear" w:color="000000" w:fill="FFFFFF"/>
            <w:noWrap/>
            <w:vAlign w:val="bottom"/>
            <w:hideMark/>
          </w:tcPr>
          <w:p w14:paraId="475C28BF" w14:textId="77777777" w:rsidR="008D137A" w:rsidRPr="00311AB2" w:rsidRDefault="008D137A" w:rsidP="00AF4F87">
            <w:pPr>
              <w:jc w:val="center"/>
              <w:rPr>
                <w:ins w:id="59" w:author="Arnaud" w:date="2021-08-19T00:29:00Z"/>
                <w:rFonts w:ascii="Calibri" w:eastAsia="Times New Roman" w:hAnsi="Calibri" w:cs="Calibri"/>
                <w:color w:val="000000"/>
                <w:sz w:val="18"/>
                <w:szCs w:val="18"/>
                <w:lang w:val="fr-FR" w:eastAsia="fr-FR"/>
              </w:rPr>
            </w:pPr>
            <w:ins w:id="60" w:author="Arnaud" w:date="2021-08-19T00:29:00Z">
              <w:r w:rsidRPr="00311AB2">
                <w:rPr>
                  <w:rFonts w:ascii="Calibri" w:eastAsia="Times New Roman" w:hAnsi="Calibri" w:cs="Calibri"/>
                  <w:color w:val="000000"/>
                  <w:sz w:val="18"/>
                  <w:szCs w:val="18"/>
                  <w:lang w:val="fr-FR" w:eastAsia="fr-FR"/>
                </w:rPr>
                <w:t>2016-17</w:t>
              </w:r>
            </w:ins>
          </w:p>
        </w:tc>
      </w:tr>
      <w:tr w:rsidR="008D137A" w:rsidRPr="0046372A" w14:paraId="5317A213" w14:textId="77777777" w:rsidTr="00AF4F87">
        <w:trPr>
          <w:trHeight w:val="288"/>
          <w:ins w:id="61" w:author="Arnaud" w:date="2021-08-19T00:29:00Z"/>
        </w:trPr>
        <w:tc>
          <w:tcPr>
            <w:tcW w:w="0" w:type="auto"/>
            <w:tcBorders>
              <w:top w:val="nil"/>
              <w:left w:val="nil"/>
              <w:bottom w:val="nil"/>
              <w:right w:val="nil"/>
            </w:tcBorders>
            <w:shd w:val="clear" w:color="000000" w:fill="FFFFFF"/>
            <w:noWrap/>
            <w:vAlign w:val="bottom"/>
            <w:hideMark/>
          </w:tcPr>
          <w:p w14:paraId="0B9AED41" w14:textId="77777777" w:rsidR="008D137A" w:rsidRPr="00311AB2" w:rsidRDefault="008D137A" w:rsidP="00AF4F87">
            <w:pPr>
              <w:rPr>
                <w:ins w:id="62" w:author="Arnaud" w:date="2021-08-19T00:29:00Z"/>
                <w:rFonts w:ascii="Calibri" w:eastAsia="Times New Roman" w:hAnsi="Calibri" w:cs="Calibri"/>
                <w:color w:val="000000"/>
                <w:sz w:val="18"/>
                <w:szCs w:val="18"/>
                <w:lang w:val="fr-FR" w:eastAsia="fr-FR"/>
              </w:rPr>
            </w:pPr>
            <w:proofErr w:type="spellStart"/>
            <w:ins w:id="63" w:author="Arnaud" w:date="2021-08-19T00:29:00Z">
              <w:r w:rsidRPr="00311AB2">
                <w:rPr>
                  <w:rFonts w:ascii="Calibri" w:eastAsia="Times New Roman" w:hAnsi="Calibri" w:cs="Calibri"/>
                  <w:color w:val="000000"/>
                  <w:sz w:val="18"/>
                  <w:szCs w:val="18"/>
                  <w:lang w:val="fr-FR" w:eastAsia="fr-FR"/>
                </w:rPr>
                <w:t>Number</w:t>
              </w:r>
              <w:proofErr w:type="spellEnd"/>
              <w:r w:rsidRPr="00311AB2">
                <w:rPr>
                  <w:rFonts w:ascii="Calibri" w:eastAsia="Times New Roman" w:hAnsi="Calibri" w:cs="Calibri"/>
                  <w:color w:val="000000"/>
                  <w:sz w:val="18"/>
                  <w:szCs w:val="18"/>
                  <w:lang w:val="fr-FR" w:eastAsia="fr-FR"/>
                </w:rPr>
                <w:t xml:space="preserve"> of </w:t>
              </w:r>
              <w:proofErr w:type="spellStart"/>
              <w:r w:rsidRPr="00311AB2">
                <w:rPr>
                  <w:rFonts w:ascii="Calibri" w:eastAsia="Times New Roman" w:hAnsi="Calibri" w:cs="Calibri"/>
                  <w:color w:val="000000"/>
                  <w:sz w:val="18"/>
                  <w:szCs w:val="18"/>
                  <w:lang w:val="fr-FR" w:eastAsia="fr-FR"/>
                </w:rPr>
                <w:t>household</w:t>
              </w:r>
              <w:r>
                <w:rPr>
                  <w:rFonts w:ascii="Calibri" w:eastAsia="Times New Roman" w:hAnsi="Calibri" w:cs="Calibri"/>
                  <w:color w:val="000000"/>
                  <w:sz w:val="18"/>
                  <w:szCs w:val="18"/>
                  <w:lang w:val="fr-FR" w:eastAsia="fr-FR"/>
                </w:rPr>
                <w:t>s</w:t>
              </w:r>
              <w:proofErr w:type="spellEnd"/>
            </w:ins>
          </w:p>
        </w:tc>
        <w:tc>
          <w:tcPr>
            <w:tcW w:w="0" w:type="auto"/>
            <w:tcBorders>
              <w:top w:val="nil"/>
              <w:left w:val="nil"/>
              <w:bottom w:val="nil"/>
              <w:right w:val="nil"/>
            </w:tcBorders>
            <w:shd w:val="clear" w:color="000000" w:fill="FFFFFF"/>
            <w:noWrap/>
            <w:vAlign w:val="bottom"/>
            <w:hideMark/>
          </w:tcPr>
          <w:p w14:paraId="518C7BC7" w14:textId="77777777" w:rsidR="008D137A" w:rsidRPr="00311AB2" w:rsidRDefault="008D137A" w:rsidP="00AF4F87">
            <w:pPr>
              <w:jc w:val="center"/>
              <w:rPr>
                <w:ins w:id="64" w:author="Arnaud" w:date="2021-08-19T00:29:00Z"/>
                <w:rFonts w:ascii="Calibri" w:eastAsia="Times New Roman" w:hAnsi="Calibri" w:cs="Calibri"/>
                <w:color w:val="000000"/>
                <w:sz w:val="18"/>
                <w:szCs w:val="18"/>
                <w:lang w:val="fr-FR" w:eastAsia="fr-FR"/>
              </w:rPr>
            </w:pPr>
            <w:ins w:id="65" w:author="Arnaud" w:date="2021-08-19T00:29:00Z">
              <w:r w:rsidRPr="00311AB2">
                <w:rPr>
                  <w:rFonts w:ascii="Calibri" w:eastAsia="Times New Roman" w:hAnsi="Calibri" w:cs="Calibri"/>
                  <w:color w:val="000000"/>
                  <w:sz w:val="18"/>
                  <w:szCs w:val="18"/>
                  <w:lang w:val="fr-FR" w:eastAsia="fr-FR"/>
                </w:rPr>
                <w:t>n=194</w:t>
              </w:r>
            </w:ins>
          </w:p>
        </w:tc>
        <w:tc>
          <w:tcPr>
            <w:tcW w:w="0" w:type="auto"/>
            <w:tcBorders>
              <w:top w:val="nil"/>
              <w:left w:val="nil"/>
              <w:bottom w:val="nil"/>
              <w:right w:val="nil"/>
            </w:tcBorders>
            <w:shd w:val="clear" w:color="000000" w:fill="FFFFFF"/>
            <w:noWrap/>
            <w:vAlign w:val="bottom"/>
            <w:hideMark/>
          </w:tcPr>
          <w:p w14:paraId="15755EBB" w14:textId="77777777" w:rsidR="008D137A" w:rsidRPr="00311AB2" w:rsidRDefault="008D137A" w:rsidP="00AF4F87">
            <w:pPr>
              <w:jc w:val="center"/>
              <w:rPr>
                <w:ins w:id="66" w:author="Arnaud" w:date="2021-08-19T00:29:00Z"/>
                <w:rFonts w:ascii="Calibri" w:eastAsia="Times New Roman" w:hAnsi="Calibri" w:cs="Calibri"/>
                <w:color w:val="000000"/>
                <w:sz w:val="18"/>
                <w:szCs w:val="18"/>
                <w:lang w:val="fr-FR" w:eastAsia="fr-FR"/>
              </w:rPr>
            </w:pPr>
            <w:ins w:id="67" w:author="Arnaud" w:date="2021-08-19T00:29:00Z">
              <w:r w:rsidRPr="00311AB2">
                <w:rPr>
                  <w:rFonts w:ascii="Calibri" w:eastAsia="Times New Roman" w:hAnsi="Calibri" w:cs="Calibri"/>
                  <w:color w:val="000000"/>
                  <w:sz w:val="18"/>
                  <w:szCs w:val="18"/>
                  <w:lang w:val="fr-FR" w:eastAsia="fr-FR"/>
                </w:rPr>
                <w:t>n=236</w:t>
              </w:r>
            </w:ins>
          </w:p>
        </w:tc>
        <w:tc>
          <w:tcPr>
            <w:tcW w:w="0" w:type="auto"/>
            <w:tcBorders>
              <w:top w:val="nil"/>
              <w:left w:val="nil"/>
              <w:bottom w:val="nil"/>
              <w:right w:val="nil"/>
            </w:tcBorders>
            <w:shd w:val="clear" w:color="000000" w:fill="FFFFFF"/>
            <w:noWrap/>
            <w:vAlign w:val="bottom"/>
            <w:hideMark/>
          </w:tcPr>
          <w:p w14:paraId="52BFF2D1" w14:textId="77777777" w:rsidR="008D137A" w:rsidRPr="00311AB2" w:rsidRDefault="008D137A" w:rsidP="00AF4F87">
            <w:pPr>
              <w:jc w:val="center"/>
              <w:rPr>
                <w:ins w:id="68" w:author="Arnaud" w:date="2021-08-19T00:29:00Z"/>
                <w:rFonts w:ascii="Calibri" w:eastAsia="Times New Roman" w:hAnsi="Calibri" w:cs="Calibri"/>
                <w:color w:val="000000"/>
                <w:sz w:val="18"/>
                <w:szCs w:val="18"/>
                <w:lang w:val="fr-FR" w:eastAsia="fr-FR"/>
              </w:rPr>
            </w:pPr>
            <w:ins w:id="69"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28D30F53" w14:textId="77777777" w:rsidR="008D137A" w:rsidRPr="00311AB2" w:rsidRDefault="008D137A" w:rsidP="00AF4F87">
            <w:pPr>
              <w:jc w:val="center"/>
              <w:rPr>
                <w:ins w:id="70" w:author="Arnaud" w:date="2021-08-19T00:29:00Z"/>
                <w:rFonts w:ascii="Calibri" w:eastAsia="Times New Roman" w:hAnsi="Calibri" w:cs="Calibri"/>
                <w:color w:val="000000"/>
                <w:sz w:val="18"/>
                <w:szCs w:val="18"/>
                <w:lang w:val="fr-FR" w:eastAsia="fr-FR"/>
              </w:rPr>
            </w:pPr>
            <w:ins w:id="71" w:author="Arnaud" w:date="2021-08-19T00:29:00Z">
              <w:r w:rsidRPr="00311AB2">
                <w:rPr>
                  <w:rFonts w:ascii="Calibri" w:eastAsia="Times New Roman" w:hAnsi="Calibri" w:cs="Calibri"/>
                  <w:color w:val="000000"/>
                  <w:sz w:val="18"/>
                  <w:szCs w:val="18"/>
                  <w:lang w:val="fr-FR" w:eastAsia="fr-FR"/>
                </w:rPr>
                <w:t>n=158</w:t>
              </w:r>
            </w:ins>
          </w:p>
        </w:tc>
        <w:tc>
          <w:tcPr>
            <w:tcW w:w="0" w:type="auto"/>
            <w:tcBorders>
              <w:top w:val="nil"/>
              <w:left w:val="nil"/>
              <w:bottom w:val="nil"/>
              <w:right w:val="nil"/>
            </w:tcBorders>
            <w:shd w:val="clear" w:color="000000" w:fill="FFFFFF"/>
            <w:noWrap/>
            <w:vAlign w:val="bottom"/>
            <w:hideMark/>
          </w:tcPr>
          <w:p w14:paraId="43FF9CFF" w14:textId="77777777" w:rsidR="008D137A" w:rsidRPr="00311AB2" w:rsidRDefault="008D137A" w:rsidP="00AF4F87">
            <w:pPr>
              <w:jc w:val="center"/>
              <w:rPr>
                <w:ins w:id="72" w:author="Arnaud" w:date="2021-08-19T00:29:00Z"/>
                <w:rFonts w:ascii="Calibri" w:eastAsia="Times New Roman" w:hAnsi="Calibri" w:cs="Calibri"/>
                <w:color w:val="000000"/>
                <w:sz w:val="18"/>
                <w:szCs w:val="18"/>
                <w:lang w:val="fr-FR" w:eastAsia="fr-FR"/>
              </w:rPr>
            </w:pPr>
            <w:ins w:id="73" w:author="Arnaud" w:date="2021-08-19T00:29:00Z">
              <w:r w:rsidRPr="00311AB2">
                <w:rPr>
                  <w:rFonts w:ascii="Calibri" w:eastAsia="Times New Roman" w:hAnsi="Calibri" w:cs="Calibri"/>
                  <w:color w:val="000000"/>
                  <w:sz w:val="18"/>
                  <w:szCs w:val="18"/>
                  <w:lang w:val="fr-FR" w:eastAsia="fr-FR"/>
                </w:rPr>
                <w:t>n=199</w:t>
              </w:r>
            </w:ins>
          </w:p>
        </w:tc>
        <w:tc>
          <w:tcPr>
            <w:tcW w:w="0" w:type="auto"/>
            <w:tcBorders>
              <w:top w:val="nil"/>
              <w:left w:val="nil"/>
              <w:bottom w:val="nil"/>
              <w:right w:val="nil"/>
            </w:tcBorders>
            <w:shd w:val="clear" w:color="000000" w:fill="FFFFFF"/>
            <w:noWrap/>
            <w:vAlign w:val="bottom"/>
            <w:hideMark/>
          </w:tcPr>
          <w:p w14:paraId="4036C52B" w14:textId="77777777" w:rsidR="008D137A" w:rsidRPr="00311AB2" w:rsidRDefault="008D137A" w:rsidP="00AF4F87">
            <w:pPr>
              <w:jc w:val="center"/>
              <w:rPr>
                <w:ins w:id="74" w:author="Arnaud" w:date="2021-08-19T00:29:00Z"/>
                <w:rFonts w:ascii="Calibri" w:eastAsia="Times New Roman" w:hAnsi="Calibri" w:cs="Calibri"/>
                <w:color w:val="000000"/>
                <w:sz w:val="18"/>
                <w:szCs w:val="18"/>
                <w:lang w:val="fr-FR" w:eastAsia="fr-FR"/>
              </w:rPr>
            </w:pPr>
            <w:ins w:id="75"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1036D6FE" w14:textId="77777777" w:rsidR="008D137A" w:rsidRPr="00311AB2" w:rsidRDefault="008D137A" w:rsidP="00AF4F87">
            <w:pPr>
              <w:jc w:val="center"/>
              <w:rPr>
                <w:ins w:id="76" w:author="Arnaud" w:date="2021-08-19T00:29:00Z"/>
                <w:rFonts w:ascii="Calibri" w:eastAsia="Times New Roman" w:hAnsi="Calibri" w:cs="Calibri"/>
                <w:color w:val="000000"/>
                <w:sz w:val="18"/>
                <w:szCs w:val="18"/>
                <w:lang w:val="fr-FR" w:eastAsia="fr-FR"/>
              </w:rPr>
            </w:pPr>
            <w:ins w:id="77" w:author="Arnaud" w:date="2021-08-19T00:29:00Z">
              <w:r w:rsidRPr="00311AB2">
                <w:rPr>
                  <w:rFonts w:ascii="Calibri" w:eastAsia="Times New Roman" w:hAnsi="Calibri" w:cs="Calibri"/>
                  <w:color w:val="000000"/>
                  <w:sz w:val="18"/>
                  <w:szCs w:val="18"/>
                  <w:lang w:val="fr-FR" w:eastAsia="fr-FR"/>
                </w:rPr>
                <w:t>n=53</w:t>
              </w:r>
            </w:ins>
          </w:p>
        </w:tc>
        <w:tc>
          <w:tcPr>
            <w:tcW w:w="0" w:type="auto"/>
            <w:tcBorders>
              <w:top w:val="nil"/>
              <w:left w:val="nil"/>
              <w:bottom w:val="nil"/>
              <w:right w:val="nil"/>
            </w:tcBorders>
            <w:shd w:val="clear" w:color="000000" w:fill="FFFFFF"/>
            <w:noWrap/>
            <w:vAlign w:val="bottom"/>
            <w:hideMark/>
          </w:tcPr>
          <w:p w14:paraId="22E295FB" w14:textId="77777777" w:rsidR="008D137A" w:rsidRPr="00311AB2" w:rsidRDefault="008D137A" w:rsidP="00AF4F87">
            <w:pPr>
              <w:jc w:val="center"/>
              <w:rPr>
                <w:ins w:id="78" w:author="Arnaud" w:date="2021-08-19T00:29:00Z"/>
                <w:rFonts w:ascii="Calibri" w:eastAsia="Times New Roman" w:hAnsi="Calibri" w:cs="Calibri"/>
                <w:color w:val="000000"/>
                <w:sz w:val="18"/>
                <w:szCs w:val="18"/>
                <w:lang w:val="fr-FR" w:eastAsia="fr-FR"/>
              </w:rPr>
            </w:pPr>
            <w:ins w:id="79" w:author="Arnaud" w:date="2021-08-19T00:29:00Z">
              <w:r w:rsidRPr="00311AB2">
                <w:rPr>
                  <w:rFonts w:ascii="Calibri" w:eastAsia="Times New Roman" w:hAnsi="Calibri" w:cs="Calibri"/>
                  <w:color w:val="000000"/>
                  <w:sz w:val="18"/>
                  <w:szCs w:val="18"/>
                  <w:lang w:val="fr-FR" w:eastAsia="fr-FR"/>
                </w:rPr>
                <w:t>n=57</w:t>
              </w:r>
            </w:ins>
          </w:p>
        </w:tc>
        <w:tc>
          <w:tcPr>
            <w:tcW w:w="0" w:type="auto"/>
            <w:tcBorders>
              <w:top w:val="nil"/>
              <w:left w:val="nil"/>
              <w:bottom w:val="nil"/>
              <w:right w:val="nil"/>
            </w:tcBorders>
            <w:shd w:val="clear" w:color="000000" w:fill="FFFFFF"/>
            <w:noWrap/>
            <w:vAlign w:val="bottom"/>
            <w:hideMark/>
          </w:tcPr>
          <w:p w14:paraId="69A09180" w14:textId="77777777" w:rsidR="008D137A" w:rsidRPr="00311AB2" w:rsidRDefault="008D137A" w:rsidP="00AF4F87">
            <w:pPr>
              <w:jc w:val="center"/>
              <w:rPr>
                <w:ins w:id="80" w:author="Arnaud" w:date="2021-08-19T00:29:00Z"/>
                <w:rFonts w:ascii="Calibri" w:eastAsia="Times New Roman" w:hAnsi="Calibri" w:cs="Calibri"/>
                <w:color w:val="000000"/>
                <w:sz w:val="18"/>
                <w:szCs w:val="18"/>
                <w:lang w:val="fr-FR" w:eastAsia="fr-FR"/>
              </w:rPr>
            </w:pPr>
            <w:ins w:id="81"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4FFADB1A" w14:textId="77777777" w:rsidR="008D137A" w:rsidRPr="00311AB2" w:rsidRDefault="008D137A" w:rsidP="00AF4F87">
            <w:pPr>
              <w:jc w:val="center"/>
              <w:rPr>
                <w:ins w:id="82" w:author="Arnaud" w:date="2021-08-19T00:29:00Z"/>
                <w:rFonts w:ascii="Calibri" w:eastAsia="Times New Roman" w:hAnsi="Calibri" w:cs="Calibri"/>
                <w:color w:val="000000"/>
                <w:sz w:val="18"/>
                <w:szCs w:val="18"/>
                <w:lang w:val="fr-FR" w:eastAsia="fr-FR"/>
              </w:rPr>
            </w:pPr>
            <w:ins w:id="83" w:author="Arnaud" w:date="2021-08-19T00:29:00Z">
              <w:r w:rsidRPr="00311AB2">
                <w:rPr>
                  <w:rFonts w:ascii="Calibri" w:eastAsia="Times New Roman" w:hAnsi="Calibri" w:cs="Calibri"/>
                  <w:color w:val="000000"/>
                  <w:sz w:val="18"/>
                  <w:szCs w:val="18"/>
                  <w:lang w:val="fr-FR" w:eastAsia="fr-FR"/>
                </w:rPr>
                <w:t>n=405</w:t>
              </w:r>
            </w:ins>
          </w:p>
        </w:tc>
        <w:tc>
          <w:tcPr>
            <w:tcW w:w="0" w:type="auto"/>
            <w:tcBorders>
              <w:top w:val="nil"/>
              <w:left w:val="nil"/>
              <w:bottom w:val="nil"/>
              <w:right w:val="nil"/>
            </w:tcBorders>
            <w:shd w:val="clear" w:color="000000" w:fill="FFFFFF"/>
            <w:noWrap/>
            <w:vAlign w:val="bottom"/>
            <w:hideMark/>
          </w:tcPr>
          <w:p w14:paraId="65B45B18" w14:textId="77777777" w:rsidR="008D137A" w:rsidRPr="00311AB2" w:rsidRDefault="008D137A" w:rsidP="00AF4F87">
            <w:pPr>
              <w:jc w:val="center"/>
              <w:rPr>
                <w:ins w:id="84" w:author="Arnaud" w:date="2021-08-19T00:29:00Z"/>
                <w:rFonts w:ascii="Calibri" w:eastAsia="Times New Roman" w:hAnsi="Calibri" w:cs="Calibri"/>
                <w:color w:val="000000"/>
                <w:sz w:val="18"/>
                <w:szCs w:val="18"/>
                <w:lang w:val="fr-FR" w:eastAsia="fr-FR"/>
              </w:rPr>
            </w:pPr>
            <w:ins w:id="85" w:author="Arnaud" w:date="2021-08-19T00:29:00Z">
              <w:r w:rsidRPr="00311AB2">
                <w:rPr>
                  <w:rFonts w:ascii="Calibri" w:eastAsia="Times New Roman" w:hAnsi="Calibri" w:cs="Calibri"/>
                  <w:color w:val="000000"/>
                  <w:sz w:val="18"/>
                  <w:szCs w:val="18"/>
                  <w:lang w:val="fr-FR" w:eastAsia="fr-FR"/>
                </w:rPr>
                <w:t>n=492</w:t>
              </w:r>
            </w:ins>
          </w:p>
        </w:tc>
      </w:tr>
      <w:tr w:rsidR="008D137A" w:rsidRPr="0046372A" w14:paraId="0A55E3B1" w14:textId="77777777" w:rsidTr="00AF4F87">
        <w:trPr>
          <w:trHeight w:val="288"/>
          <w:ins w:id="86" w:author="Arnaud" w:date="2021-08-19T00:29:00Z"/>
        </w:trPr>
        <w:tc>
          <w:tcPr>
            <w:tcW w:w="0" w:type="auto"/>
            <w:tcBorders>
              <w:top w:val="nil"/>
              <w:left w:val="nil"/>
              <w:bottom w:val="nil"/>
              <w:right w:val="nil"/>
            </w:tcBorders>
            <w:shd w:val="clear" w:color="000000" w:fill="FFFFFF"/>
            <w:noWrap/>
            <w:vAlign w:val="bottom"/>
            <w:hideMark/>
          </w:tcPr>
          <w:p w14:paraId="4CB1A47E" w14:textId="77777777" w:rsidR="008D137A" w:rsidRPr="00311AB2" w:rsidRDefault="008D137A" w:rsidP="00AF4F87">
            <w:pPr>
              <w:rPr>
                <w:ins w:id="87" w:author="Arnaud" w:date="2021-08-19T00:29:00Z"/>
                <w:rFonts w:ascii="Calibri" w:eastAsia="Times New Roman" w:hAnsi="Calibri" w:cs="Calibri"/>
                <w:b/>
                <w:bCs/>
                <w:color w:val="000000"/>
                <w:sz w:val="18"/>
                <w:szCs w:val="18"/>
                <w:lang w:val="fr-FR" w:eastAsia="fr-FR"/>
              </w:rPr>
            </w:pPr>
            <w:proofErr w:type="spellStart"/>
            <w:ins w:id="88" w:author="Arnaud" w:date="2021-08-19T00:29:00Z">
              <w:r w:rsidRPr="00311AB2">
                <w:rPr>
                  <w:rFonts w:ascii="Calibri" w:eastAsia="Times New Roman" w:hAnsi="Calibri" w:cs="Calibri"/>
                  <w:b/>
                  <w:bCs/>
                  <w:color w:val="000000"/>
                  <w:sz w:val="18"/>
                  <w:szCs w:val="18"/>
                  <w:lang w:val="fr-FR" w:eastAsia="fr-FR"/>
                </w:rPr>
                <w:t>Households</w:t>
              </w:r>
              <w:proofErr w:type="spellEnd"/>
              <w:r w:rsidRPr="00311AB2">
                <w:rPr>
                  <w:rFonts w:ascii="Calibri" w:eastAsia="Times New Roman" w:hAnsi="Calibri" w:cs="Calibri"/>
                  <w:b/>
                  <w:bCs/>
                  <w:color w:val="000000"/>
                  <w:sz w:val="18"/>
                  <w:szCs w:val="18"/>
                  <w:lang w:val="fr-FR" w:eastAsia="fr-FR"/>
                </w:rPr>
                <w:t xml:space="preserve"> </w:t>
              </w:r>
              <w:proofErr w:type="spellStart"/>
              <w:r w:rsidRPr="00311AB2">
                <w:rPr>
                  <w:rFonts w:ascii="Calibri" w:eastAsia="Times New Roman" w:hAnsi="Calibri" w:cs="Calibri"/>
                  <w:b/>
                  <w:bCs/>
                  <w:color w:val="000000"/>
                  <w:sz w:val="18"/>
                  <w:szCs w:val="18"/>
                  <w:lang w:val="fr-FR" w:eastAsia="fr-FR"/>
                </w:rPr>
                <w:t>characteristics</w:t>
              </w:r>
              <w:proofErr w:type="spellEnd"/>
            </w:ins>
          </w:p>
        </w:tc>
        <w:tc>
          <w:tcPr>
            <w:tcW w:w="0" w:type="auto"/>
            <w:tcBorders>
              <w:top w:val="nil"/>
              <w:left w:val="nil"/>
              <w:bottom w:val="nil"/>
              <w:right w:val="nil"/>
            </w:tcBorders>
            <w:shd w:val="clear" w:color="000000" w:fill="FFFFFF"/>
            <w:noWrap/>
            <w:vAlign w:val="bottom"/>
            <w:hideMark/>
          </w:tcPr>
          <w:p w14:paraId="56005DB3" w14:textId="77777777" w:rsidR="008D137A" w:rsidRPr="00311AB2" w:rsidRDefault="008D137A" w:rsidP="00AF4F87">
            <w:pPr>
              <w:rPr>
                <w:ins w:id="89" w:author="Arnaud" w:date="2021-08-19T00:29:00Z"/>
                <w:rFonts w:ascii="Calibri" w:eastAsia="Times New Roman" w:hAnsi="Calibri" w:cs="Calibri"/>
                <w:color w:val="000000"/>
                <w:sz w:val="18"/>
                <w:szCs w:val="18"/>
                <w:lang w:val="fr-FR" w:eastAsia="fr-FR"/>
              </w:rPr>
            </w:pPr>
            <w:ins w:id="90"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67177364" w14:textId="77777777" w:rsidR="008D137A" w:rsidRPr="00311AB2" w:rsidRDefault="008D137A" w:rsidP="00AF4F87">
            <w:pPr>
              <w:rPr>
                <w:ins w:id="91" w:author="Arnaud" w:date="2021-08-19T00:29:00Z"/>
                <w:rFonts w:ascii="Calibri" w:eastAsia="Times New Roman" w:hAnsi="Calibri" w:cs="Calibri"/>
                <w:color w:val="000000"/>
                <w:sz w:val="18"/>
                <w:szCs w:val="18"/>
                <w:lang w:val="fr-FR" w:eastAsia="fr-FR"/>
              </w:rPr>
            </w:pPr>
            <w:ins w:id="92"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09B2BB97" w14:textId="77777777" w:rsidR="008D137A" w:rsidRPr="00311AB2" w:rsidRDefault="008D137A" w:rsidP="00AF4F87">
            <w:pPr>
              <w:rPr>
                <w:ins w:id="93" w:author="Arnaud" w:date="2021-08-19T00:29:00Z"/>
                <w:rFonts w:ascii="Calibri" w:eastAsia="Times New Roman" w:hAnsi="Calibri" w:cs="Calibri"/>
                <w:color w:val="000000"/>
                <w:sz w:val="18"/>
                <w:szCs w:val="18"/>
                <w:lang w:val="fr-FR" w:eastAsia="fr-FR"/>
              </w:rPr>
            </w:pPr>
            <w:ins w:id="94"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28D357CA" w14:textId="77777777" w:rsidR="008D137A" w:rsidRPr="00311AB2" w:rsidRDefault="008D137A" w:rsidP="00AF4F87">
            <w:pPr>
              <w:rPr>
                <w:ins w:id="95" w:author="Arnaud" w:date="2021-08-19T00:29:00Z"/>
                <w:rFonts w:ascii="Calibri" w:eastAsia="Times New Roman" w:hAnsi="Calibri" w:cs="Calibri"/>
                <w:color w:val="000000"/>
                <w:sz w:val="18"/>
                <w:szCs w:val="18"/>
                <w:lang w:val="fr-FR" w:eastAsia="fr-FR"/>
              </w:rPr>
            </w:pPr>
            <w:ins w:id="96"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4EDBA23F" w14:textId="77777777" w:rsidR="008D137A" w:rsidRPr="00311AB2" w:rsidRDefault="008D137A" w:rsidP="00AF4F87">
            <w:pPr>
              <w:rPr>
                <w:ins w:id="97" w:author="Arnaud" w:date="2021-08-19T00:29:00Z"/>
                <w:rFonts w:ascii="Calibri" w:eastAsia="Times New Roman" w:hAnsi="Calibri" w:cs="Calibri"/>
                <w:color w:val="000000"/>
                <w:sz w:val="18"/>
                <w:szCs w:val="18"/>
                <w:lang w:val="fr-FR" w:eastAsia="fr-FR"/>
              </w:rPr>
            </w:pPr>
            <w:ins w:id="98"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5AEC17C3" w14:textId="77777777" w:rsidR="008D137A" w:rsidRPr="00311AB2" w:rsidRDefault="008D137A" w:rsidP="00AF4F87">
            <w:pPr>
              <w:rPr>
                <w:ins w:id="99" w:author="Arnaud" w:date="2021-08-19T00:29:00Z"/>
                <w:rFonts w:ascii="Calibri" w:eastAsia="Times New Roman" w:hAnsi="Calibri" w:cs="Calibri"/>
                <w:color w:val="000000"/>
                <w:sz w:val="18"/>
                <w:szCs w:val="18"/>
                <w:lang w:val="fr-FR" w:eastAsia="fr-FR"/>
              </w:rPr>
            </w:pPr>
            <w:ins w:id="100"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2E587B9E" w14:textId="77777777" w:rsidR="008D137A" w:rsidRPr="00311AB2" w:rsidRDefault="008D137A" w:rsidP="00AF4F87">
            <w:pPr>
              <w:rPr>
                <w:ins w:id="101" w:author="Arnaud" w:date="2021-08-19T00:29:00Z"/>
                <w:rFonts w:ascii="Calibri" w:eastAsia="Times New Roman" w:hAnsi="Calibri" w:cs="Calibri"/>
                <w:color w:val="000000"/>
                <w:sz w:val="18"/>
                <w:szCs w:val="18"/>
                <w:lang w:val="fr-FR" w:eastAsia="fr-FR"/>
              </w:rPr>
            </w:pPr>
            <w:ins w:id="102"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138B25D5" w14:textId="77777777" w:rsidR="008D137A" w:rsidRPr="00311AB2" w:rsidRDefault="008D137A" w:rsidP="00AF4F87">
            <w:pPr>
              <w:rPr>
                <w:ins w:id="103" w:author="Arnaud" w:date="2021-08-19T00:29:00Z"/>
                <w:rFonts w:ascii="Calibri" w:eastAsia="Times New Roman" w:hAnsi="Calibri" w:cs="Calibri"/>
                <w:color w:val="000000"/>
                <w:sz w:val="18"/>
                <w:szCs w:val="18"/>
                <w:lang w:val="fr-FR" w:eastAsia="fr-FR"/>
              </w:rPr>
            </w:pPr>
            <w:ins w:id="104"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5C371027" w14:textId="77777777" w:rsidR="008D137A" w:rsidRPr="00311AB2" w:rsidRDefault="008D137A" w:rsidP="00AF4F87">
            <w:pPr>
              <w:rPr>
                <w:ins w:id="105" w:author="Arnaud" w:date="2021-08-19T00:29:00Z"/>
                <w:rFonts w:ascii="Calibri" w:eastAsia="Times New Roman" w:hAnsi="Calibri" w:cs="Calibri"/>
                <w:color w:val="000000"/>
                <w:sz w:val="18"/>
                <w:szCs w:val="18"/>
                <w:lang w:val="fr-FR" w:eastAsia="fr-FR"/>
              </w:rPr>
            </w:pPr>
            <w:ins w:id="106"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477395B7" w14:textId="77777777" w:rsidR="008D137A" w:rsidRPr="00311AB2" w:rsidRDefault="008D137A" w:rsidP="00AF4F87">
            <w:pPr>
              <w:rPr>
                <w:ins w:id="107" w:author="Arnaud" w:date="2021-08-19T00:29:00Z"/>
                <w:rFonts w:ascii="Calibri" w:eastAsia="Times New Roman" w:hAnsi="Calibri" w:cs="Calibri"/>
                <w:color w:val="000000"/>
                <w:sz w:val="18"/>
                <w:szCs w:val="18"/>
                <w:lang w:val="fr-FR" w:eastAsia="fr-FR"/>
              </w:rPr>
            </w:pPr>
            <w:ins w:id="108"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38435663" w14:textId="77777777" w:rsidR="008D137A" w:rsidRPr="00311AB2" w:rsidRDefault="008D137A" w:rsidP="00AF4F87">
            <w:pPr>
              <w:rPr>
                <w:ins w:id="109" w:author="Arnaud" w:date="2021-08-19T00:29:00Z"/>
                <w:rFonts w:ascii="Calibri" w:eastAsia="Times New Roman" w:hAnsi="Calibri" w:cs="Calibri"/>
                <w:color w:val="000000"/>
                <w:sz w:val="18"/>
                <w:szCs w:val="18"/>
                <w:lang w:val="fr-FR" w:eastAsia="fr-FR"/>
              </w:rPr>
            </w:pPr>
            <w:ins w:id="110" w:author="Arnaud" w:date="2021-08-19T00:29:00Z">
              <w:r w:rsidRPr="00311AB2">
                <w:rPr>
                  <w:rFonts w:ascii="Calibri" w:eastAsia="Times New Roman" w:hAnsi="Calibri" w:cs="Calibri"/>
                  <w:color w:val="000000"/>
                  <w:sz w:val="18"/>
                  <w:szCs w:val="18"/>
                  <w:lang w:val="fr-FR" w:eastAsia="fr-FR"/>
                </w:rPr>
                <w:t> </w:t>
              </w:r>
            </w:ins>
          </w:p>
        </w:tc>
      </w:tr>
      <w:tr w:rsidR="008D137A" w:rsidRPr="0046372A" w14:paraId="6F5F0408" w14:textId="77777777" w:rsidTr="00AF4F87">
        <w:trPr>
          <w:trHeight w:val="288"/>
          <w:ins w:id="111" w:author="Arnaud" w:date="2021-08-19T00:29:00Z"/>
        </w:trPr>
        <w:tc>
          <w:tcPr>
            <w:tcW w:w="0" w:type="auto"/>
            <w:tcBorders>
              <w:top w:val="nil"/>
              <w:left w:val="nil"/>
              <w:bottom w:val="nil"/>
              <w:right w:val="nil"/>
            </w:tcBorders>
            <w:shd w:val="clear" w:color="000000" w:fill="FFFFFF"/>
            <w:noWrap/>
            <w:vAlign w:val="bottom"/>
            <w:hideMark/>
          </w:tcPr>
          <w:p w14:paraId="1C0CBAF8" w14:textId="77777777" w:rsidR="008D137A" w:rsidRPr="00311AB2" w:rsidRDefault="008D137A" w:rsidP="00AF4F87">
            <w:pPr>
              <w:rPr>
                <w:ins w:id="112" w:author="Arnaud" w:date="2021-08-19T00:29:00Z"/>
                <w:rFonts w:ascii="Calibri" w:eastAsia="Times New Roman" w:hAnsi="Calibri" w:cs="Calibri"/>
                <w:color w:val="000000"/>
                <w:sz w:val="18"/>
                <w:szCs w:val="18"/>
                <w:lang w:val="fr-FR" w:eastAsia="fr-FR"/>
              </w:rPr>
            </w:pPr>
            <w:proofErr w:type="spellStart"/>
            <w:ins w:id="113" w:author="Arnaud" w:date="2021-08-19T00:29:00Z">
              <w:r w:rsidRPr="00311AB2">
                <w:rPr>
                  <w:rFonts w:ascii="Calibri" w:eastAsia="Times New Roman" w:hAnsi="Calibri" w:cs="Calibri"/>
                  <w:color w:val="000000"/>
                  <w:sz w:val="18"/>
                  <w:szCs w:val="18"/>
                  <w:lang w:val="fr-FR" w:eastAsia="fr-FR"/>
                </w:rPr>
                <w:t>Household</w:t>
              </w:r>
              <w:proofErr w:type="spellEnd"/>
              <w:r w:rsidRPr="00311AB2">
                <w:rPr>
                  <w:rFonts w:ascii="Calibri" w:eastAsia="Times New Roman" w:hAnsi="Calibri" w:cs="Calibri"/>
                  <w:color w:val="000000"/>
                  <w:sz w:val="18"/>
                  <w:szCs w:val="18"/>
                  <w:lang w:val="fr-FR" w:eastAsia="fr-FR"/>
                </w:rPr>
                <w:t xml:space="preserve"> size (</w:t>
              </w:r>
              <w:proofErr w:type="spellStart"/>
              <w:r w:rsidRPr="00311AB2">
                <w:rPr>
                  <w:rFonts w:ascii="Calibri" w:eastAsia="Times New Roman" w:hAnsi="Calibri" w:cs="Calibri"/>
                  <w:color w:val="000000"/>
                  <w:sz w:val="18"/>
                  <w:szCs w:val="18"/>
                  <w:lang w:val="fr-FR" w:eastAsia="fr-FR"/>
                </w:rPr>
                <w:t>mean</w:t>
              </w:r>
              <w:proofErr w:type="spellEnd"/>
              <w:r w:rsidRPr="00311AB2">
                <w:rPr>
                  <w:rFonts w:ascii="Calibri" w:eastAsia="Times New Roman" w:hAnsi="Calibri" w:cs="Calibri"/>
                  <w:color w:val="000000"/>
                  <w:sz w:val="18"/>
                  <w:szCs w:val="18"/>
                  <w:lang w:val="fr-FR" w:eastAsia="fr-FR"/>
                </w:rPr>
                <w:t>)</w:t>
              </w:r>
            </w:ins>
          </w:p>
        </w:tc>
        <w:tc>
          <w:tcPr>
            <w:tcW w:w="0" w:type="auto"/>
            <w:tcBorders>
              <w:top w:val="nil"/>
              <w:left w:val="nil"/>
              <w:bottom w:val="nil"/>
              <w:right w:val="nil"/>
            </w:tcBorders>
            <w:shd w:val="clear" w:color="000000" w:fill="FFFFFF"/>
            <w:noWrap/>
            <w:vAlign w:val="bottom"/>
            <w:hideMark/>
          </w:tcPr>
          <w:p w14:paraId="2F6D8261" w14:textId="77777777" w:rsidR="008D137A" w:rsidRPr="00311AB2" w:rsidRDefault="008D137A" w:rsidP="00AF4F87">
            <w:pPr>
              <w:jc w:val="center"/>
              <w:rPr>
                <w:ins w:id="114" w:author="Arnaud" w:date="2021-08-19T00:29:00Z"/>
                <w:rFonts w:ascii="Calibri" w:eastAsia="Times New Roman" w:hAnsi="Calibri" w:cs="Calibri"/>
                <w:color w:val="000000"/>
                <w:sz w:val="18"/>
                <w:szCs w:val="18"/>
                <w:lang w:val="fr-FR" w:eastAsia="fr-FR"/>
              </w:rPr>
            </w:pPr>
            <w:ins w:id="115" w:author="Arnaud" w:date="2021-08-19T00:29:00Z">
              <w:r w:rsidRPr="00311AB2">
                <w:rPr>
                  <w:rFonts w:ascii="Calibri" w:eastAsia="Times New Roman" w:hAnsi="Calibri" w:cs="Calibri"/>
                  <w:color w:val="000000"/>
                  <w:sz w:val="18"/>
                  <w:szCs w:val="18"/>
                  <w:lang w:val="fr-FR" w:eastAsia="fr-FR"/>
                </w:rPr>
                <w:t>4.6</w:t>
              </w:r>
            </w:ins>
          </w:p>
        </w:tc>
        <w:tc>
          <w:tcPr>
            <w:tcW w:w="0" w:type="auto"/>
            <w:tcBorders>
              <w:top w:val="nil"/>
              <w:left w:val="nil"/>
              <w:bottom w:val="nil"/>
              <w:right w:val="nil"/>
            </w:tcBorders>
            <w:shd w:val="clear" w:color="000000" w:fill="FFFFFF"/>
            <w:noWrap/>
            <w:vAlign w:val="bottom"/>
            <w:hideMark/>
          </w:tcPr>
          <w:p w14:paraId="172F8541" w14:textId="77777777" w:rsidR="008D137A" w:rsidRPr="00311AB2" w:rsidRDefault="008D137A" w:rsidP="00AF4F87">
            <w:pPr>
              <w:jc w:val="center"/>
              <w:rPr>
                <w:ins w:id="116" w:author="Arnaud" w:date="2021-08-19T00:29:00Z"/>
                <w:rFonts w:ascii="Calibri" w:eastAsia="Times New Roman" w:hAnsi="Calibri" w:cs="Calibri"/>
                <w:color w:val="000000"/>
                <w:sz w:val="18"/>
                <w:szCs w:val="18"/>
                <w:lang w:val="fr-FR" w:eastAsia="fr-FR"/>
              </w:rPr>
            </w:pPr>
            <w:ins w:id="117" w:author="Arnaud" w:date="2021-08-19T00:29:00Z">
              <w:r w:rsidRPr="00311AB2">
                <w:rPr>
                  <w:rFonts w:ascii="Calibri" w:eastAsia="Times New Roman" w:hAnsi="Calibri" w:cs="Calibri"/>
                  <w:color w:val="000000"/>
                  <w:sz w:val="18"/>
                  <w:szCs w:val="18"/>
                  <w:lang w:val="fr-FR" w:eastAsia="fr-FR"/>
                </w:rPr>
                <w:t>4.9</w:t>
              </w:r>
            </w:ins>
          </w:p>
        </w:tc>
        <w:tc>
          <w:tcPr>
            <w:tcW w:w="0" w:type="auto"/>
            <w:tcBorders>
              <w:top w:val="nil"/>
              <w:left w:val="nil"/>
              <w:bottom w:val="nil"/>
              <w:right w:val="nil"/>
            </w:tcBorders>
            <w:shd w:val="clear" w:color="000000" w:fill="FFFFFF"/>
            <w:noWrap/>
            <w:vAlign w:val="bottom"/>
            <w:hideMark/>
          </w:tcPr>
          <w:p w14:paraId="1517C311" w14:textId="77777777" w:rsidR="008D137A" w:rsidRPr="00311AB2" w:rsidRDefault="008D137A" w:rsidP="00AF4F87">
            <w:pPr>
              <w:jc w:val="center"/>
              <w:rPr>
                <w:ins w:id="118" w:author="Arnaud" w:date="2021-08-19T00:29:00Z"/>
                <w:rFonts w:ascii="Calibri" w:eastAsia="Times New Roman" w:hAnsi="Calibri" w:cs="Calibri"/>
                <w:color w:val="000000"/>
                <w:sz w:val="18"/>
                <w:szCs w:val="18"/>
                <w:lang w:val="fr-FR" w:eastAsia="fr-FR"/>
              </w:rPr>
            </w:pPr>
            <w:ins w:id="119"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4BA31C58" w14:textId="77777777" w:rsidR="008D137A" w:rsidRPr="00311AB2" w:rsidRDefault="008D137A" w:rsidP="00AF4F87">
            <w:pPr>
              <w:jc w:val="center"/>
              <w:rPr>
                <w:ins w:id="120" w:author="Arnaud" w:date="2021-08-19T00:29:00Z"/>
                <w:rFonts w:ascii="Calibri" w:eastAsia="Times New Roman" w:hAnsi="Calibri" w:cs="Calibri"/>
                <w:color w:val="000000"/>
                <w:sz w:val="18"/>
                <w:szCs w:val="18"/>
                <w:lang w:val="fr-FR" w:eastAsia="fr-FR"/>
              </w:rPr>
            </w:pPr>
            <w:ins w:id="121" w:author="Arnaud" w:date="2021-08-19T00:29:00Z">
              <w:r w:rsidRPr="00311AB2">
                <w:rPr>
                  <w:rFonts w:ascii="Calibri" w:eastAsia="Times New Roman" w:hAnsi="Calibri" w:cs="Calibri"/>
                  <w:color w:val="000000"/>
                  <w:sz w:val="18"/>
                  <w:szCs w:val="18"/>
                  <w:lang w:val="fr-FR" w:eastAsia="fr-FR"/>
                </w:rPr>
                <w:t>4.</w:t>
              </w:r>
              <w:r>
                <w:rPr>
                  <w:rFonts w:ascii="Calibri" w:eastAsia="Times New Roman" w:hAnsi="Calibri" w:cs="Calibri"/>
                  <w:color w:val="000000"/>
                  <w:sz w:val="18"/>
                  <w:szCs w:val="18"/>
                  <w:lang w:val="fr-FR" w:eastAsia="fr-FR"/>
                </w:rPr>
                <w:t>7</w:t>
              </w:r>
            </w:ins>
          </w:p>
        </w:tc>
        <w:tc>
          <w:tcPr>
            <w:tcW w:w="0" w:type="auto"/>
            <w:tcBorders>
              <w:top w:val="nil"/>
              <w:left w:val="nil"/>
              <w:bottom w:val="nil"/>
              <w:right w:val="nil"/>
            </w:tcBorders>
            <w:shd w:val="clear" w:color="000000" w:fill="FFFFFF"/>
            <w:noWrap/>
            <w:vAlign w:val="bottom"/>
            <w:hideMark/>
          </w:tcPr>
          <w:p w14:paraId="4B834C83" w14:textId="77777777" w:rsidR="008D137A" w:rsidRPr="00311AB2" w:rsidRDefault="008D137A" w:rsidP="00AF4F87">
            <w:pPr>
              <w:jc w:val="center"/>
              <w:rPr>
                <w:ins w:id="122" w:author="Arnaud" w:date="2021-08-19T00:29:00Z"/>
                <w:rFonts w:ascii="Calibri" w:eastAsia="Times New Roman" w:hAnsi="Calibri" w:cs="Calibri"/>
                <w:color w:val="000000"/>
                <w:sz w:val="18"/>
                <w:szCs w:val="18"/>
                <w:lang w:val="fr-FR" w:eastAsia="fr-FR"/>
              </w:rPr>
            </w:pPr>
            <w:ins w:id="123" w:author="Arnaud" w:date="2021-08-19T00:29:00Z">
              <w:r w:rsidRPr="00311AB2">
                <w:rPr>
                  <w:rFonts w:ascii="Calibri" w:eastAsia="Times New Roman" w:hAnsi="Calibri" w:cs="Calibri"/>
                  <w:color w:val="000000"/>
                  <w:sz w:val="18"/>
                  <w:szCs w:val="18"/>
                  <w:lang w:val="fr-FR" w:eastAsia="fr-FR"/>
                </w:rPr>
                <w:t>4.</w:t>
              </w:r>
              <w:r>
                <w:rPr>
                  <w:rFonts w:ascii="Calibri" w:eastAsia="Times New Roman" w:hAnsi="Calibri" w:cs="Calibri"/>
                  <w:color w:val="000000"/>
                  <w:sz w:val="18"/>
                  <w:szCs w:val="18"/>
                  <w:lang w:val="fr-FR" w:eastAsia="fr-FR"/>
                </w:rPr>
                <w:t>6</w:t>
              </w:r>
            </w:ins>
          </w:p>
        </w:tc>
        <w:tc>
          <w:tcPr>
            <w:tcW w:w="0" w:type="auto"/>
            <w:tcBorders>
              <w:top w:val="nil"/>
              <w:left w:val="nil"/>
              <w:bottom w:val="nil"/>
              <w:right w:val="nil"/>
            </w:tcBorders>
            <w:shd w:val="clear" w:color="000000" w:fill="FFFFFF"/>
            <w:noWrap/>
            <w:vAlign w:val="bottom"/>
            <w:hideMark/>
          </w:tcPr>
          <w:p w14:paraId="071B10B0" w14:textId="77777777" w:rsidR="008D137A" w:rsidRPr="00311AB2" w:rsidRDefault="008D137A" w:rsidP="00AF4F87">
            <w:pPr>
              <w:jc w:val="center"/>
              <w:rPr>
                <w:ins w:id="124" w:author="Arnaud" w:date="2021-08-19T00:29:00Z"/>
                <w:rFonts w:ascii="Calibri" w:eastAsia="Times New Roman" w:hAnsi="Calibri" w:cs="Calibri"/>
                <w:color w:val="000000"/>
                <w:sz w:val="18"/>
                <w:szCs w:val="18"/>
                <w:lang w:val="fr-FR" w:eastAsia="fr-FR"/>
              </w:rPr>
            </w:pPr>
            <w:ins w:id="125"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345BF446" w14:textId="77777777" w:rsidR="008D137A" w:rsidRPr="00311AB2" w:rsidRDefault="008D137A" w:rsidP="00AF4F87">
            <w:pPr>
              <w:jc w:val="center"/>
              <w:rPr>
                <w:ins w:id="126" w:author="Arnaud" w:date="2021-08-19T00:29:00Z"/>
                <w:rFonts w:ascii="Calibri" w:eastAsia="Times New Roman" w:hAnsi="Calibri" w:cs="Calibri"/>
                <w:color w:val="000000"/>
                <w:sz w:val="18"/>
                <w:szCs w:val="18"/>
                <w:lang w:val="fr-FR" w:eastAsia="fr-FR"/>
              </w:rPr>
            </w:pPr>
            <w:ins w:id="127" w:author="Arnaud" w:date="2021-08-19T00:29:00Z">
              <w:r w:rsidRPr="00311AB2">
                <w:rPr>
                  <w:rFonts w:ascii="Calibri" w:eastAsia="Times New Roman" w:hAnsi="Calibri" w:cs="Calibri"/>
                  <w:color w:val="000000"/>
                  <w:sz w:val="18"/>
                  <w:szCs w:val="18"/>
                  <w:lang w:val="fr-FR" w:eastAsia="fr-FR"/>
                </w:rPr>
                <w:t>4.3</w:t>
              </w:r>
            </w:ins>
          </w:p>
        </w:tc>
        <w:tc>
          <w:tcPr>
            <w:tcW w:w="0" w:type="auto"/>
            <w:tcBorders>
              <w:top w:val="nil"/>
              <w:left w:val="nil"/>
              <w:bottom w:val="nil"/>
              <w:right w:val="nil"/>
            </w:tcBorders>
            <w:shd w:val="clear" w:color="000000" w:fill="FFFFFF"/>
            <w:noWrap/>
            <w:vAlign w:val="bottom"/>
            <w:hideMark/>
          </w:tcPr>
          <w:p w14:paraId="46B6EE15" w14:textId="77777777" w:rsidR="008D137A" w:rsidRPr="00311AB2" w:rsidRDefault="008D137A" w:rsidP="00AF4F87">
            <w:pPr>
              <w:jc w:val="center"/>
              <w:rPr>
                <w:ins w:id="128" w:author="Arnaud" w:date="2021-08-19T00:29:00Z"/>
                <w:rFonts w:ascii="Calibri" w:eastAsia="Times New Roman" w:hAnsi="Calibri" w:cs="Calibri"/>
                <w:color w:val="000000"/>
                <w:sz w:val="18"/>
                <w:szCs w:val="18"/>
                <w:lang w:val="fr-FR" w:eastAsia="fr-FR"/>
              </w:rPr>
            </w:pPr>
            <w:ins w:id="129" w:author="Arnaud" w:date="2021-08-19T00:29:00Z">
              <w:r w:rsidRPr="00311AB2">
                <w:rPr>
                  <w:rFonts w:ascii="Calibri" w:eastAsia="Times New Roman" w:hAnsi="Calibri" w:cs="Calibri"/>
                  <w:color w:val="000000"/>
                  <w:sz w:val="18"/>
                  <w:szCs w:val="18"/>
                  <w:lang w:val="fr-FR" w:eastAsia="fr-FR"/>
                </w:rPr>
                <w:t>4.0</w:t>
              </w:r>
            </w:ins>
          </w:p>
        </w:tc>
        <w:tc>
          <w:tcPr>
            <w:tcW w:w="0" w:type="auto"/>
            <w:tcBorders>
              <w:top w:val="nil"/>
              <w:left w:val="nil"/>
              <w:bottom w:val="nil"/>
              <w:right w:val="nil"/>
            </w:tcBorders>
            <w:shd w:val="clear" w:color="000000" w:fill="FFFFFF"/>
            <w:noWrap/>
            <w:vAlign w:val="bottom"/>
            <w:hideMark/>
          </w:tcPr>
          <w:p w14:paraId="72D86E7F" w14:textId="77777777" w:rsidR="008D137A" w:rsidRPr="00311AB2" w:rsidRDefault="008D137A" w:rsidP="00AF4F87">
            <w:pPr>
              <w:jc w:val="center"/>
              <w:rPr>
                <w:ins w:id="130" w:author="Arnaud" w:date="2021-08-19T00:29:00Z"/>
                <w:rFonts w:ascii="Calibri" w:eastAsia="Times New Roman" w:hAnsi="Calibri" w:cs="Calibri"/>
                <w:color w:val="000000"/>
                <w:sz w:val="18"/>
                <w:szCs w:val="18"/>
                <w:lang w:val="fr-FR" w:eastAsia="fr-FR"/>
              </w:rPr>
            </w:pPr>
            <w:ins w:id="131"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7413FA4A" w14:textId="77777777" w:rsidR="008D137A" w:rsidRPr="00311AB2" w:rsidRDefault="008D137A" w:rsidP="00AF4F87">
            <w:pPr>
              <w:jc w:val="center"/>
              <w:rPr>
                <w:ins w:id="132" w:author="Arnaud" w:date="2021-08-19T00:29:00Z"/>
                <w:rFonts w:ascii="Calibri" w:eastAsia="Times New Roman" w:hAnsi="Calibri" w:cs="Calibri"/>
                <w:color w:val="000000"/>
                <w:sz w:val="18"/>
                <w:szCs w:val="18"/>
                <w:lang w:val="fr-FR" w:eastAsia="fr-FR"/>
              </w:rPr>
            </w:pPr>
            <w:ins w:id="133" w:author="Arnaud" w:date="2021-08-19T00:29:00Z">
              <w:r w:rsidRPr="00311AB2">
                <w:rPr>
                  <w:rFonts w:ascii="Calibri" w:eastAsia="Times New Roman" w:hAnsi="Calibri" w:cs="Calibri"/>
                  <w:color w:val="000000"/>
                  <w:sz w:val="18"/>
                  <w:szCs w:val="18"/>
                  <w:lang w:val="fr-FR" w:eastAsia="fr-FR"/>
                </w:rPr>
                <w:t>4.6</w:t>
              </w:r>
            </w:ins>
          </w:p>
        </w:tc>
        <w:tc>
          <w:tcPr>
            <w:tcW w:w="0" w:type="auto"/>
            <w:tcBorders>
              <w:top w:val="nil"/>
              <w:left w:val="nil"/>
              <w:bottom w:val="nil"/>
              <w:right w:val="nil"/>
            </w:tcBorders>
            <w:shd w:val="clear" w:color="000000" w:fill="FFFFFF"/>
            <w:noWrap/>
            <w:vAlign w:val="bottom"/>
            <w:hideMark/>
          </w:tcPr>
          <w:p w14:paraId="3D75E856" w14:textId="77777777" w:rsidR="008D137A" w:rsidRPr="00311AB2" w:rsidRDefault="008D137A" w:rsidP="00AF4F87">
            <w:pPr>
              <w:jc w:val="center"/>
              <w:rPr>
                <w:ins w:id="134" w:author="Arnaud" w:date="2021-08-19T00:29:00Z"/>
                <w:rFonts w:ascii="Calibri" w:eastAsia="Times New Roman" w:hAnsi="Calibri" w:cs="Calibri"/>
                <w:color w:val="000000"/>
                <w:sz w:val="18"/>
                <w:szCs w:val="18"/>
                <w:lang w:val="fr-FR" w:eastAsia="fr-FR"/>
              </w:rPr>
            </w:pPr>
            <w:ins w:id="135" w:author="Arnaud" w:date="2021-08-19T00:29:00Z">
              <w:r w:rsidRPr="00311AB2">
                <w:rPr>
                  <w:rFonts w:ascii="Calibri" w:eastAsia="Times New Roman" w:hAnsi="Calibri" w:cs="Calibri"/>
                  <w:color w:val="000000"/>
                  <w:sz w:val="18"/>
                  <w:szCs w:val="18"/>
                  <w:lang w:val="fr-FR" w:eastAsia="fr-FR"/>
                </w:rPr>
                <w:t>4.</w:t>
              </w:r>
              <w:r>
                <w:rPr>
                  <w:rFonts w:ascii="Calibri" w:eastAsia="Times New Roman" w:hAnsi="Calibri" w:cs="Calibri"/>
                  <w:color w:val="000000"/>
                  <w:sz w:val="18"/>
                  <w:szCs w:val="18"/>
                  <w:lang w:val="fr-FR" w:eastAsia="fr-FR"/>
                </w:rPr>
                <w:t>7</w:t>
              </w:r>
            </w:ins>
          </w:p>
        </w:tc>
      </w:tr>
      <w:tr w:rsidR="008D137A" w:rsidRPr="0046372A" w14:paraId="5F618EBC" w14:textId="77777777" w:rsidTr="00AF4F87">
        <w:trPr>
          <w:trHeight w:val="288"/>
          <w:ins w:id="136" w:author="Arnaud" w:date="2021-08-19T00:29:00Z"/>
        </w:trPr>
        <w:tc>
          <w:tcPr>
            <w:tcW w:w="0" w:type="auto"/>
            <w:tcBorders>
              <w:top w:val="nil"/>
              <w:left w:val="nil"/>
              <w:bottom w:val="nil"/>
              <w:right w:val="nil"/>
            </w:tcBorders>
            <w:shd w:val="clear" w:color="000000" w:fill="FFFFFF"/>
            <w:noWrap/>
            <w:vAlign w:val="bottom"/>
            <w:hideMark/>
          </w:tcPr>
          <w:p w14:paraId="2B2A8A1D" w14:textId="77777777" w:rsidR="008D137A" w:rsidRPr="00311AB2" w:rsidRDefault="008D137A" w:rsidP="00AF4F87">
            <w:pPr>
              <w:rPr>
                <w:ins w:id="137" w:author="Arnaud" w:date="2021-08-19T00:29:00Z"/>
                <w:rFonts w:ascii="Calibri" w:eastAsia="Times New Roman" w:hAnsi="Calibri" w:cs="Calibri"/>
                <w:color w:val="000000"/>
                <w:sz w:val="18"/>
                <w:szCs w:val="18"/>
                <w:lang w:val="fr-FR" w:eastAsia="fr-FR"/>
              </w:rPr>
            </w:pPr>
            <w:ins w:id="138" w:author="Arnaud" w:date="2021-08-19T00:29:00Z">
              <w:r w:rsidRPr="00311AB2">
                <w:rPr>
                  <w:rFonts w:ascii="Calibri" w:eastAsia="Times New Roman" w:hAnsi="Calibri" w:cs="Calibri"/>
                  <w:color w:val="000000"/>
                  <w:sz w:val="18"/>
                  <w:szCs w:val="18"/>
                  <w:lang w:val="fr-FR" w:eastAsia="fr-FR"/>
                </w:rPr>
                <w:t>House type (%)</w:t>
              </w:r>
            </w:ins>
          </w:p>
        </w:tc>
        <w:tc>
          <w:tcPr>
            <w:tcW w:w="0" w:type="auto"/>
            <w:tcBorders>
              <w:top w:val="nil"/>
              <w:left w:val="nil"/>
              <w:bottom w:val="nil"/>
              <w:right w:val="nil"/>
            </w:tcBorders>
            <w:shd w:val="clear" w:color="000000" w:fill="FFFFFF"/>
            <w:noWrap/>
            <w:vAlign w:val="bottom"/>
            <w:hideMark/>
          </w:tcPr>
          <w:p w14:paraId="1A0140E5" w14:textId="77777777" w:rsidR="008D137A" w:rsidRPr="00311AB2" w:rsidRDefault="008D137A" w:rsidP="00AF4F87">
            <w:pPr>
              <w:jc w:val="center"/>
              <w:rPr>
                <w:ins w:id="139" w:author="Arnaud" w:date="2021-08-19T00:29:00Z"/>
                <w:rFonts w:ascii="Calibri" w:eastAsia="Times New Roman" w:hAnsi="Calibri" w:cs="Calibri"/>
                <w:color w:val="000000"/>
                <w:sz w:val="18"/>
                <w:szCs w:val="18"/>
                <w:lang w:val="fr-FR" w:eastAsia="fr-FR"/>
              </w:rPr>
            </w:pPr>
            <w:ins w:id="140"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3D235A2C" w14:textId="77777777" w:rsidR="008D137A" w:rsidRPr="00311AB2" w:rsidRDefault="008D137A" w:rsidP="00AF4F87">
            <w:pPr>
              <w:jc w:val="center"/>
              <w:rPr>
                <w:ins w:id="141" w:author="Arnaud" w:date="2021-08-19T00:29:00Z"/>
                <w:rFonts w:ascii="Calibri" w:eastAsia="Times New Roman" w:hAnsi="Calibri" w:cs="Calibri"/>
                <w:color w:val="000000"/>
                <w:sz w:val="18"/>
                <w:szCs w:val="18"/>
                <w:lang w:val="fr-FR" w:eastAsia="fr-FR"/>
              </w:rPr>
            </w:pPr>
            <w:ins w:id="142"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104720AE" w14:textId="77777777" w:rsidR="008D137A" w:rsidRPr="00311AB2" w:rsidRDefault="008D137A" w:rsidP="00AF4F87">
            <w:pPr>
              <w:jc w:val="center"/>
              <w:rPr>
                <w:ins w:id="143" w:author="Arnaud" w:date="2021-08-19T00:29:00Z"/>
                <w:rFonts w:ascii="Calibri" w:eastAsia="Times New Roman" w:hAnsi="Calibri" w:cs="Calibri"/>
                <w:color w:val="000000"/>
                <w:sz w:val="18"/>
                <w:szCs w:val="18"/>
                <w:lang w:val="fr-FR" w:eastAsia="fr-FR"/>
              </w:rPr>
            </w:pPr>
            <w:ins w:id="144"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13BD6CC2" w14:textId="77777777" w:rsidR="008D137A" w:rsidRPr="00311AB2" w:rsidRDefault="008D137A" w:rsidP="00AF4F87">
            <w:pPr>
              <w:jc w:val="center"/>
              <w:rPr>
                <w:ins w:id="145" w:author="Arnaud" w:date="2021-08-19T00:29:00Z"/>
                <w:rFonts w:ascii="Calibri" w:eastAsia="Times New Roman" w:hAnsi="Calibri" w:cs="Calibri"/>
                <w:color w:val="000000"/>
                <w:sz w:val="18"/>
                <w:szCs w:val="18"/>
                <w:lang w:val="fr-FR" w:eastAsia="fr-FR"/>
              </w:rPr>
            </w:pPr>
            <w:ins w:id="146"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65021522" w14:textId="77777777" w:rsidR="008D137A" w:rsidRPr="00311AB2" w:rsidRDefault="008D137A" w:rsidP="00AF4F87">
            <w:pPr>
              <w:jc w:val="center"/>
              <w:rPr>
                <w:ins w:id="147" w:author="Arnaud" w:date="2021-08-19T00:29:00Z"/>
                <w:rFonts w:ascii="Calibri" w:eastAsia="Times New Roman" w:hAnsi="Calibri" w:cs="Calibri"/>
                <w:color w:val="000000"/>
                <w:sz w:val="18"/>
                <w:szCs w:val="18"/>
                <w:lang w:val="fr-FR" w:eastAsia="fr-FR"/>
              </w:rPr>
            </w:pPr>
            <w:ins w:id="148"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1BF19E35" w14:textId="77777777" w:rsidR="008D137A" w:rsidRPr="00311AB2" w:rsidRDefault="008D137A" w:rsidP="00AF4F87">
            <w:pPr>
              <w:jc w:val="center"/>
              <w:rPr>
                <w:ins w:id="149" w:author="Arnaud" w:date="2021-08-19T00:29:00Z"/>
                <w:rFonts w:ascii="Calibri" w:eastAsia="Times New Roman" w:hAnsi="Calibri" w:cs="Calibri"/>
                <w:color w:val="000000"/>
                <w:sz w:val="18"/>
                <w:szCs w:val="18"/>
                <w:lang w:val="fr-FR" w:eastAsia="fr-FR"/>
              </w:rPr>
            </w:pPr>
            <w:ins w:id="150"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1F4F1D77" w14:textId="77777777" w:rsidR="008D137A" w:rsidRPr="00311AB2" w:rsidRDefault="008D137A" w:rsidP="00AF4F87">
            <w:pPr>
              <w:jc w:val="center"/>
              <w:rPr>
                <w:ins w:id="151" w:author="Arnaud" w:date="2021-08-19T00:29:00Z"/>
                <w:rFonts w:ascii="Calibri" w:eastAsia="Times New Roman" w:hAnsi="Calibri" w:cs="Calibri"/>
                <w:color w:val="000000"/>
                <w:sz w:val="18"/>
                <w:szCs w:val="18"/>
                <w:lang w:val="fr-FR" w:eastAsia="fr-FR"/>
              </w:rPr>
            </w:pPr>
            <w:ins w:id="152"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392A1946" w14:textId="77777777" w:rsidR="008D137A" w:rsidRPr="00311AB2" w:rsidRDefault="008D137A" w:rsidP="00AF4F87">
            <w:pPr>
              <w:jc w:val="center"/>
              <w:rPr>
                <w:ins w:id="153" w:author="Arnaud" w:date="2021-08-19T00:29:00Z"/>
                <w:rFonts w:ascii="Calibri" w:eastAsia="Times New Roman" w:hAnsi="Calibri" w:cs="Calibri"/>
                <w:color w:val="000000"/>
                <w:sz w:val="18"/>
                <w:szCs w:val="18"/>
                <w:lang w:val="fr-FR" w:eastAsia="fr-FR"/>
              </w:rPr>
            </w:pPr>
            <w:ins w:id="154"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1F18715E" w14:textId="77777777" w:rsidR="008D137A" w:rsidRPr="00311AB2" w:rsidRDefault="008D137A" w:rsidP="00AF4F87">
            <w:pPr>
              <w:jc w:val="center"/>
              <w:rPr>
                <w:ins w:id="155" w:author="Arnaud" w:date="2021-08-19T00:29:00Z"/>
                <w:rFonts w:ascii="Calibri" w:eastAsia="Times New Roman" w:hAnsi="Calibri" w:cs="Calibri"/>
                <w:color w:val="000000"/>
                <w:sz w:val="18"/>
                <w:szCs w:val="18"/>
                <w:lang w:val="fr-FR" w:eastAsia="fr-FR"/>
              </w:rPr>
            </w:pPr>
            <w:ins w:id="156"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07C1DBF3" w14:textId="77777777" w:rsidR="008D137A" w:rsidRPr="00311AB2" w:rsidRDefault="008D137A" w:rsidP="00AF4F87">
            <w:pPr>
              <w:jc w:val="center"/>
              <w:rPr>
                <w:ins w:id="157" w:author="Arnaud" w:date="2021-08-19T00:29:00Z"/>
                <w:rFonts w:ascii="Calibri" w:eastAsia="Times New Roman" w:hAnsi="Calibri" w:cs="Calibri"/>
                <w:color w:val="000000"/>
                <w:sz w:val="18"/>
                <w:szCs w:val="18"/>
                <w:lang w:val="fr-FR" w:eastAsia="fr-FR"/>
              </w:rPr>
            </w:pPr>
            <w:ins w:id="158"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331FA09E" w14:textId="77777777" w:rsidR="008D137A" w:rsidRPr="00311AB2" w:rsidRDefault="008D137A" w:rsidP="00AF4F87">
            <w:pPr>
              <w:jc w:val="center"/>
              <w:rPr>
                <w:ins w:id="159" w:author="Arnaud" w:date="2021-08-19T00:29:00Z"/>
                <w:rFonts w:ascii="Calibri" w:eastAsia="Times New Roman" w:hAnsi="Calibri" w:cs="Calibri"/>
                <w:color w:val="000000"/>
                <w:sz w:val="18"/>
                <w:szCs w:val="18"/>
                <w:lang w:val="fr-FR" w:eastAsia="fr-FR"/>
              </w:rPr>
            </w:pPr>
            <w:ins w:id="160" w:author="Arnaud" w:date="2021-08-19T00:29:00Z">
              <w:r w:rsidRPr="00311AB2">
                <w:rPr>
                  <w:rFonts w:ascii="Calibri" w:eastAsia="Times New Roman" w:hAnsi="Calibri" w:cs="Calibri"/>
                  <w:color w:val="000000"/>
                  <w:sz w:val="18"/>
                  <w:szCs w:val="18"/>
                  <w:lang w:val="fr-FR" w:eastAsia="fr-FR"/>
                </w:rPr>
                <w:t> </w:t>
              </w:r>
            </w:ins>
          </w:p>
        </w:tc>
      </w:tr>
      <w:tr w:rsidR="008D137A" w:rsidRPr="0046372A" w14:paraId="61BB2B19" w14:textId="77777777" w:rsidTr="00AF4F87">
        <w:trPr>
          <w:trHeight w:val="288"/>
          <w:ins w:id="161" w:author="Arnaud" w:date="2021-08-19T00:29:00Z"/>
        </w:trPr>
        <w:tc>
          <w:tcPr>
            <w:tcW w:w="0" w:type="auto"/>
            <w:tcBorders>
              <w:top w:val="nil"/>
              <w:left w:val="nil"/>
              <w:bottom w:val="nil"/>
              <w:right w:val="nil"/>
            </w:tcBorders>
            <w:shd w:val="clear" w:color="000000" w:fill="FFFFFF"/>
            <w:noWrap/>
            <w:vAlign w:val="bottom"/>
            <w:hideMark/>
          </w:tcPr>
          <w:p w14:paraId="3CADAB1F" w14:textId="77777777" w:rsidR="008D137A" w:rsidRPr="00311AB2" w:rsidRDefault="008D137A" w:rsidP="00AF4F87">
            <w:pPr>
              <w:ind w:firstLineChars="100" w:firstLine="180"/>
              <w:rPr>
                <w:ins w:id="162" w:author="Arnaud" w:date="2021-08-19T00:29:00Z"/>
                <w:rFonts w:ascii="Calibri" w:eastAsia="Times New Roman" w:hAnsi="Calibri" w:cs="Calibri"/>
                <w:i/>
                <w:iCs/>
                <w:color w:val="000000"/>
                <w:sz w:val="18"/>
                <w:szCs w:val="18"/>
                <w:lang w:val="fr-FR" w:eastAsia="fr-FR"/>
              </w:rPr>
            </w:pPr>
            <w:proofErr w:type="spellStart"/>
            <w:ins w:id="163" w:author="Arnaud" w:date="2021-08-19T00:29:00Z">
              <w:r w:rsidRPr="00311AB2">
                <w:rPr>
                  <w:rFonts w:ascii="Calibri" w:eastAsia="Times New Roman" w:hAnsi="Calibri" w:cs="Calibri"/>
                  <w:i/>
                  <w:iCs/>
                  <w:color w:val="000000"/>
                  <w:sz w:val="18"/>
                  <w:szCs w:val="18"/>
                  <w:lang w:val="fr-FR" w:eastAsia="fr-FR"/>
                </w:rPr>
                <w:t>Concrete</w:t>
              </w:r>
              <w:proofErr w:type="spellEnd"/>
              <w:r w:rsidRPr="00311AB2">
                <w:rPr>
                  <w:rFonts w:ascii="Calibri" w:eastAsia="Times New Roman" w:hAnsi="Calibri" w:cs="Calibri"/>
                  <w:i/>
                  <w:iCs/>
                  <w:color w:val="000000"/>
                  <w:sz w:val="18"/>
                  <w:szCs w:val="18"/>
                  <w:lang w:val="fr-FR" w:eastAsia="fr-FR"/>
                </w:rPr>
                <w:t xml:space="preserve"> house</w:t>
              </w:r>
            </w:ins>
          </w:p>
        </w:tc>
        <w:tc>
          <w:tcPr>
            <w:tcW w:w="0" w:type="auto"/>
            <w:tcBorders>
              <w:top w:val="nil"/>
              <w:left w:val="nil"/>
              <w:bottom w:val="nil"/>
              <w:right w:val="nil"/>
            </w:tcBorders>
            <w:shd w:val="clear" w:color="000000" w:fill="FFFFFF"/>
            <w:noWrap/>
            <w:vAlign w:val="bottom"/>
            <w:hideMark/>
          </w:tcPr>
          <w:p w14:paraId="6D8AA285" w14:textId="77777777" w:rsidR="008D137A" w:rsidRPr="00311AB2" w:rsidRDefault="008D137A" w:rsidP="00AF4F87">
            <w:pPr>
              <w:jc w:val="center"/>
              <w:rPr>
                <w:ins w:id="164" w:author="Arnaud" w:date="2021-08-19T00:29:00Z"/>
                <w:rFonts w:ascii="Calibri" w:eastAsia="Times New Roman" w:hAnsi="Calibri" w:cs="Calibri"/>
                <w:color w:val="000000"/>
                <w:sz w:val="18"/>
                <w:szCs w:val="18"/>
                <w:lang w:val="fr-FR" w:eastAsia="fr-FR"/>
              </w:rPr>
            </w:pPr>
            <w:ins w:id="165" w:author="Arnaud" w:date="2021-08-19T00:29:00Z">
              <w:r w:rsidRPr="00311AB2">
                <w:rPr>
                  <w:rFonts w:ascii="Calibri" w:eastAsia="Times New Roman" w:hAnsi="Calibri" w:cs="Calibri"/>
                  <w:color w:val="000000"/>
                  <w:sz w:val="18"/>
                  <w:szCs w:val="18"/>
                  <w:lang w:val="fr-FR" w:eastAsia="fr-FR"/>
                </w:rPr>
                <w:t>54.6</w:t>
              </w:r>
            </w:ins>
          </w:p>
        </w:tc>
        <w:tc>
          <w:tcPr>
            <w:tcW w:w="0" w:type="auto"/>
            <w:tcBorders>
              <w:top w:val="nil"/>
              <w:left w:val="nil"/>
              <w:bottom w:val="nil"/>
              <w:right w:val="nil"/>
            </w:tcBorders>
            <w:shd w:val="clear" w:color="000000" w:fill="FFFFFF"/>
            <w:noWrap/>
            <w:vAlign w:val="bottom"/>
            <w:hideMark/>
          </w:tcPr>
          <w:p w14:paraId="7A89B57C" w14:textId="77777777" w:rsidR="008D137A" w:rsidRPr="00311AB2" w:rsidRDefault="008D137A" w:rsidP="00AF4F87">
            <w:pPr>
              <w:jc w:val="center"/>
              <w:rPr>
                <w:ins w:id="166" w:author="Arnaud" w:date="2021-08-19T00:29:00Z"/>
                <w:rFonts w:ascii="Calibri" w:eastAsia="Times New Roman" w:hAnsi="Calibri" w:cs="Calibri"/>
                <w:color w:val="000000"/>
                <w:sz w:val="18"/>
                <w:szCs w:val="18"/>
                <w:lang w:val="fr-FR" w:eastAsia="fr-FR"/>
              </w:rPr>
            </w:pPr>
            <w:ins w:id="167" w:author="Arnaud" w:date="2021-08-19T00:29:00Z">
              <w:r w:rsidRPr="00311AB2">
                <w:rPr>
                  <w:rFonts w:ascii="Calibri" w:eastAsia="Times New Roman" w:hAnsi="Calibri" w:cs="Calibri"/>
                  <w:color w:val="000000"/>
                  <w:sz w:val="18"/>
                  <w:szCs w:val="18"/>
                  <w:lang w:val="fr-FR" w:eastAsia="fr-FR"/>
                </w:rPr>
                <w:t>39.8</w:t>
              </w:r>
            </w:ins>
          </w:p>
        </w:tc>
        <w:tc>
          <w:tcPr>
            <w:tcW w:w="0" w:type="auto"/>
            <w:tcBorders>
              <w:top w:val="nil"/>
              <w:left w:val="nil"/>
              <w:bottom w:val="nil"/>
              <w:right w:val="nil"/>
            </w:tcBorders>
            <w:shd w:val="clear" w:color="000000" w:fill="FFFFFF"/>
            <w:noWrap/>
            <w:vAlign w:val="bottom"/>
            <w:hideMark/>
          </w:tcPr>
          <w:p w14:paraId="100448EA" w14:textId="77777777" w:rsidR="008D137A" w:rsidRPr="00311AB2" w:rsidRDefault="008D137A" w:rsidP="00AF4F87">
            <w:pPr>
              <w:jc w:val="center"/>
              <w:rPr>
                <w:ins w:id="168" w:author="Arnaud" w:date="2021-08-19T00:29:00Z"/>
                <w:rFonts w:ascii="Calibri" w:eastAsia="Times New Roman" w:hAnsi="Calibri" w:cs="Calibri"/>
                <w:color w:val="000000"/>
                <w:sz w:val="18"/>
                <w:szCs w:val="18"/>
                <w:lang w:val="fr-FR" w:eastAsia="fr-FR"/>
              </w:rPr>
            </w:pPr>
            <w:ins w:id="169"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0F6DFE05" w14:textId="77777777" w:rsidR="008D137A" w:rsidRPr="00311AB2" w:rsidRDefault="008D137A" w:rsidP="00AF4F87">
            <w:pPr>
              <w:jc w:val="center"/>
              <w:rPr>
                <w:ins w:id="170" w:author="Arnaud" w:date="2021-08-19T00:29:00Z"/>
                <w:rFonts w:ascii="Calibri" w:eastAsia="Times New Roman" w:hAnsi="Calibri" w:cs="Calibri"/>
                <w:color w:val="000000"/>
                <w:sz w:val="18"/>
                <w:szCs w:val="18"/>
                <w:lang w:val="fr-FR" w:eastAsia="fr-FR"/>
              </w:rPr>
            </w:pPr>
            <w:ins w:id="171" w:author="Arnaud" w:date="2021-08-19T00:29:00Z">
              <w:r w:rsidRPr="00311AB2">
                <w:rPr>
                  <w:rFonts w:ascii="Calibri" w:eastAsia="Times New Roman" w:hAnsi="Calibri" w:cs="Calibri"/>
                  <w:color w:val="000000"/>
                  <w:sz w:val="18"/>
                  <w:szCs w:val="18"/>
                  <w:lang w:val="fr-FR" w:eastAsia="fr-FR"/>
                </w:rPr>
                <w:t>72.</w:t>
              </w:r>
              <w:r>
                <w:rPr>
                  <w:rFonts w:ascii="Calibri" w:eastAsia="Times New Roman" w:hAnsi="Calibri" w:cs="Calibri"/>
                  <w:color w:val="000000"/>
                  <w:sz w:val="18"/>
                  <w:szCs w:val="18"/>
                  <w:lang w:val="fr-FR" w:eastAsia="fr-FR"/>
                </w:rPr>
                <w:t>8</w:t>
              </w:r>
            </w:ins>
          </w:p>
        </w:tc>
        <w:tc>
          <w:tcPr>
            <w:tcW w:w="0" w:type="auto"/>
            <w:tcBorders>
              <w:top w:val="nil"/>
              <w:left w:val="nil"/>
              <w:bottom w:val="nil"/>
              <w:right w:val="nil"/>
            </w:tcBorders>
            <w:shd w:val="clear" w:color="000000" w:fill="FFFFFF"/>
            <w:noWrap/>
            <w:vAlign w:val="bottom"/>
            <w:hideMark/>
          </w:tcPr>
          <w:p w14:paraId="09B6C476" w14:textId="77777777" w:rsidR="008D137A" w:rsidRPr="00311AB2" w:rsidRDefault="008D137A" w:rsidP="00AF4F87">
            <w:pPr>
              <w:jc w:val="center"/>
              <w:rPr>
                <w:ins w:id="172" w:author="Arnaud" w:date="2021-08-19T00:29:00Z"/>
                <w:rFonts w:ascii="Calibri" w:eastAsia="Times New Roman" w:hAnsi="Calibri" w:cs="Calibri"/>
                <w:color w:val="000000"/>
                <w:sz w:val="18"/>
                <w:szCs w:val="18"/>
                <w:lang w:val="fr-FR" w:eastAsia="fr-FR"/>
              </w:rPr>
            </w:pPr>
            <w:ins w:id="173" w:author="Arnaud" w:date="2021-08-19T00:29:00Z">
              <w:r w:rsidRPr="00311AB2">
                <w:rPr>
                  <w:rFonts w:ascii="Calibri" w:eastAsia="Times New Roman" w:hAnsi="Calibri" w:cs="Calibri"/>
                  <w:color w:val="000000"/>
                  <w:sz w:val="18"/>
                  <w:szCs w:val="18"/>
                  <w:lang w:val="fr-FR" w:eastAsia="fr-FR"/>
                </w:rPr>
                <w:t>57.</w:t>
              </w:r>
              <w:r>
                <w:rPr>
                  <w:rFonts w:ascii="Calibri" w:eastAsia="Times New Roman" w:hAnsi="Calibri" w:cs="Calibri"/>
                  <w:color w:val="000000"/>
                  <w:sz w:val="18"/>
                  <w:szCs w:val="18"/>
                  <w:lang w:val="fr-FR" w:eastAsia="fr-FR"/>
                </w:rPr>
                <w:t>8</w:t>
              </w:r>
            </w:ins>
          </w:p>
        </w:tc>
        <w:tc>
          <w:tcPr>
            <w:tcW w:w="0" w:type="auto"/>
            <w:tcBorders>
              <w:top w:val="nil"/>
              <w:left w:val="nil"/>
              <w:bottom w:val="nil"/>
              <w:right w:val="nil"/>
            </w:tcBorders>
            <w:shd w:val="clear" w:color="000000" w:fill="FFFFFF"/>
            <w:noWrap/>
            <w:vAlign w:val="bottom"/>
            <w:hideMark/>
          </w:tcPr>
          <w:p w14:paraId="439B90A6" w14:textId="77777777" w:rsidR="008D137A" w:rsidRPr="00311AB2" w:rsidRDefault="008D137A" w:rsidP="00AF4F87">
            <w:pPr>
              <w:jc w:val="center"/>
              <w:rPr>
                <w:ins w:id="174" w:author="Arnaud" w:date="2021-08-19T00:29:00Z"/>
                <w:rFonts w:ascii="Calibri" w:eastAsia="Times New Roman" w:hAnsi="Calibri" w:cs="Calibri"/>
                <w:color w:val="000000"/>
                <w:sz w:val="18"/>
                <w:szCs w:val="18"/>
                <w:lang w:val="fr-FR" w:eastAsia="fr-FR"/>
              </w:rPr>
            </w:pPr>
            <w:ins w:id="175"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42090978" w14:textId="77777777" w:rsidR="008D137A" w:rsidRPr="00311AB2" w:rsidRDefault="008D137A" w:rsidP="00AF4F87">
            <w:pPr>
              <w:jc w:val="center"/>
              <w:rPr>
                <w:ins w:id="176" w:author="Arnaud" w:date="2021-08-19T00:29:00Z"/>
                <w:rFonts w:ascii="Calibri" w:eastAsia="Times New Roman" w:hAnsi="Calibri" w:cs="Calibri"/>
                <w:color w:val="000000"/>
                <w:sz w:val="18"/>
                <w:szCs w:val="18"/>
                <w:lang w:val="fr-FR" w:eastAsia="fr-FR"/>
              </w:rPr>
            </w:pPr>
            <w:ins w:id="177" w:author="Arnaud" w:date="2021-08-19T00:29:00Z">
              <w:r w:rsidRPr="00311AB2">
                <w:rPr>
                  <w:rFonts w:ascii="Calibri" w:eastAsia="Times New Roman" w:hAnsi="Calibri" w:cs="Calibri"/>
                  <w:color w:val="000000"/>
                  <w:sz w:val="18"/>
                  <w:szCs w:val="18"/>
                  <w:lang w:val="fr-FR" w:eastAsia="fr-FR"/>
                </w:rPr>
                <w:t>84.9</w:t>
              </w:r>
            </w:ins>
          </w:p>
        </w:tc>
        <w:tc>
          <w:tcPr>
            <w:tcW w:w="0" w:type="auto"/>
            <w:tcBorders>
              <w:top w:val="nil"/>
              <w:left w:val="nil"/>
              <w:bottom w:val="nil"/>
              <w:right w:val="nil"/>
            </w:tcBorders>
            <w:shd w:val="clear" w:color="000000" w:fill="FFFFFF"/>
            <w:noWrap/>
            <w:vAlign w:val="bottom"/>
            <w:hideMark/>
          </w:tcPr>
          <w:p w14:paraId="6FBD2046" w14:textId="77777777" w:rsidR="008D137A" w:rsidRPr="00311AB2" w:rsidRDefault="008D137A" w:rsidP="00AF4F87">
            <w:pPr>
              <w:jc w:val="center"/>
              <w:rPr>
                <w:ins w:id="178" w:author="Arnaud" w:date="2021-08-19T00:29:00Z"/>
                <w:rFonts w:ascii="Calibri" w:eastAsia="Times New Roman" w:hAnsi="Calibri" w:cs="Calibri"/>
                <w:color w:val="000000"/>
                <w:sz w:val="18"/>
                <w:szCs w:val="18"/>
                <w:lang w:val="fr-FR" w:eastAsia="fr-FR"/>
              </w:rPr>
            </w:pPr>
            <w:ins w:id="179" w:author="Arnaud" w:date="2021-08-19T00:29:00Z">
              <w:r w:rsidRPr="00311AB2">
                <w:rPr>
                  <w:rFonts w:ascii="Calibri" w:eastAsia="Times New Roman" w:hAnsi="Calibri" w:cs="Calibri"/>
                  <w:color w:val="000000"/>
                  <w:sz w:val="18"/>
                  <w:szCs w:val="18"/>
                  <w:lang w:val="fr-FR" w:eastAsia="fr-FR"/>
                </w:rPr>
                <w:t>75.4</w:t>
              </w:r>
            </w:ins>
          </w:p>
        </w:tc>
        <w:tc>
          <w:tcPr>
            <w:tcW w:w="0" w:type="auto"/>
            <w:tcBorders>
              <w:top w:val="nil"/>
              <w:left w:val="nil"/>
              <w:bottom w:val="nil"/>
              <w:right w:val="nil"/>
            </w:tcBorders>
            <w:shd w:val="clear" w:color="000000" w:fill="FFFFFF"/>
            <w:noWrap/>
            <w:vAlign w:val="bottom"/>
            <w:hideMark/>
          </w:tcPr>
          <w:p w14:paraId="458C1BE9" w14:textId="77777777" w:rsidR="008D137A" w:rsidRPr="00311AB2" w:rsidRDefault="008D137A" w:rsidP="00AF4F87">
            <w:pPr>
              <w:jc w:val="center"/>
              <w:rPr>
                <w:ins w:id="180" w:author="Arnaud" w:date="2021-08-19T00:29:00Z"/>
                <w:rFonts w:ascii="Calibri" w:eastAsia="Times New Roman" w:hAnsi="Calibri" w:cs="Calibri"/>
                <w:color w:val="000000"/>
                <w:sz w:val="18"/>
                <w:szCs w:val="18"/>
                <w:lang w:val="fr-FR" w:eastAsia="fr-FR"/>
              </w:rPr>
            </w:pPr>
            <w:ins w:id="181"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2B178480" w14:textId="77777777" w:rsidR="008D137A" w:rsidRPr="00311AB2" w:rsidRDefault="008D137A" w:rsidP="00AF4F87">
            <w:pPr>
              <w:jc w:val="center"/>
              <w:rPr>
                <w:ins w:id="182" w:author="Arnaud" w:date="2021-08-19T00:29:00Z"/>
                <w:rFonts w:ascii="Calibri" w:eastAsia="Times New Roman" w:hAnsi="Calibri" w:cs="Calibri"/>
                <w:color w:val="000000"/>
                <w:sz w:val="18"/>
                <w:szCs w:val="18"/>
                <w:lang w:val="fr-FR" w:eastAsia="fr-FR"/>
              </w:rPr>
            </w:pPr>
            <w:ins w:id="183" w:author="Arnaud" w:date="2021-08-19T00:29:00Z">
              <w:r w:rsidRPr="00311AB2">
                <w:rPr>
                  <w:rFonts w:ascii="Calibri" w:eastAsia="Times New Roman" w:hAnsi="Calibri" w:cs="Calibri"/>
                  <w:color w:val="000000"/>
                  <w:sz w:val="18"/>
                  <w:szCs w:val="18"/>
                  <w:lang w:val="fr-FR" w:eastAsia="fr-FR"/>
                </w:rPr>
                <w:t>65.</w:t>
              </w:r>
              <w:r>
                <w:rPr>
                  <w:rFonts w:ascii="Calibri" w:eastAsia="Times New Roman" w:hAnsi="Calibri" w:cs="Calibri"/>
                  <w:color w:val="000000"/>
                  <w:sz w:val="18"/>
                  <w:szCs w:val="18"/>
                  <w:lang w:val="fr-FR" w:eastAsia="fr-FR"/>
                </w:rPr>
                <w:t>7</w:t>
              </w:r>
            </w:ins>
          </w:p>
        </w:tc>
        <w:tc>
          <w:tcPr>
            <w:tcW w:w="0" w:type="auto"/>
            <w:tcBorders>
              <w:top w:val="nil"/>
              <w:left w:val="nil"/>
              <w:bottom w:val="nil"/>
              <w:right w:val="nil"/>
            </w:tcBorders>
            <w:shd w:val="clear" w:color="000000" w:fill="FFFFFF"/>
            <w:noWrap/>
            <w:vAlign w:val="bottom"/>
            <w:hideMark/>
          </w:tcPr>
          <w:p w14:paraId="4042E796" w14:textId="77777777" w:rsidR="008D137A" w:rsidRPr="00311AB2" w:rsidRDefault="008D137A" w:rsidP="00AF4F87">
            <w:pPr>
              <w:jc w:val="center"/>
              <w:rPr>
                <w:ins w:id="184" w:author="Arnaud" w:date="2021-08-19T00:29:00Z"/>
                <w:rFonts w:ascii="Calibri" w:eastAsia="Times New Roman" w:hAnsi="Calibri" w:cs="Calibri"/>
                <w:color w:val="000000"/>
                <w:sz w:val="18"/>
                <w:szCs w:val="18"/>
                <w:lang w:val="fr-FR" w:eastAsia="fr-FR"/>
              </w:rPr>
            </w:pPr>
            <w:ins w:id="185" w:author="Arnaud" w:date="2021-08-19T00:29:00Z">
              <w:r w:rsidRPr="00311AB2">
                <w:rPr>
                  <w:rFonts w:ascii="Calibri" w:eastAsia="Times New Roman" w:hAnsi="Calibri" w:cs="Calibri"/>
                  <w:color w:val="000000"/>
                  <w:sz w:val="18"/>
                  <w:szCs w:val="18"/>
                  <w:lang w:val="fr-FR" w:eastAsia="fr-FR"/>
                </w:rPr>
                <w:t>51.2</w:t>
              </w:r>
            </w:ins>
          </w:p>
        </w:tc>
      </w:tr>
      <w:tr w:rsidR="008D137A" w:rsidRPr="0046372A" w14:paraId="2A55C820" w14:textId="77777777" w:rsidTr="00AF4F87">
        <w:trPr>
          <w:trHeight w:val="288"/>
          <w:ins w:id="186" w:author="Arnaud" w:date="2021-08-19T00:29:00Z"/>
        </w:trPr>
        <w:tc>
          <w:tcPr>
            <w:tcW w:w="0" w:type="auto"/>
            <w:tcBorders>
              <w:top w:val="nil"/>
              <w:left w:val="nil"/>
              <w:bottom w:val="nil"/>
              <w:right w:val="nil"/>
            </w:tcBorders>
            <w:shd w:val="clear" w:color="000000" w:fill="FFFFFF"/>
            <w:noWrap/>
            <w:vAlign w:val="bottom"/>
            <w:hideMark/>
          </w:tcPr>
          <w:p w14:paraId="64715478" w14:textId="77777777" w:rsidR="008D137A" w:rsidRPr="00311AB2" w:rsidRDefault="008D137A" w:rsidP="00AF4F87">
            <w:pPr>
              <w:ind w:firstLineChars="100" w:firstLine="180"/>
              <w:rPr>
                <w:ins w:id="187" w:author="Arnaud" w:date="2021-08-19T00:29:00Z"/>
                <w:rFonts w:ascii="Calibri" w:eastAsia="Times New Roman" w:hAnsi="Calibri" w:cs="Calibri"/>
                <w:i/>
                <w:iCs/>
                <w:color w:val="000000"/>
                <w:sz w:val="18"/>
                <w:szCs w:val="18"/>
                <w:lang w:val="fr-FR" w:eastAsia="fr-FR"/>
              </w:rPr>
            </w:pPr>
            <w:proofErr w:type="spellStart"/>
            <w:ins w:id="188" w:author="Arnaud" w:date="2021-08-19T00:29:00Z">
              <w:r w:rsidRPr="00311AB2">
                <w:rPr>
                  <w:rFonts w:ascii="Calibri" w:eastAsia="Times New Roman" w:hAnsi="Calibri" w:cs="Calibri"/>
                  <w:i/>
                  <w:iCs/>
                  <w:color w:val="000000"/>
                  <w:sz w:val="18"/>
                  <w:szCs w:val="18"/>
                  <w:lang w:val="fr-FR" w:eastAsia="fr-FR"/>
                </w:rPr>
                <w:t>Government</w:t>
              </w:r>
              <w:proofErr w:type="spellEnd"/>
              <w:r w:rsidRPr="00311AB2">
                <w:rPr>
                  <w:rFonts w:ascii="Calibri" w:eastAsia="Times New Roman" w:hAnsi="Calibri" w:cs="Calibri"/>
                  <w:i/>
                  <w:iCs/>
                  <w:color w:val="000000"/>
                  <w:sz w:val="18"/>
                  <w:szCs w:val="18"/>
                  <w:lang w:val="fr-FR" w:eastAsia="fr-FR"/>
                </w:rPr>
                <w:t>/green hous</w:t>
              </w:r>
              <w:r>
                <w:rPr>
                  <w:rFonts w:ascii="Calibri" w:eastAsia="Times New Roman" w:hAnsi="Calibri" w:cs="Calibri"/>
                  <w:i/>
                  <w:iCs/>
                  <w:color w:val="000000"/>
                  <w:sz w:val="18"/>
                  <w:szCs w:val="18"/>
                  <w:lang w:val="fr-FR" w:eastAsia="fr-FR"/>
                </w:rPr>
                <w:t>e</w:t>
              </w:r>
            </w:ins>
          </w:p>
        </w:tc>
        <w:tc>
          <w:tcPr>
            <w:tcW w:w="0" w:type="auto"/>
            <w:tcBorders>
              <w:top w:val="nil"/>
              <w:left w:val="nil"/>
              <w:bottom w:val="nil"/>
              <w:right w:val="nil"/>
            </w:tcBorders>
            <w:shd w:val="clear" w:color="000000" w:fill="FFFFFF"/>
            <w:noWrap/>
            <w:vAlign w:val="bottom"/>
            <w:hideMark/>
          </w:tcPr>
          <w:p w14:paraId="6AC25921" w14:textId="77777777" w:rsidR="008D137A" w:rsidRPr="00311AB2" w:rsidRDefault="008D137A" w:rsidP="00AF4F87">
            <w:pPr>
              <w:jc w:val="center"/>
              <w:rPr>
                <w:ins w:id="189" w:author="Arnaud" w:date="2021-08-19T00:29:00Z"/>
                <w:rFonts w:ascii="Calibri" w:eastAsia="Times New Roman" w:hAnsi="Calibri" w:cs="Calibri"/>
                <w:color w:val="000000"/>
                <w:sz w:val="18"/>
                <w:szCs w:val="18"/>
                <w:lang w:val="fr-FR" w:eastAsia="fr-FR"/>
              </w:rPr>
            </w:pPr>
            <w:ins w:id="190" w:author="Arnaud" w:date="2021-08-19T00:29:00Z">
              <w:r w:rsidRPr="00311AB2">
                <w:rPr>
                  <w:rFonts w:ascii="Calibri" w:eastAsia="Times New Roman" w:hAnsi="Calibri" w:cs="Calibri"/>
                  <w:color w:val="000000"/>
                  <w:sz w:val="18"/>
                  <w:szCs w:val="18"/>
                  <w:lang w:val="fr-FR" w:eastAsia="fr-FR"/>
                </w:rPr>
                <w:t>17.5</w:t>
              </w:r>
            </w:ins>
          </w:p>
        </w:tc>
        <w:tc>
          <w:tcPr>
            <w:tcW w:w="0" w:type="auto"/>
            <w:tcBorders>
              <w:top w:val="nil"/>
              <w:left w:val="nil"/>
              <w:bottom w:val="nil"/>
              <w:right w:val="nil"/>
            </w:tcBorders>
            <w:shd w:val="clear" w:color="000000" w:fill="FFFFFF"/>
            <w:noWrap/>
            <w:vAlign w:val="bottom"/>
            <w:hideMark/>
          </w:tcPr>
          <w:p w14:paraId="3CE24984" w14:textId="77777777" w:rsidR="008D137A" w:rsidRPr="00311AB2" w:rsidRDefault="008D137A" w:rsidP="00AF4F87">
            <w:pPr>
              <w:jc w:val="center"/>
              <w:rPr>
                <w:ins w:id="191" w:author="Arnaud" w:date="2021-08-19T00:29:00Z"/>
                <w:rFonts w:ascii="Calibri" w:eastAsia="Times New Roman" w:hAnsi="Calibri" w:cs="Calibri"/>
                <w:color w:val="000000"/>
                <w:sz w:val="18"/>
                <w:szCs w:val="18"/>
                <w:lang w:val="fr-FR" w:eastAsia="fr-FR"/>
              </w:rPr>
            </w:pPr>
            <w:ins w:id="192" w:author="Arnaud" w:date="2021-08-19T00:29:00Z">
              <w:r w:rsidRPr="00311AB2">
                <w:rPr>
                  <w:rFonts w:ascii="Calibri" w:eastAsia="Times New Roman" w:hAnsi="Calibri" w:cs="Calibri"/>
                  <w:color w:val="000000"/>
                  <w:sz w:val="18"/>
                  <w:szCs w:val="18"/>
                  <w:lang w:val="fr-FR" w:eastAsia="fr-FR"/>
                </w:rPr>
                <w:t>26.</w:t>
              </w:r>
              <w:r>
                <w:rPr>
                  <w:rFonts w:ascii="Calibri" w:eastAsia="Times New Roman" w:hAnsi="Calibri" w:cs="Calibri"/>
                  <w:color w:val="000000"/>
                  <w:sz w:val="18"/>
                  <w:szCs w:val="18"/>
                  <w:lang w:val="fr-FR" w:eastAsia="fr-FR"/>
                </w:rPr>
                <w:t>7</w:t>
              </w:r>
            </w:ins>
          </w:p>
        </w:tc>
        <w:tc>
          <w:tcPr>
            <w:tcW w:w="0" w:type="auto"/>
            <w:tcBorders>
              <w:top w:val="nil"/>
              <w:left w:val="nil"/>
              <w:bottom w:val="nil"/>
              <w:right w:val="nil"/>
            </w:tcBorders>
            <w:shd w:val="clear" w:color="000000" w:fill="FFFFFF"/>
            <w:noWrap/>
            <w:vAlign w:val="bottom"/>
            <w:hideMark/>
          </w:tcPr>
          <w:p w14:paraId="502B1076" w14:textId="77777777" w:rsidR="008D137A" w:rsidRPr="00311AB2" w:rsidRDefault="008D137A" w:rsidP="00AF4F87">
            <w:pPr>
              <w:jc w:val="center"/>
              <w:rPr>
                <w:ins w:id="193" w:author="Arnaud" w:date="2021-08-19T00:29:00Z"/>
                <w:rFonts w:ascii="Calibri" w:eastAsia="Times New Roman" w:hAnsi="Calibri" w:cs="Calibri"/>
                <w:color w:val="000000"/>
                <w:sz w:val="18"/>
                <w:szCs w:val="18"/>
                <w:lang w:val="fr-FR" w:eastAsia="fr-FR"/>
              </w:rPr>
            </w:pPr>
            <w:ins w:id="194"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1F2371F6" w14:textId="77777777" w:rsidR="008D137A" w:rsidRPr="00311AB2" w:rsidRDefault="008D137A" w:rsidP="00AF4F87">
            <w:pPr>
              <w:jc w:val="center"/>
              <w:rPr>
                <w:ins w:id="195" w:author="Arnaud" w:date="2021-08-19T00:29:00Z"/>
                <w:rFonts w:ascii="Calibri" w:eastAsia="Times New Roman" w:hAnsi="Calibri" w:cs="Calibri"/>
                <w:color w:val="000000"/>
                <w:sz w:val="18"/>
                <w:szCs w:val="18"/>
                <w:lang w:val="fr-FR" w:eastAsia="fr-FR"/>
              </w:rPr>
            </w:pPr>
            <w:ins w:id="196" w:author="Arnaud" w:date="2021-08-19T00:29:00Z">
              <w:r w:rsidRPr="00311AB2">
                <w:rPr>
                  <w:rFonts w:ascii="Calibri" w:eastAsia="Times New Roman" w:hAnsi="Calibri" w:cs="Calibri"/>
                  <w:color w:val="000000"/>
                  <w:sz w:val="18"/>
                  <w:szCs w:val="18"/>
                  <w:lang w:val="fr-FR" w:eastAsia="fr-FR"/>
                </w:rPr>
                <w:t>0.6</w:t>
              </w:r>
            </w:ins>
          </w:p>
        </w:tc>
        <w:tc>
          <w:tcPr>
            <w:tcW w:w="0" w:type="auto"/>
            <w:tcBorders>
              <w:top w:val="nil"/>
              <w:left w:val="nil"/>
              <w:bottom w:val="nil"/>
              <w:right w:val="nil"/>
            </w:tcBorders>
            <w:shd w:val="clear" w:color="000000" w:fill="FFFFFF"/>
            <w:noWrap/>
            <w:vAlign w:val="bottom"/>
            <w:hideMark/>
          </w:tcPr>
          <w:p w14:paraId="2DD79DD8" w14:textId="77777777" w:rsidR="008D137A" w:rsidRPr="00311AB2" w:rsidRDefault="008D137A" w:rsidP="00AF4F87">
            <w:pPr>
              <w:jc w:val="center"/>
              <w:rPr>
                <w:ins w:id="197" w:author="Arnaud" w:date="2021-08-19T00:29:00Z"/>
                <w:rFonts w:ascii="Calibri" w:eastAsia="Times New Roman" w:hAnsi="Calibri" w:cs="Calibri"/>
                <w:color w:val="000000"/>
                <w:sz w:val="18"/>
                <w:szCs w:val="18"/>
                <w:lang w:val="fr-FR" w:eastAsia="fr-FR"/>
              </w:rPr>
            </w:pPr>
            <w:ins w:id="198" w:author="Arnaud" w:date="2021-08-19T00:29:00Z">
              <w:r w:rsidRPr="00311AB2">
                <w:rPr>
                  <w:rFonts w:ascii="Calibri" w:eastAsia="Times New Roman" w:hAnsi="Calibri" w:cs="Calibri"/>
                  <w:color w:val="000000"/>
                  <w:sz w:val="18"/>
                  <w:szCs w:val="18"/>
                  <w:lang w:val="fr-FR" w:eastAsia="fr-FR"/>
                </w:rPr>
                <w:t>10.0</w:t>
              </w:r>
            </w:ins>
          </w:p>
        </w:tc>
        <w:tc>
          <w:tcPr>
            <w:tcW w:w="0" w:type="auto"/>
            <w:tcBorders>
              <w:top w:val="nil"/>
              <w:left w:val="nil"/>
              <w:bottom w:val="nil"/>
              <w:right w:val="nil"/>
            </w:tcBorders>
            <w:shd w:val="clear" w:color="000000" w:fill="FFFFFF"/>
            <w:noWrap/>
            <w:vAlign w:val="bottom"/>
            <w:hideMark/>
          </w:tcPr>
          <w:p w14:paraId="43CF3924" w14:textId="77777777" w:rsidR="008D137A" w:rsidRPr="00311AB2" w:rsidRDefault="008D137A" w:rsidP="00AF4F87">
            <w:pPr>
              <w:jc w:val="center"/>
              <w:rPr>
                <w:ins w:id="199" w:author="Arnaud" w:date="2021-08-19T00:29:00Z"/>
                <w:rFonts w:ascii="Calibri" w:eastAsia="Times New Roman" w:hAnsi="Calibri" w:cs="Calibri"/>
                <w:color w:val="000000"/>
                <w:sz w:val="18"/>
                <w:szCs w:val="18"/>
                <w:lang w:val="fr-FR" w:eastAsia="fr-FR"/>
              </w:rPr>
            </w:pPr>
            <w:ins w:id="200"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7FCFF377" w14:textId="77777777" w:rsidR="008D137A" w:rsidRPr="00311AB2" w:rsidRDefault="008D137A" w:rsidP="00AF4F87">
            <w:pPr>
              <w:jc w:val="center"/>
              <w:rPr>
                <w:ins w:id="201" w:author="Arnaud" w:date="2021-08-19T00:29:00Z"/>
                <w:rFonts w:ascii="Calibri" w:eastAsia="Times New Roman" w:hAnsi="Calibri" w:cs="Calibri"/>
                <w:color w:val="000000"/>
                <w:sz w:val="18"/>
                <w:szCs w:val="18"/>
                <w:lang w:val="fr-FR" w:eastAsia="fr-FR"/>
              </w:rPr>
            </w:pPr>
            <w:ins w:id="202" w:author="Arnaud" w:date="2021-08-19T00:29:00Z">
              <w:r w:rsidRPr="00311AB2">
                <w:rPr>
                  <w:rFonts w:ascii="Calibri" w:eastAsia="Times New Roman" w:hAnsi="Calibri" w:cs="Calibri"/>
                  <w:color w:val="000000"/>
                  <w:sz w:val="18"/>
                  <w:szCs w:val="18"/>
                  <w:lang w:val="fr-FR" w:eastAsia="fr-FR"/>
                </w:rPr>
                <w:t>1.</w:t>
              </w:r>
              <w:r>
                <w:rPr>
                  <w:rFonts w:ascii="Calibri" w:eastAsia="Times New Roman" w:hAnsi="Calibri" w:cs="Calibri"/>
                  <w:color w:val="000000"/>
                  <w:sz w:val="18"/>
                  <w:szCs w:val="18"/>
                  <w:lang w:val="fr-FR" w:eastAsia="fr-FR"/>
                </w:rPr>
                <w:t>9</w:t>
              </w:r>
            </w:ins>
          </w:p>
        </w:tc>
        <w:tc>
          <w:tcPr>
            <w:tcW w:w="0" w:type="auto"/>
            <w:tcBorders>
              <w:top w:val="nil"/>
              <w:left w:val="nil"/>
              <w:bottom w:val="nil"/>
              <w:right w:val="nil"/>
            </w:tcBorders>
            <w:shd w:val="clear" w:color="000000" w:fill="FFFFFF"/>
            <w:noWrap/>
            <w:vAlign w:val="bottom"/>
            <w:hideMark/>
          </w:tcPr>
          <w:p w14:paraId="67BC10D1" w14:textId="77777777" w:rsidR="008D137A" w:rsidRPr="00311AB2" w:rsidRDefault="008D137A" w:rsidP="00AF4F87">
            <w:pPr>
              <w:jc w:val="center"/>
              <w:rPr>
                <w:ins w:id="203" w:author="Arnaud" w:date="2021-08-19T00:29:00Z"/>
                <w:rFonts w:ascii="Calibri" w:eastAsia="Times New Roman" w:hAnsi="Calibri" w:cs="Calibri"/>
                <w:color w:val="000000"/>
                <w:sz w:val="18"/>
                <w:szCs w:val="18"/>
                <w:lang w:val="fr-FR" w:eastAsia="fr-FR"/>
              </w:rPr>
            </w:pPr>
            <w:ins w:id="204" w:author="Arnaud" w:date="2021-08-19T00:29:00Z">
              <w:r w:rsidRPr="00311AB2">
                <w:rPr>
                  <w:rFonts w:ascii="Calibri" w:eastAsia="Times New Roman" w:hAnsi="Calibri" w:cs="Calibri"/>
                  <w:color w:val="000000"/>
                  <w:sz w:val="18"/>
                  <w:szCs w:val="18"/>
                  <w:lang w:val="fr-FR" w:eastAsia="fr-FR"/>
                </w:rPr>
                <w:t>10.5</w:t>
              </w:r>
            </w:ins>
          </w:p>
        </w:tc>
        <w:tc>
          <w:tcPr>
            <w:tcW w:w="0" w:type="auto"/>
            <w:tcBorders>
              <w:top w:val="nil"/>
              <w:left w:val="nil"/>
              <w:bottom w:val="nil"/>
              <w:right w:val="nil"/>
            </w:tcBorders>
            <w:shd w:val="clear" w:color="000000" w:fill="FFFFFF"/>
            <w:noWrap/>
            <w:vAlign w:val="bottom"/>
            <w:hideMark/>
          </w:tcPr>
          <w:p w14:paraId="34DE140B" w14:textId="77777777" w:rsidR="008D137A" w:rsidRPr="00311AB2" w:rsidRDefault="008D137A" w:rsidP="00AF4F87">
            <w:pPr>
              <w:jc w:val="center"/>
              <w:rPr>
                <w:ins w:id="205" w:author="Arnaud" w:date="2021-08-19T00:29:00Z"/>
                <w:rFonts w:ascii="Calibri" w:eastAsia="Times New Roman" w:hAnsi="Calibri" w:cs="Calibri"/>
                <w:color w:val="000000"/>
                <w:sz w:val="18"/>
                <w:szCs w:val="18"/>
                <w:lang w:val="fr-FR" w:eastAsia="fr-FR"/>
              </w:rPr>
            </w:pPr>
            <w:ins w:id="206"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46B3B5F9" w14:textId="77777777" w:rsidR="008D137A" w:rsidRPr="00311AB2" w:rsidRDefault="008D137A" w:rsidP="00AF4F87">
            <w:pPr>
              <w:jc w:val="center"/>
              <w:rPr>
                <w:ins w:id="207" w:author="Arnaud" w:date="2021-08-19T00:29:00Z"/>
                <w:rFonts w:ascii="Calibri" w:eastAsia="Times New Roman" w:hAnsi="Calibri" w:cs="Calibri"/>
                <w:color w:val="000000"/>
                <w:sz w:val="18"/>
                <w:szCs w:val="18"/>
                <w:lang w:val="fr-FR" w:eastAsia="fr-FR"/>
              </w:rPr>
            </w:pPr>
            <w:ins w:id="208" w:author="Arnaud" w:date="2021-08-19T00:29:00Z">
              <w:r w:rsidRPr="00311AB2">
                <w:rPr>
                  <w:rFonts w:ascii="Calibri" w:eastAsia="Times New Roman" w:hAnsi="Calibri" w:cs="Calibri"/>
                  <w:color w:val="000000"/>
                  <w:sz w:val="18"/>
                  <w:szCs w:val="18"/>
                  <w:lang w:val="fr-FR" w:eastAsia="fr-FR"/>
                </w:rPr>
                <w:t>8.</w:t>
              </w:r>
              <w:r>
                <w:rPr>
                  <w:rFonts w:ascii="Calibri" w:eastAsia="Times New Roman" w:hAnsi="Calibri" w:cs="Calibri"/>
                  <w:color w:val="000000"/>
                  <w:sz w:val="18"/>
                  <w:szCs w:val="18"/>
                  <w:lang w:val="fr-FR" w:eastAsia="fr-FR"/>
                </w:rPr>
                <w:t>9</w:t>
              </w:r>
            </w:ins>
          </w:p>
        </w:tc>
        <w:tc>
          <w:tcPr>
            <w:tcW w:w="0" w:type="auto"/>
            <w:tcBorders>
              <w:top w:val="nil"/>
              <w:left w:val="nil"/>
              <w:bottom w:val="nil"/>
              <w:right w:val="nil"/>
            </w:tcBorders>
            <w:shd w:val="clear" w:color="000000" w:fill="FFFFFF"/>
            <w:noWrap/>
            <w:vAlign w:val="bottom"/>
            <w:hideMark/>
          </w:tcPr>
          <w:p w14:paraId="7758F256" w14:textId="77777777" w:rsidR="008D137A" w:rsidRPr="00311AB2" w:rsidRDefault="008D137A" w:rsidP="00AF4F87">
            <w:pPr>
              <w:jc w:val="center"/>
              <w:rPr>
                <w:ins w:id="209" w:author="Arnaud" w:date="2021-08-19T00:29:00Z"/>
                <w:rFonts w:ascii="Calibri" w:eastAsia="Times New Roman" w:hAnsi="Calibri" w:cs="Calibri"/>
                <w:color w:val="000000"/>
                <w:sz w:val="18"/>
                <w:szCs w:val="18"/>
                <w:lang w:val="fr-FR" w:eastAsia="fr-FR"/>
              </w:rPr>
            </w:pPr>
            <w:ins w:id="210" w:author="Arnaud" w:date="2021-08-19T00:29:00Z">
              <w:r w:rsidRPr="00311AB2">
                <w:rPr>
                  <w:rFonts w:ascii="Calibri" w:eastAsia="Times New Roman" w:hAnsi="Calibri" w:cs="Calibri"/>
                  <w:color w:val="000000"/>
                  <w:sz w:val="18"/>
                  <w:szCs w:val="18"/>
                  <w:lang w:val="fr-FR" w:eastAsia="fr-FR"/>
                </w:rPr>
                <w:t>18.</w:t>
              </w:r>
              <w:r>
                <w:rPr>
                  <w:rFonts w:ascii="Calibri" w:eastAsia="Times New Roman" w:hAnsi="Calibri" w:cs="Calibri"/>
                  <w:color w:val="000000"/>
                  <w:sz w:val="18"/>
                  <w:szCs w:val="18"/>
                  <w:lang w:val="fr-FR" w:eastAsia="fr-FR"/>
                </w:rPr>
                <w:t>1</w:t>
              </w:r>
            </w:ins>
          </w:p>
        </w:tc>
      </w:tr>
      <w:tr w:rsidR="008D137A" w:rsidRPr="0046372A" w14:paraId="51C10C7C" w14:textId="77777777" w:rsidTr="00AF4F87">
        <w:trPr>
          <w:trHeight w:val="288"/>
          <w:ins w:id="211" w:author="Arnaud" w:date="2021-08-19T00:29:00Z"/>
        </w:trPr>
        <w:tc>
          <w:tcPr>
            <w:tcW w:w="0" w:type="auto"/>
            <w:tcBorders>
              <w:top w:val="nil"/>
              <w:left w:val="nil"/>
              <w:bottom w:val="nil"/>
              <w:right w:val="nil"/>
            </w:tcBorders>
            <w:shd w:val="clear" w:color="000000" w:fill="FFFFFF"/>
            <w:noWrap/>
            <w:vAlign w:val="bottom"/>
            <w:hideMark/>
          </w:tcPr>
          <w:p w14:paraId="37EB4945" w14:textId="77777777" w:rsidR="008D137A" w:rsidRPr="00311AB2" w:rsidRDefault="008D137A" w:rsidP="00AF4F87">
            <w:pPr>
              <w:ind w:firstLineChars="100" w:firstLine="180"/>
              <w:rPr>
                <w:ins w:id="212" w:author="Arnaud" w:date="2021-08-19T00:29:00Z"/>
                <w:rFonts w:ascii="Calibri" w:eastAsia="Times New Roman" w:hAnsi="Calibri" w:cs="Calibri"/>
                <w:i/>
                <w:iCs/>
                <w:color w:val="000000"/>
                <w:sz w:val="18"/>
                <w:szCs w:val="18"/>
                <w:lang w:val="fr-FR" w:eastAsia="fr-FR"/>
              </w:rPr>
            </w:pPr>
            <w:proofErr w:type="spellStart"/>
            <w:ins w:id="213" w:author="Arnaud" w:date="2021-08-19T00:29:00Z">
              <w:r w:rsidRPr="00311AB2">
                <w:rPr>
                  <w:rFonts w:ascii="Calibri" w:eastAsia="Times New Roman" w:hAnsi="Calibri" w:cs="Calibri"/>
                  <w:i/>
                  <w:iCs/>
                  <w:color w:val="000000"/>
                  <w:sz w:val="18"/>
                  <w:szCs w:val="18"/>
                  <w:lang w:val="fr-FR" w:eastAsia="fr-FR"/>
                </w:rPr>
                <w:t>Thatched</w:t>
              </w:r>
              <w:proofErr w:type="spellEnd"/>
              <w:r w:rsidRPr="00311AB2">
                <w:rPr>
                  <w:rFonts w:ascii="Calibri" w:eastAsia="Times New Roman" w:hAnsi="Calibri" w:cs="Calibri"/>
                  <w:i/>
                  <w:iCs/>
                  <w:color w:val="000000"/>
                  <w:sz w:val="18"/>
                  <w:szCs w:val="18"/>
                  <w:lang w:val="fr-FR" w:eastAsia="fr-FR"/>
                </w:rPr>
                <w:t xml:space="preserve"> roof house</w:t>
              </w:r>
            </w:ins>
          </w:p>
        </w:tc>
        <w:tc>
          <w:tcPr>
            <w:tcW w:w="0" w:type="auto"/>
            <w:tcBorders>
              <w:top w:val="nil"/>
              <w:left w:val="nil"/>
              <w:bottom w:val="nil"/>
              <w:right w:val="nil"/>
            </w:tcBorders>
            <w:shd w:val="clear" w:color="000000" w:fill="FFFFFF"/>
            <w:noWrap/>
            <w:vAlign w:val="bottom"/>
            <w:hideMark/>
          </w:tcPr>
          <w:p w14:paraId="5866A725" w14:textId="77777777" w:rsidR="008D137A" w:rsidRPr="00311AB2" w:rsidRDefault="008D137A" w:rsidP="00AF4F87">
            <w:pPr>
              <w:jc w:val="center"/>
              <w:rPr>
                <w:ins w:id="214" w:author="Arnaud" w:date="2021-08-19T00:29:00Z"/>
                <w:rFonts w:ascii="Calibri" w:eastAsia="Times New Roman" w:hAnsi="Calibri" w:cs="Calibri"/>
                <w:color w:val="000000"/>
                <w:sz w:val="18"/>
                <w:szCs w:val="18"/>
                <w:lang w:val="fr-FR" w:eastAsia="fr-FR"/>
              </w:rPr>
            </w:pPr>
            <w:ins w:id="215" w:author="Arnaud" w:date="2021-08-19T00:29:00Z">
              <w:r w:rsidRPr="00311AB2">
                <w:rPr>
                  <w:rFonts w:ascii="Calibri" w:eastAsia="Times New Roman" w:hAnsi="Calibri" w:cs="Calibri"/>
                  <w:color w:val="000000"/>
                  <w:sz w:val="18"/>
                  <w:szCs w:val="18"/>
                  <w:lang w:val="fr-FR" w:eastAsia="fr-FR"/>
                </w:rPr>
                <w:t>27.8</w:t>
              </w:r>
            </w:ins>
          </w:p>
        </w:tc>
        <w:tc>
          <w:tcPr>
            <w:tcW w:w="0" w:type="auto"/>
            <w:tcBorders>
              <w:top w:val="nil"/>
              <w:left w:val="nil"/>
              <w:bottom w:val="nil"/>
              <w:right w:val="nil"/>
            </w:tcBorders>
            <w:shd w:val="clear" w:color="000000" w:fill="FFFFFF"/>
            <w:noWrap/>
            <w:vAlign w:val="bottom"/>
            <w:hideMark/>
          </w:tcPr>
          <w:p w14:paraId="7527106D" w14:textId="77777777" w:rsidR="008D137A" w:rsidRPr="00311AB2" w:rsidRDefault="008D137A" w:rsidP="00AF4F87">
            <w:pPr>
              <w:jc w:val="center"/>
              <w:rPr>
                <w:ins w:id="216" w:author="Arnaud" w:date="2021-08-19T00:29:00Z"/>
                <w:rFonts w:ascii="Calibri" w:eastAsia="Times New Roman" w:hAnsi="Calibri" w:cs="Calibri"/>
                <w:color w:val="000000"/>
                <w:sz w:val="18"/>
                <w:szCs w:val="18"/>
                <w:lang w:val="fr-FR" w:eastAsia="fr-FR"/>
              </w:rPr>
            </w:pPr>
            <w:ins w:id="217" w:author="Arnaud" w:date="2021-08-19T00:29:00Z">
              <w:r w:rsidRPr="00311AB2">
                <w:rPr>
                  <w:rFonts w:ascii="Calibri" w:eastAsia="Times New Roman" w:hAnsi="Calibri" w:cs="Calibri"/>
                  <w:color w:val="000000"/>
                  <w:sz w:val="18"/>
                  <w:szCs w:val="18"/>
                  <w:lang w:val="fr-FR" w:eastAsia="fr-FR"/>
                </w:rPr>
                <w:t>33.</w:t>
              </w:r>
              <w:r>
                <w:rPr>
                  <w:rFonts w:ascii="Calibri" w:eastAsia="Times New Roman" w:hAnsi="Calibri" w:cs="Calibri"/>
                  <w:color w:val="000000"/>
                  <w:sz w:val="18"/>
                  <w:szCs w:val="18"/>
                  <w:lang w:val="fr-FR" w:eastAsia="fr-FR"/>
                </w:rPr>
                <w:t>5</w:t>
              </w:r>
            </w:ins>
          </w:p>
        </w:tc>
        <w:tc>
          <w:tcPr>
            <w:tcW w:w="0" w:type="auto"/>
            <w:tcBorders>
              <w:top w:val="nil"/>
              <w:left w:val="nil"/>
              <w:bottom w:val="nil"/>
              <w:right w:val="nil"/>
            </w:tcBorders>
            <w:shd w:val="clear" w:color="000000" w:fill="FFFFFF"/>
            <w:noWrap/>
            <w:vAlign w:val="bottom"/>
            <w:hideMark/>
          </w:tcPr>
          <w:p w14:paraId="76AE2B91" w14:textId="77777777" w:rsidR="008D137A" w:rsidRPr="00311AB2" w:rsidRDefault="008D137A" w:rsidP="00AF4F87">
            <w:pPr>
              <w:jc w:val="center"/>
              <w:rPr>
                <w:ins w:id="218" w:author="Arnaud" w:date="2021-08-19T00:29:00Z"/>
                <w:rFonts w:ascii="Calibri" w:eastAsia="Times New Roman" w:hAnsi="Calibri" w:cs="Calibri"/>
                <w:color w:val="000000"/>
                <w:sz w:val="18"/>
                <w:szCs w:val="18"/>
                <w:lang w:val="fr-FR" w:eastAsia="fr-FR"/>
              </w:rPr>
            </w:pPr>
            <w:ins w:id="219"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12CA5131" w14:textId="77777777" w:rsidR="008D137A" w:rsidRPr="00311AB2" w:rsidRDefault="008D137A" w:rsidP="00AF4F87">
            <w:pPr>
              <w:jc w:val="center"/>
              <w:rPr>
                <w:ins w:id="220" w:author="Arnaud" w:date="2021-08-19T00:29:00Z"/>
                <w:rFonts w:ascii="Calibri" w:eastAsia="Times New Roman" w:hAnsi="Calibri" w:cs="Calibri"/>
                <w:color w:val="000000"/>
                <w:sz w:val="18"/>
                <w:szCs w:val="18"/>
                <w:lang w:val="fr-FR" w:eastAsia="fr-FR"/>
              </w:rPr>
            </w:pPr>
            <w:ins w:id="221" w:author="Arnaud" w:date="2021-08-19T00:29:00Z">
              <w:r w:rsidRPr="00311AB2">
                <w:rPr>
                  <w:rFonts w:ascii="Calibri" w:eastAsia="Times New Roman" w:hAnsi="Calibri" w:cs="Calibri"/>
                  <w:color w:val="000000"/>
                  <w:sz w:val="18"/>
                  <w:szCs w:val="18"/>
                  <w:lang w:val="fr-FR" w:eastAsia="fr-FR"/>
                </w:rPr>
                <w:t>26.</w:t>
              </w:r>
              <w:r>
                <w:rPr>
                  <w:rFonts w:ascii="Calibri" w:eastAsia="Times New Roman" w:hAnsi="Calibri" w:cs="Calibri"/>
                  <w:color w:val="000000"/>
                  <w:sz w:val="18"/>
                  <w:szCs w:val="18"/>
                  <w:lang w:val="fr-FR" w:eastAsia="fr-FR"/>
                </w:rPr>
                <w:t>6</w:t>
              </w:r>
            </w:ins>
          </w:p>
        </w:tc>
        <w:tc>
          <w:tcPr>
            <w:tcW w:w="0" w:type="auto"/>
            <w:tcBorders>
              <w:top w:val="nil"/>
              <w:left w:val="nil"/>
              <w:bottom w:val="nil"/>
              <w:right w:val="nil"/>
            </w:tcBorders>
            <w:shd w:val="clear" w:color="000000" w:fill="FFFFFF"/>
            <w:noWrap/>
            <w:vAlign w:val="bottom"/>
            <w:hideMark/>
          </w:tcPr>
          <w:p w14:paraId="76996D7C" w14:textId="77777777" w:rsidR="008D137A" w:rsidRPr="00311AB2" w:rsidRDefault="008D137A" w:rsidP="00AF4F87">
            <w:pPr>
              <w:jc w:val="center"/>
              <w:rPr>
                <w:ins w:id="222" w:author="Arnaud" w:date="2021-08-19T00:29:00Z"/>
                <w:rFonts w:ascii="Calibri" w:eastAsia="Times New Roman" w:hAnsi="Calibri" w:cs="Calibri"/>
                <w:color w:val="000000"/>
                <w:sz w:val="18"/>
                <w:szCs w:val="18"/>
                <w:lang w:val="fr-FR" w:eastAsia="fr-FR"/>
              </w:rPr>
            </w:pPr>
            <w:ins w:id="223" w:author="Arnaud" w:date="2021-08-19T00:29:00Z">
              <w:r w:rsidRPr="00311AB2">
                <w:rPr>
                  <w:rFonts w:ascii="Calibri" w:eastAsia="Times New Roman" w:hAnsi="Calibri" w:cs="Calibri"/>
                  <w:color w:val="000000"/>
                  <w:sz w:val="18"/>
                  <w:szCs w:val="18"/>
                  <w:lang w:val="fr-FR" w:eastAsia="fr-FR"/>
                </w:rPr>
                <w:t>32.</w:t>
              </w:r>
              <w:r>
                <w:rPr>
                  <w:rFonts w:ascii="Calibri" w:eastAsia="Times New Roman" w:hAnsi="Calibri" w:cs="Calibri"/>
                  <w:color w:val="000000"/>
                  <w:sz w:val="18"/>
                  <w:szCs w:val="18"/>
                  <w:lang w:val="fr-FR" w:eastAsia="fr-FR"/>
                </w:rPr>
                <w:t>2</w:t>
              </w:r>
            </w:ins>
          </w:p>
        </w:tc>
        <w:tc>
          <w:tcPr>
            <w:tcW w:w="0" w:type="auto"/>
            <w:tcBorders>
              <w:top w:val="nil"/>
              <w:left w:val="nil"/>
              <w:bottom w:val="nil"/>
              <w:right w:val="nil"/>
            </w:tcBorders>
            <w:shd w:val="clear" w:color="000000" w:fill="FFFFFF"/>
            <w:noWrap/>
            <w:vAlign w:val="bottom"/>
            <w:hideMark/>
          </w:tcPr>
          <w:p w14:paraId="770A2016" w14:textId="77777777" w:rsidR="008D137A" w:rsidRPr="00311AB2" w:rsidRDefault="008D137A" w:rsidP="00AF4F87">
            <w:pPr>
              <w:jc w:val="center"/>
              <w:rPr>
                <w:ins w:id="224" w:author="Arnaud" w:date="2021-08-19T00:29:00Z"/>
                <w:rFonts w:ascii="Calibri" w:eastAsia="Times New Roman" w:hAnsi="Calibri" w:cs="Calibri"/>
                <w:color w:val="000000"/>
                <w:sz w:val="18"/>
                <w:szCs w:val="18"/>
                <w:lang w:val="fr-FR" w:eastAsia="fr-FR"/>
              </w:rPr>
            </w:pPr>
            <w:ins w:id="225"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5A7DD783" w14:textId="77777777" w:rsidR="008D137A" w:rsidRPr="00311AB2" w:rsidRDefault="008D137A" w:rsidP="00AF4F87">
            <w:pPr>
              <w:jc w:val="center"/>
              <w:rPr>
                <w:ins w:id="226" w:author="Arnaud" w:date="2021-08-19T00:29:00Z"/>
                <w:rFonts w:ascii="Calibri" w:eastAsia="Times New Roman" w:hAnsi="Calibri" w:cs="Calibri"/>
                <w:color w:val="000000"/>
                <w:sz w:val="18"/>
                <w:szCs w:val="18"/>
                <w:lang w:val="fr-FR" w:eastAsia="fr-FR"/>
              </w:rPr>
            </w:pPr>
            <w:ins w:id="227" w:author="Arnaud" w:date="2021-08-19T00:29:00Z">
              <w:r w:rsidRPr="00311AB2">
                <w:rPr>
                  <w:rFonts w:ascii="Calibri" w:eastAsia="Times New Roman" w:hAnsi="Calibri" w:cs="Calibri"/>
                  <w:color w:val="000000"/>
                  <w:sz w:val="18"/>
                  <w:szCs w:val="18"/>
                  <w:lang w:val="fr-FR" w:eastAsia="fr-FR"/>
                </w:rPr>
                <w:t>13.2</w:t>
              </w:r>
            </w:ins>
          </w:p>
        </w:tc>
        <w:tc>
          <w:tcPr>
            <w:tcW w:w="0" w:type="auto"/>
            <w:tcBorders>
              <w:top w:val="nil"/>
              <w:left w:val="nil"/>
              <w:bottom w:val="nil"/>
              <w:right w:val="nil"/>
            </w:tcBorders>
            <w:shd w:val="clear" w:color="000000" w:fill="FFFFFF"/>
            <w:noWrap/>
            <w:vAlign w:val="bottom"/>
            <w:hideMark/>
          </w:tcPr>
          <w:p w14:paraId="28C1AF9B" w14:textId="77777777" w:rsidR="008D137A" w:rsidRPr="00311AB2" w:rsidRDefault="008D137A" w:rsidP="00AF4F87">
            <w:pPr>
              <w:jc w:val="center"/>
              <w:rPr>
                <w:ins w:id="228" w:author="Arnaud" w:date="2021-08-19T00:29:00Z"/>
                <w:rFonts w:ascii="Calibri" w:eastAsia="Times New Roman" w:hAnsi="Calibri" w:cs="Calibri"/>
                <w:color w:val="000000"/>
                <w:sz w:val="18"/>
                <w:szCs w:val="18"/>
                <w:lang w:val="fr-FR" w:eastAsia="fr-FR"/>
              </w:rPr>
            </w:pPr>
            <w:ins w:id="229" w:author="Arnaud" w:date="2021-08-19T00:29:00Z">
              <w:r w:rsidRPr="00311AB2">
                <w:rPr>
                  <w:rFonts w:ascii="Calibri" w:eastAsia="Times New Roman" w:hAnsi="Calibri" w:cs="Calibri"/>
                  <w:color w:val="000000"/>
                  <w:sz w:val="18"/>
                  <w:szCs w:val="18"/>
                  <w:lang w:val="fr-FR" w:eastAsia="fr-FR"/>
                </w:rPr>
                <w:t>14.0</w:t>
              </w:r>
            </w:ins>
          </w:p>
        </w:tc>
        <w:tc>
          <w:tcPr>
            <w:tcW w:w="0" w:type="auto"/>
            <w:tcBorders>
              <w:top w:val="nil"/>
              <w:left w:val="nil"/>
              <w:bottom w:val="nil"/>
              <w:right w:val="nil"/>
            </w:tcBorders>
            <w:shd w:val="clear" w:color="000000" w:fill="FFFFFF"/>
            <w:noWrap/>
            <w:vAlign w:val="bottom"/>
            <w:hideMark/>
          </w:tcPr>
          <w:p w14:paraId="297AA02E" w14:textId="77777777" w:rsidR="008D137A" w:rsidRPr="00311AB2" w:rsidRDefault="008D137A" w:rsidP="00AF4F87">
            <w:pPr>
              <w:jc w:val="center"/>
              <w:rPr>
                <w:ins w:id="230" w:author="Arnaud" w:date="2021-08-19T00:29:00Z"/>
                <w:rFonts w:ascii="Calibri" w:eastAsia="Times New Roman" w:hAnsi="Calibri" w:cs="Calibri"/>
                <w:color w:val="000000"/>
                <w:sz w:val="18"/>
                <w:szCs w:val="18"/>
                <w:lang w:val="fr-FR" w:eastAsia="fr-FR"/>
              </w:rPr>
            </w:pPr>
            <w:ins w:id="231"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605FDA81" w14:textId="77777777" w:rsidR="008D137A" w:rsidRPr="00311AB2" w:rsidRDefault="008D137A" w:rsidP="00AF4F87">
            <w:pPr>
              <w:jc w:val="center"/>
              <w:rPr>
                <w:ins w:id="232" w:author="Arnaud" w:date="2021-08-19T00:29:00Z"/>
                <w:rFonts w:ascii="Calibri" w:eastAsia="Times New Roman" w:hAnsi="Calibri" w:cs="Calibri"/>
                <w:color w:val="000000"/>
                <w:sz w:val="18"/>
                <w:szCs w:val="18"/>
                <w:lang w:val="fr-FR" w:eastAsia="fr-FR"/>
              </w:rPr>
            </w:pPr>
            <w:ins w:id="233" w:author="Arnaud" w:date="2021-08-19T00:29:00Z">
              <w:r w:rsidRPr="00311AB2">
                <w:rPr>
                  <w:rFonts w:ascii="Calibri" w:eastAsia="Times New Roman" w:hAnsi="Calibri" w:cs="Calibri"/>
                  <w:color w:val="000000"/>
                  <w:sz w:val="18"/>
                  <w:szCs w:val="18"/>
                  <w:lang w:val="fr-FR" w:eastAsia="fr-FR"/>
                </w:rPr>
                <w:t>25.4</w:t>
              </w:r>
            </w:ins>
          </w:p>
        </w:tc>
        <w:tc>
          <w:tcPr>
            <w:tcW w:w="0" w:type="auto"/>
            <w:tcBorders>
              <w:top w:val="nil"/>
              <w:left w:val="nil"/>
              <w:bottom w:val="nil"/>
              <w:right w:val="nil"/>
            </w:tcBorders>
            <w:shd w:val="clear" w:color="000000" w:fill="FFFFFF"/>
            <w:noWrap/>
            <w:vAlign w:val="bottom"/>
            <w:hideMark/>
          </w:tcPr>
          <w:p w14:paraId="584E5FE0" w14:textId="77777777" w:rsidR="008D137A" w:rsidRPr="00311AB2" w:rsidRDefault="008D137A" w:rsidP="00AF4F87">
            <w:pPr>
              <w:jc w:val="center"/>
              <w:rPr>
                <w:ins w:id="234" w:author="Arnaud" w:date="2021-08-19T00:29:00Z"/>
                <w:rFonts w:ascii="Calibri" w:eastAsia="Times New Roman" w:hAnsi="Calibri" w:cs="Calibri"/>
                <w:color w:val="000000"/>
                <w:sz w:val="18"/>
                <w:szCs w:val="18"/>
                <w:lang w:val="fr-FR" w:eastAsia="fr-FR"/>
              </w:rPr>
            </w:pPr>
            <w:ins w:id="235" w:author="Arnaud" w:date="2021-08-19T00:29:00Z">
              <w:r w:rsidRPr="00311AB2">
                <w:rPr>
                  <w:rFonts w:ascii="Calibri" w:eastAsia="Times New Roman" w:hAnsi="Calibri" w:cs="Calibri"/>
                  <w:color w:val="000000"/>
                  <w:sz w:val="18"/>
                  <w:szCs w:val="18"/>
                  <w:lang w:val="fr-FR" w:eastAsia="fr-FR"/>
                </w:rPr>
                <w:t>30.</w:t>
              </w:r>
              <w:r>
                <w:rPr>
                  <w:rFonts w:ascii="Calibri" w:eastAsia="Times New Roman" w:hAnsi="Calibri" w:cs="Calibri"/>
                  <w:color w:val="000000"/>
                  <w:sz w:val="18"/>
                  <w:szCs w:val="18"/>
                  <w:lang w:val="fr-FR" w:eastAsia="fr-FR"/>
                </w:rPr>
                <w:t>7</w:t>
              </w:r>
            </w:ins>
          </w:p>
        </w:tc>
      </w:tr>
      <w:tr w:rsidR="008D137A" w:rsidRPr="0046372A" w14:paraId="71BF9BF2" w14:textId="77777777" w:rsidTr="00AF4F87">
        <w:trPr>
          <w:trHeight w:val="288"/>
          <w:ins w:id="236" w:author="Arnaud" w:date="2021-08-19T00:29:00Z"/>
        </w:trPr>
        <w:tc>
          <w:tcPr>
            <w:tcW w:w="0" w:type="auto"/>
            <w:tcBorders>
              <w:top w:val="nil"/>
              <w:left w:val="nil"/>
              <w:bottom w:val="nil"/>
              <w:right w:val="nil"/>
            </w:tcBorders>
            <w:shd w:val="clear" w:color="000000" w:fill="FFFFFF"/>
            <w:noWrap/>
            <w:vAlign w:val="bottom"/>
            <w:hideMark/>
          </w:tcPr>
          <w:p w14:paraId="7608D167" w14:textId="77777777" w:rsidR="008D137A" w:rsidRPr="00311AB2" w:rsidRDefault="008D137A" w:rsidP="00AF4F87">
            <w:pPr>
              <w:rPr>
                <w:ins w:id="237" w:author="Arnaud" w:date="2021-08-19T00:29:00Z"/>
                <w:rFonts w:ascii="Calibri" w:eastAsia="Times New Roman" w:hAnsi="Calibri" w:cs="Calibri"/>
                <w:color w:val="000000"/>
                <w:sz w:val="18"/>
                <w:szCs w:val="18"/>
                <w:lang w:val="fr-FR" w:eastAsia="fr-FR"/>
              </w:rPr>
            </w:pPr>
            <w:ins w:id="238" w:author="Arnaud" w:date="2021-08-19T00:29:00Z">
              <w:r w:rsidRPr="00311AB2">
                <w:rPr>
                  <w:rFonts w:ascii="Calibri" w:eastAsia="Times New Roman" w:hAnsi="Calibri" w:cs="Calibri"/>
                  <w:color w:val="000000"/>
                  <w:sz w:val="18"/>
                  <w:szCs w:val="18"/>
                  <w:lang w:val="fr-FR" w:eastAsia="fr-FR"/>
                </w:rPr>
                <w:t xml:space="preserve">Land </w:t>
              </w:r>
              <w:proofErr w:type="spellStart"/>
              <w:r w:rsidRPr="00311AB2">
                <w:rPr>
                  <w:rFonts w:ascii="Calibri" w:eastAsia="Times New Roman" w:hAnsi="Calibri" w:cs="Calibri"/>
                  <w:color w:val="000000"/>
                  <w:sz w:val="18"/>
                  <w:szCs w:val="18"/>
                  <w:lang w:val="fr-FR" w:eastAsia="fr-FR"/>
                </w:rPr>
                <w:t>owner</w:t>
              </w:r>
              <w:proofErr w:type="spellEnd"/>
              <w:r w:rsidRPr="00311AB2">
                <w:rPr>
                  <w:rFonts w:ascii="Calibri" w:eastAsia="Times New Roman" w:hAnsi="Calibri" w:cs="Calibri"/>
                  <w:color w:val="000000"/>
                  <w:sz w:val="18"/>
                  <w:szCs w:val="18"/>
                  <w:lang w:val="fr-FR" w:eastAsia="fr-FR"/>
                </w:rPr>
                <w:t xml:space="preserve"> (%)</w:t>
              </w:r>
            </w:ins>
          </w:p>
        </w:tc>
        <w:tc>
          <w:tcPr>
            <w:tcW w:w="0" w:type="auto"/>
            <w:tcBorders>
              <w:top w:val="nil"/>
              <w:left w:val="nil"/>
              <w:bottom w:val="nil"/>
              <w:right w:val="nil"/>
            </w:tcBorders>
            <w:shd w:val="clear" w:color="000000" w:fill="FFFFFF"/>
            <w:noWrap/>
            <w:vAlign w:val="bottom"/>
            <w:hideMark/>
          </w:tcPr>
          <w:p w14:paraId="4B564CE3" w14:textId="77777777" w:rsidR="008D137A" w:rsidRPr="00311AB2" w:rsidRDefault="008D137A" w:rsidP="00AF4F87">
            <w:pPr>
              <w:jc w:val="center"/>
              <w:rPr>
                <w:ins w:id="239" w:author="Arnaud" w:date="2021-08-19T00:29:00Z"/>
                <w:rFonts w:ascii="Calibri" w:eastAsia="Times New Roman" w:hAnsi="Calibri" w:cs="Calibri"/>
                <w:color w:val="000000"/>
                <w:sz w:val="18"/>
                <w:szCs w:val="18"/>
                <w:lang w:val="fr-FR" w:eastAsia="fr-FR"/>
              </w:rPr>
            </w:pPr>
            <w:ins w:id="240" w:author="Arnaud" w:date="2021-08-19T00:29:00Z">
              <w:r w:rsidRPr="00311AB2">
                <w:rPr>
                  <w:rFonts w:ascii="Calibri" w:eastAsia="Times New Roman" w:hAnsi="Calibri" w:cs="Calibri"/>
                  <w:color w:val="000000"/>
                  <w:sz w:val="18"/>
                  <w:szCs w:val="18"/>
                  <w:lang w:val="fr-FR" w:eastAsia="fr-FR"/>
                </w:rPr>
                <w:t>41.7</w:t>
              </w:r>
            </w:ins>
          </w:p>
        </w:tc>
        <w:tc>
          <w:tcPr>
            <w:tcW w:w="0" w:type="auto"/>
            <w:tcBorders>
              <w:top w:val="nil"/>
              <w:left w:val="nil"/>
              <w:bottom w:val="nil"/>
              <w:right w:val="nil"/>
            </w:tcBorders>
            <w:shd w:val="clear" w:color="000000" w:fill="FFFFFF"/>
            <w:noWrap/>
            <w:vAlign w:val="bottom"/>
            <w:hideMark/>
          </w:tcPr>
          <w:p w14:paraId="48D06CAB" w14:textId="77777777" w:rsidR="008D137A" w:rsidRPr="00311AB2" w:rsidRDefault="008D137A" w:rsidP="00AF4F87">
            <w:pPr>
              <w:jc w:val="center"/>
              <w:rPr>
                <w:ins w:id="241" w:author="Arnaud" w:date="2021-08-19T00:29:00Z"/>
                <w:rFonts w:ascii="Calibri" w:eastAsia="Times New Roman" w:hAnsi="Calibri" w:cs="Calibri"/>
                <w:color w:val="000000"/>
                <w:sz w:val="18"/>
                <w:szCs w:val="18"/>
                <w:lang w:val="fr-FR" w:eastAsia="fr-FR"/>
              </w:rPr>
            </w:pPr>
            <w:ins w:id="242" w:author="Arnaud" w:date="2021-08-19T00:29:00Z">
              <w:r w:rsidRPr="00311AB2">
                <w:rPr>
                  <w:rFonts w:ascii="Calibri" w:eastAsia="Times New Roman" w:hAnsi="Calibri" w:cs="Calibri"/>
                  <w:color w:val="000000"/>
                  <w:sz w:val="18"/>
                  <w:szCs w:val="18"/>
                  <w:lang w:val="fr-FR" w:eastAsia="fr-FR"/>
                </w:rPr>
                <w:t>19.9</w:t>
              </w:r>
            </w:ins>
          </w:p>
        </w:tc>
        <w:tc>
          <w:tcPr>
            <w:tcW w:w="0" w:type="auto"/>
            <w:tcBorders>
              <w:top w:val="nil"/>
              <w:left w:val="nil"/>
              <w:bottom w:val="nil"/>
              <w:right w:val="nil"/>
            </w:tcBorders>
            <w:shd w:val="clear" w:color="000000" w:fill="FFFFFF"/>
            <w:noWrap/>
            <w:vAlign w:val="bottom"/>
            <w:hideMark/>
          </w:tcPr>
          <w:p w14:paraId="7EE5AB8B" w14:textId="77777777" w:rsidR="008D137A" w:rsidRPr="00311AB2" w:rsidRDefault="008D137A" w:rsidP="00AF4F87">
            <w:pPr>
              <w:jc w:val="center"/>
              <w:rPr>
                <w:ins w:id="243" w:author="Arnaud" w:date="2021-08-19T00:29:00Z"/>
                <w:rFonts w:ascii="Calibri" w:eastAsia="Times New Roman" w:hAnsi="Calibri" w:cs="Calibri"/>
                <w:color w:val="000000"/>
                <w:sz w:val="18"/>
                <w:szCs w:val="18"/>
                <w:lang w:val="fr-FR" w:eastAsia="fr-FR"/>
              </w:rPr>
            </w:pPr>
            <w:ins w:id="244"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4BF2E204" w14:textId="77777777" w:rsidR="008D137A" w:rsidRPr="00311AB2" w:rsidRDefault="008D137A" w:rsidP="00AF4F87">
            <w:pPr>
              <w:jc w:val="center"/>
              <w:rPr>
                <w:ins w:id="245" w:author="Arnaud" w:date="2021-08-19T00:29:00Z"/>
                <w:rFonts w:ascii="Calibri" w:eastAsia="Times New Roman" w:hAnsi="Calibri" w:cs="Calibri"/>
                <w:color w:val="000000"/>
                <w:sz w:val="18"/>
                <w:szCs w:val="18"/>
                <w:lang w:val="fr-FR" w:eastAsia="fr-FR"/>
              </w:rPr>
            </w:pPr>
            <w:ins w:id="246" w:author="Arnaud" w:date="2021-08-19T00:29:00Z">
              <w:r w:rsidRPr="00311AB2">
                <w:rPr>
                  <w:rFonts w:ascii="Calibri" w:eastAsia="Times New Roman" w:hAnsi="Calibri" w:cs="Calibri"/>
                  <w:color w:val="000000"/>
                  <w:sz w:val="18"/>
                  <w:szCs w:val="18"/>
                  <w:lang w:val="fr-FR" w:eastAsia="fr-FR"/>
                </w:rPr>
                <w:t>70.9</w:t>
              </w:r>
            </w:ins>
          </w:p>
        </w:tc>
        <w:tc>
          <w:tcPr>
            <w:tcW w:w="0" w:type="auto"/>
            <w:tcBorders>
              <w:top w:val="nil"/>
              <w:left w:val="nil"/>
              <w:bottom w:val="nil"/>
              <w:right w:val="nil"/>
            </w:tcBorders>
            <w:shd w:val="clear" w:color="000000" w:fill="FFFFFF"/>
            <w:noWrap/>
            <w:vAlign w:val="bottom"/>
            <w:hideMark/>
          </w:tcPr>
          <w:p w14:paraId="3FD58A4C" w14:textId="77777777" w:rsidR="008D137A" w:rsidRPr="00311AB2" w:rsidRDefault="008D137A" w:rsidP="00AF4F87">
            <w:pPr>
              <w:jc w:val="center"/>
              <w:rPr>
                <w:ins w:id="247" w:author="Arnaud" w:date="2021-08-19T00:29:00Z"/>
                <w:rFonts w:ascii="Calibri" w:eastAsia="Times New Roman" w:hAnsi="Calibri" w:cs="Calibri"/>
                <w:color w:val="000000"/>
                <w:sz w:val="18"/>
                <w:szCs w:val="18"/>
                <w:lang w:val="fr-FR" w:eastAsia="fr-FR"/>
              </w:rPr>
            </w:pPr>
            <w:ins w:id="248" w:author="Arnaud" w:date="2021-08-19T00:29:00Z">
              <w:r w:rsidRPr="00311AB2">
                <w:rPr>
                  <w:rFonts w:ascii="Calibri" w:eastAsia="Times New Roman" w:hAnsi="Calibri" w:cs="Calibri"/>
                  <w:color w:val="000000"/>
                  <w:sz w:val="18"/>
                  <w:szCs w:val="18"/>
                  <w:lang w:val="fr-FR" w:eastAsia="fr-FR"/>
                </w:rPr>
                <w:t>44.2</w:t>
              </w:r>
            </w:ins>
          </w:p>
        </w:tc>
        <w:tc>
          <w:tcPr>
            <w:tcW w:w="0" w:type="auto"/>
            <w:tcBorders>
              <w:top w:val="nil"/>
              <w:left w:val="nil"/>
              <w:bottom w:val="nil"/>
              <w:right w:val="nil"/>
            </w:tcBorders>
            <w:shd w:val="clear" w:color="000000" w:fill="FFFFFF"/>
            <w:noWrap/>
            <w:vAlign w:val="bottom"/>
            <w:hideMark/>
          </w:tcPr>
          <w:p w14:paraId="7E274D16" w14:textId="77777777" w:rsidR="008D137A" w:rsidRPr="00311AB2" w:rsidRDefault="008D137A" w:rsidP="00AF4F87">
            <w:pPr>
              <w:jc w:val="center"/>
              <w:rPr>
                <w:ins w:id="249" w:author="Arnaud" w:date="2021-08-19T00:29:00Z"/>
                <w:rFonts w:ascii="Calibri" w:eastAsia="Times New Roman" w:hAnsi="Calibri" w:cs="Calibri"/>
                <w:color w:val="000000"/>
                <w:sz w:val="18"/>
                <w:szCs w:val="18"/>
                <w:lang w:val="fr-FR" w:eastAsia="fr-FR"/>
              </w:rPr>
            </w:pPr>
            <w:ins w:id="250"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44C55022" w14:textId="77777777" w:rsidR="008D137A" w:rsidRPr="00311AB2" w:rsidRDefault="008D137A" w:rsidP="00AF4F87">
            <w:pPr>
              <w:jc w:val="center"/>
              <w:rPr>
                <w:ins w:id="251" w:author="Arnaud" w:date="2021-08-19T00:29:00Z"/>
                <w:rFonts w:ascii="Calibri" w:eastAsia="Times New Roman" w:hAnsi="Calibri" w:cs="Calibri"/>
                <w:color w:val="000000"/>
                <w:sz w:val="18"/>
                <w:szCs w:val="18"/>
                <w:lang w:val="fr-FR" w:eastAsia="fr-FR"/>
              </w:rPr>
            </w:pPr>
            <w:ins w:id="252" w:author="Arnaud" w:date="2021-08-19T00:29:00Z">
              <w:r w:rsidRPr="00311AB2">
                <w:rPr>
                  <w:rFonts w:ascii="Calibri" w:eastAsia="Times New Roman" w:hAnsi="Calibri" w:cs="Calibri"/>
                  <w:color w:val="000000"/>
                  <w:sz w:val="18"/>
                  <w:szCs w:val="18"/>
                  <w:lang w:val="fr-FR" w:eastAsia="fr-FR"/>
                </w:rPr>
                <w:t>50.9</w:t>
              </w:r>
            </w:ins>
          </w:p>
        </w:tc>
        <w:tc>
          <w:tcPr>
            <w:tcW w:w="0" w:type="auto"/>
            <w:tcBorders>
              <w:top w:val="nil"/>
              <w:left w:val="nil"/>
              <w:bottom w:val="nil"/>
              <w:right w:val="nil"/>
            </w:tcBorders>
            <w:shd w:val="clear" w:color="000000" w:fill="FFFFFF"/>
            <w:noWrap/>
            <w:vAlign w:val="bottom"/>
            <w:hideMark/>
          </w:tcPr>
          <w:p w14:paraId="60A00E07" w14:textId="77777777" w:rsidR="008D137A" w:rsidRPr="00311AB2" w:rsidRDefault="008D137A" w:rsidP="00AF4F87">
            <w:pPr>
              <w:jc w:val="center"/>
              <w:rPr>
                <w:ins w:id="253" w:author="Arnaud" w:date="2021-08-19T00:29:00Z"/>
                <w:rFonts w:ascii="Calibri" w:eastAsia="Times New Roman" w:hAnsi="Calibri" w:cs="Calibri"/>
                <w:color w:val="000000"/>
                <w:sz w:val="18"/>
                <w:szCs w:val="18"/>
                <w:lang w:val="fr-FR" w:eastAsia="fr-FR"/>
              </w:rPr>
            </w:pPr>
            <w:ins w:id="254" w:author="Arnaud" w:date="2021-08-19T00:29:00Z">
              <w:r w:rsidRPr="00311AB2">
                <w:rPr>
                  <w:rFonts w:ascii="Calibri" w:eastAsia="Times New Roman" w:hAnsi="Calibri" w:cs="Calibri"/>
                  <w:color w:val="000000"/>
                  <w:sz w:val="18"/>
                  <w:szCs w:val="18"/>
                  <w:lang w:val="fr-FR" w:eastAsia="fr-FR"/>
                </w:rPr>
                <w:t>28.</w:t>
              </w:r>
              <w:r>
                <w:rPr>
                  <w:rFonts w:ascii="Calibri" w:eastAsia="Times New Roman" w:hAnsi="Calibri" w:cs="Calibri"/>
                  <w:color w:val="000000"/>
                  <w:sz w:val="18"/>
                  <w:szCs w:val="18"/>
                  <w:lang w:val="fr-FR" w:eastAsia="fr-FR"/>
                </w:rPr>
                <w:t>1</w:t>
              </w:r>
            </w:ins>
          </w:p>
        </w:tc>
        <w:tc>
          <w:tcPr>
            <w:tcW w:w="0" w:type="auto"/>
            <w:tcBorders>
              <w:top w:val="nil"/>
              <w:left w:val="nil"/>
              <w:bottom w:val="nil"/>
              <w:right w:val="nil"/>
            </w:tcBorders>
            <w:shd w:val="clear" w:color="000000" w:fill="FFFFFF"/>
            <w:noWrap/>
            <w:vAlign w:val="bottom"/>
            <w:hideMark/>
          </w:tcPr>
          <w:p w14:paraId="77470F09" w14:textId="77777777" w:rsidR="008D137A" w:rsidRPr="00311AB2" w:rsidRDefault="008D137A" w:rsidP="00AF4F87">
            <w:pPr>
              <w:jc w:val="center"/>
              <w:rPr>
                <w:ins w:id="255" w:author="Arnaud" w:date="2021-08-19T00:29:00Z"/>
                <w:rFonts w:ascii="Calibri" w:eastAsia="Times New Roman" w:hAnsi="Calibri" w:cs="Calibri"/>
                <w:color w:val="000000"/>
                <w:sz w:val="18"/>
                <w:szCs w:val="18"/>
                <w:lang w:val="fr-FR" w:eastAsia="fr-FR"/>
              </w:rPr>
            </w:pPr>
            <w:ins w:id="256"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7C18CD11" w14:textId="77777777" w:rsidR="008D137A" w:rsidRPr="00311AB2" w:rsidRDefault="008D137A" w:rsidP="00AF4F87">
            <w:pPr>
              <w:jc w:val="center"/>
              <w:rPr>
                <w:ins w:id="257" w:author="Arnaud" w:date="2021-08-19T00:29:00Z"/>
                <w:rFonts w:ascii="Calibri" w:eastAsia="Times New Roman" w:hAnsi="Calibri" w:cs="Calibri"/>
                <w:color w:val="000000"/>
                <w:sz w:val="18"/>
                <w:szCs w:val="18"/>
                <w:lang w:val="fr-FR" w:eastAsia="fr-FR"/>
              </w:rPr>
            </w:pPr>
            <w:ins w:id="258" w:author="Arnaud" w:date="2021-08-19T00:29:00Z">
              <w:r w:rsidRPr="00311AB2">
                <w:rPr>
                  <w:rFonts w:ascii="Calibri" w:eastAsia="Times New Roman" w:hAnsi="Calibri" w:cs="Calibri"/>
                  <w:color w:val="000000"/>
                  <w:sz w:val="18"/>
                  <w:szCs w:val="18"/>
                  <w:lang w:val="fr-FR" w:eastAsia="fr-FR"/>
                </w:rPr>
                <w:t>54.3</w:t>
              </w:r>
            </w:ins>
          </w:p>
        </w:tc>
        <w:tc>
          <w:tcPr>
            <w:tcW w:w="0" w:type="auto"/>
            <w:tcBorders>
              <w:top w:val="nil"/>
              <w:left w:val="nil"/>
              <w:bottom w:val="nil"/>
              <w:right w:val="nil"/>
            </w:tcBorders>
            <w:shd w:val="clear" w:color="000000" w:fill="FFFFFF"/>
            <w:noWrap/>
            <w:vAlign w:val="bottom"/>
            <w:hideMark/>
          </w:tcPr>
          <w:p w14:paraId="5E800EAB" w14:textId="77777777" w:rsidR="008D137A" w:rsidRPr="00311AB2" w:rsidRDefault="008D137A" w:rsidP="00AF4F87">
            <w:pPr>
              <w:jc w:val="center"/>
              <w:rPr>
                <w:ins w:id="259" w:author="Arnaud" w:date="2021-08-19T00:29:00Z"/>
                <w:rFonts w:ascii="Calibri" w:eastAsia="Times New Roman" w:hAnsi="Calibri" w:cs="Calibri"/>
                <w:color w:val="000000"/>
                <w:sz w:val="18"/>
                <w:szCs w:val="18"/>
                <w:lang w:val="fr-FR" w:eastAsia="fr-FR"/>
              </w:rPr>
            </w:pPr>
            <w:ins w:id="260" w:author="Arnaud" w:date="2021-08-19T00:29:00Z">
              <w:r w:rsidRPr="00311AB2">
                <w:rPr>
                  <w:rFonts w:ascii="Calibri" w:eastAsia="Times New Roman" w:hAnsi="Calibri" w:cs="Calibri"/>
                  <w:color w:val="000000"/>
                  <w:sz w:val="18"/>
                  <w:szCs w:val="18"/>
                  <w:lang w:val="fr-FR" w:eastAsia="fr-FR"/>
                </w:rPr>
                <w:t>30.</w:t>
              </w:r>
              <w:r>
                <w:rPr>
                  <w:rFonts w:ascii="Calibri" w:eastAsia="Times New Roman" w:hAnsi="Calibri" w:cs="Calibri"/>
                  <w:color w:val="000000"/>
                  <w:sz w:val="18"/>
                  <w:szCs w:val="18"/>
                  <w:lang w:val="fr-FR" w:eastAsia="fr-FR"/>
                </w:rPr>
                <w:t>7</w:t>
              </w:r>
            </w:ins>
          </w:p>
        </w:tc>
      </w:tr>
      <w:tr w:rsidR="008D137A" w:rsidRPr="0046372A" w14:paraId="59A2ACC8" w14:textId="77777777" w:rsidTr="00AF4F87">
        <w:trPr>
          <w:trHeight w:val="288"/>
          <w:ins w:id="261" w:author="Arnaud" w:date="2021-08-19T00:29:00Z"/>
        </w:trPr>
        <w:tc>
          <w:tcPr>
            <w:tcW w:w="0" w:type="auto"/>
            <w:tcBorders>
              <w:top w:val="nil"/>
              <w:left w:val="nil"/>
              <w:bottom w:val="nil"/>
              <w:right w:val="nil"/>
            </w:tcBorders>
            <w:shd w:val="clear" w:color="000000" w:fill="FFFFFF"/>
            <w:noWrap/>
            <w:vAlign w:val="bottom"/>
            <w:hideMark/>
          </w:tcPr>
          <w:p w14:paraId="5ECE8D58" w14:textId="77777777" w:rsidR="008D137A" w:rsidRPr="00311AB2" w:rsidRDefault="008D137A" w:rsidP="00AF4F87">
            <w:pPr>
              <w:rPr>
                <w:ins w:id="262" w:author="Arnaud" w:date="2021-08-19T00:29:00Z"/>
                <w:rFonts w:ascii="Calibri" w:eastAsia="Times New Roman" w:hAnsi="Calibri" w:cs="Calibri"/>
                <w:color w:val="000000"/>
                <w:sz w:val="18"/>
                <w:szCs w:val="18"/>
                <w:lang w:val="fr-FR" w:eastAsia="fr-FR"/>
              </w:rPr>
            </w:pPr>
            <w:ins w:id="263" w:author="Arnaud" w:date="2021-08-19T00:29:00Z">
              <w:r w:rsidRPr="00311AB2">
                <w:rPr>
                  <w:rFonts w:ascii="Calibri" w:eastAsia="Times New Roman" w:hAnsi="Calibri" w:cs="Calibri"/>
                  <w:color w:val="000000"/>
                  <w:sz w:val="18"/>
                  <w:szCs w:val="18"/>
                  <w:lang w:val="fr-FR" w:eastAsia="fr-FR"/>
                </w:rPr>
                <w:t xml:space="preserve">Size </w:t>
              </w:r>
              <w:proofErr w:type="spellStart"/>
              <w:r w:rsidRPr="00311AB2">
                <w:rPr>
                  <w:rFonts w:ascii="Calibri" w:eastAsia="Times New Roman" w:hAnsi="Calibri" w:cs="Calibri"/>
                  <w:color w:val="000000"/>
                  <w:sz w:val="18"/>
                  <w:szCs w:val="18"/>
                  <w:lang w:val="fr-FR" w:eastAsia="fr-FR"/>
                </w:rPr>
                <w:t>own</w:t>
              </w:r>
              <w:proofErr w:type="spellEnd"/>
              <w:r w:rsidRPr="00311AB2">
                <w:rPr>
                  <w:rFonts w:ascii="Calibri" w:eastAsia="Times New Roman" w:hAnsi="Calibri" w:cs="Calibri"/>
                  <w:color w:val="000000"/>
                  <w:sz w:val="18"/>
                  <w:szCs w:val="18"/>
                  <w:lang w:val="fr-FR" w:eastAsia="fr-FR"/>
                </w:rPr>
                <w:t xml:space="preserve"> land (acre)</w:t>
              </w:r>
            </w:ins>
          </w:p>
        </w:tc>
        <w:tc>
          <w:tcPr>
            <w:tcW w:w="0" w:type="auto"/>
            <w:tcBorders>
              <w:top w:val="nil"/>
              <w:left w:val="nil"/>
              <w:bottom w:val="nil"/>
              <w:right w:val="nil"/>
            </w:tcBorders>
            <w:shd w:val="clear" w:color="000000" w:fill="FFFFFF"/>
            <w:noWrap/>
            <w:vAlign w:val="bottom"/>
            <w:hideMark/>
          </w:tcPr>
          <w:p w14:paraId="351161AE" w14:textId="77777777" w:rsidR="008D137A" w:rsidRPr="00311AB2" w:rsidRDefault="008D137A" w:rsidP="00AF4F87">
            <w:pPr>
              <w:jc w:val="center"/>
              <w:rPr>
                <w:ins w:id="264" w:author="Arnaud" w:date="2021-08-19T00:29:00Z"/>
                <w:rFonts w:ascii="Calibri" w:eastAsia="Times New Roman" w:hAnsi="Calibri" w:cs="Calibri"/>
                <w:color w:val="000000"/>
                <w:sz w:val="18"/>
                <w:szCs w:val="18"/>
                <w:lang w:val="fr-FR" w:eastAsia="fr-FR"/>
              </w:rPr>
            </w:pPr>
            <w:ins w:id="265"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76DD1B96" w14:textId="77777777" w:rsidR="008D137A" w:rsidRPr="00311AB2" w:rsidRDefault="008D137A" w:rsidP="00AF4F87">
            <w:pPr>
              <w:jc w:val="center"/>
              <w:rPr>
                <w:ins w:id="266" w:author="Arnaud" w:date="2021-08-19T00:29:00Z"/>
                <w:rFonts w:ascii="Calibri" w:eastAsia="Times New Roman" w:hAnsi="Calibri" w:cs="Calibri"/>
                <w:color w:val="000000"/>
                <w:sz w:val="18"/>
                <w:szCs w:val="18"/>
                <w:lang w:val="fr-FR" w:eastAsia="fr-FR"/>
              </w:rPr>
            </w:pPr>
            <w:ins w:id="267"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1B783F5B" w14:textId="77777777" w:rsidR="008D137A" w:rsidRPr="00311AB2" w:rsidRDefault="008D137A" w:rsidP="00AF4F87">
            <w:pPr>
              <w:jc w:val="center"/>
              <w:rPr>
                <w:ins w:id="268" w:author="Arnaud" w:date="2021-08-19T00:29:00Z"/>
                <w:rFonts w:ascii="Calibri" w:eastAsia="Times New Roman" w:hAnsi="Calibri" w:cs="Calibri"/>
                <w:color w:val="000000"/>
                <w:sz w:val="18"/>
                <w:szCs w:val="18"/>
                <w:lang w:val="fr-FR" w:eastAsia="fr-FR"/>
              </w:rPr>
            </w:pPr>
            <w:ins w:id="269"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6F235541" w14:textId="77777777" w:rsidR="008D137A" w:rsidRPr="00311AB2" w:rsidRDefault="008D137A" w:rsidP="00AF4F87">
            <w:pPr>
              <w:jc w:val="center"/>
              <w:rPr>
                <w:ins w:id="270" w:author="Arnaud" w:date="2021-08-19T00:29:00Z"/>
                <w:rFonts w:ascii="Calibri" w:eastAsia="Times New Roman" w:hAnsi="Calibri" w:cs="Calibri"/>
                <w:color w:val="000000"/>
                <w:sz w:val="18"/>
                <w:szCs w:val="18"/>
                <w:lang w:val="fr-FR" w:eastAsia="fr-FR"/>
              </w:rPr>
            </w:pPr>
            <w:ins w:id="271"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398A9E97" w14:textId="77777777" w:rsidR="008D137A" w:rsidRPr="00311AB2" w:rsidRDefault="008D137A" w:rsidP="00AF4F87">
            <w:pPr>
              <w:jc w:val="center"/>
              <w:rPr>
                <w:ins w:id="272" w:author="Arnaud" w:date="2021-08-19T00:29:00Z"/>
                <w:rFonts w:ascii="Calibri" w:eastAsia="Times New Roman" w:hAnsi="Calibri" w:cs="Calibri"/>
                <w:color w:val="000000"/>
                <w:sz w:val="18"/>
                <w:szCs w:val="18"/>
                <w:lang w:val="fr-FR" w:eastAsia="fr-FR"/>
              </w:rPr>
            </w:pPr>
            <w:ins w:id="273"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15F2E9FD" w14:textId="77777777" w:rsidR="008D137A" w:rsidRPr="00311AB2" w:rsidRDefault="008D137A" w:rsidP="00AF4F87">
            <w:pPr>
              <w:jc w:val="center"/>
              <w:rPr>
                <w:ins w:id="274" w:author="Arnaud" w:date="2021-08-19T00:29:00Z"/>
                <w:rFonts w:ascii="Calibri" w:eastAsia="Times New Roman" w:hAnsi="Calibri" w:cs="Calibri"/>
                <w:color w:val="000000"/>
                <w:sz w:val="18"/>
                <w:szCs w:val="18"/>
                <w:lang w:val="fr-FR" w:eastAsia="fr-FR"/>
              </w:rPr>
            </w:pPr>
            <w:ins w:id="275"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23074E4D" w14:textId="77777777" w:rsidR="008D137A" w:rsidRPr="00311AB2" w:rsidRDefault="008D137A" w:rsidP="00AF4F87">
            <w:pPr>
              <w:jc w:val="center"/>
              <w:rPr>
                <w:ins w:id="276" w:author="Arnaud" w:date="2021-08-19T00:29:00Z"/>
                <w:rFonts w:ascii="Calibri" w:eastAsia="Times New Roman" w:hAnsi="Calibri" w:cs="Calibri"/>
                <w:color w:val="000000"/>
                <w:sz w:val="18"/>
                <w:szCs w:val="18"/>
                <w:lang w:val="fr-FR" w:eastAsia="fr-FR"/>
              </w:rPr>
            </w:pPr>
            <w:ins w:id="277"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6A53AD12" w14:textId="77777777" w:rsidR="008D137A" w:rsidRPr="00311AB2" w:rsidRDefault="008D137A" w:rsidP="00AF4F87">
            <w:pPr>
              <w:jc w:val="center"/>
              <w:rPr>
                <w:ins w:id="278" w:author="Arnaud" w:date="2021-08-19T00:29:00Z"/>
                <w:rFonts w:ascii="Calibri" w:eastAsia="Times New Roman" w:hAnsi="Calibri" w:cs="Calibri"/>
                <w:color w:val="000000"/>
                <w:sz w:val="18"/>
                <w:szCs w:val="18"/>
                <w:lang w:val="fr-FR" w:eastAsia="fr-FR"/>
              </w:rPr>
            </w:pPr>
            <w:ins w:id="279"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27238839" w14:textId="77777777" w:rsidR="008D137A" w:rsidRPr="00311AB2" w:rsidRDefault="008D137A" w:rsidP="00AF4F87">
            <w:pPr>
              <w:jc w:val="center"/>
              <w:rPr>
                <w:ins w:id="280" w:author="Arnaud" w:date="2021-08-19T00:29:00Z"/>
                <w:rFonts w:ascii="Calibri" w:eastAsia="Times New Roman" w:hAnsi="Calibri" w:cs="Calibri"/>
                <w:color w:val="000000"/>
                <w:sz w:val="18"/>
                <w:szCs w:val="18"/>
                <w:lang w:val="fr-FR" w:eastAsia="fr-FR"/>
              </w:rPr>
            </w:pPr>
            <w:ins w:id="281"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192DAFC7" w14:textId="77777777" w:rsidR="008D137A" w:rsidRPr="00311AB2" w:rsidRDefault="008D137A" w:rsidP="00AF4F87">
            <w:pPr>
              <w:jc w:val="center"/>
              <w:rPr>
                <w:ins w:id="282" w:author="Arnaud" w:date="2021-08-19T00:29:00Z"/>
                <w:rFonts w:ascii="Calibri" w:eastAsia="Times New Roman" w:hAnsi="Calibri" w:cs="Calibri"/>
                <w:color w:val="000000"/>
                <w:sz w:val="18"/>
                <w:szCs w:val="18"/>
                <w:lang w:val="fr-FR" w:eastAsia="fr-FR"/>
              </w:rPr>
            </w:pPr>
            <w:ins w:id="283"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08BD1A32" w14:textId="77777777" w:rsidR="008D137A" w:rsidRPr="00311AB2" w:rsidRDefault="008D137A" w:rsidP="00AF4F87">
            <w:pPr>
              <w:jc w:val="center"/>
              <w:rPr>
                <w:ins w:id="284" w:author="Arnaud" w:date="2021-08-19T00:29:00Z"/>
                <w:rFonts w:ascii="Calibri" w:eastAsia="Times New Roman" w:hAnsi="Calibri" w:cs="Calibri"/>
                <w:color w:val="000000"/>
                <w:sz w:val="18"/>
                <w:szCs w:val="18"/>
                <w:lang w:val="fr-FR" w:eastAsia="fr-FR"/>
              </w:rPr>
            </w:pPr>
            <w:ins w:id="285" w:author="Arnaud" w:date="2021-08-19T00:29:00Z">
              <w:r w:rsidRPr="00311AB2">
                <w:rPr>
                  <w:rFonts w:ascii="Calibri" w:eastAsia="Times New Roman" w:hAnsi="Calibri" w:cs="Calibri"/>
                  <w:color w:val="000000"/>
                  <w:sz w:val="18"/>
                  <w:szCs w:val="18"/>
                  <w:lang w:val="fr-FR" w:eastAsia="fr-FR"/>
                </w:rPr>
                <w:t> </w:t>
              </w:r>
            </w:ins>
          </w:p>
        </w:tc>
      </w:tr>
      <w:tr w:rsidR="008D137A" w:rsidRPr="0046372A" w14:paraId="58739E9C" w14:textId="77777777" w:rsidTr="00AF4F87">
        <w:trPr>
          <w:trHeight w:val="288"/>
          <w:ins w:id="286" w:author="Arnaud" w:date="2021-08-19T00:29:00Z"/>
        </w:trPr>
        <w:tc>
          <w:tcPr>
            <w:tcW w:w="0" w:type="auto"/>
            <w:tcBorders>
              <w:top w:val="nil"/>
              <w:left w:val="nil"/>
              <w:bottom w:val="nil"/>
              <w:right w:val="nil"/>
            </w:tcBorders>
            <w:shd w:val="clear" w:color="000000" w:fill="FFFFFF"/>
            <w:noWrap/>
            <w:vAlign w:val="bottom"/>
            <w:hideMark/>
          </w:tcPr>
          <w:p w14:paraId="50CB4C79" w14:textId="77777777" w:rsidR="008D137A" w:rsidRPr="00311AB2" w:rsidRDefault="008D137A" w:rsidP="00AF4F87">
            <w:pPr>
              <w:ind w:firstLineChars="100" w:firstLine="180"/>
              <w:rPr>
                <w:ins w:id="287" w:author="Arnaud" w:date="2021-08-19T00:29:00Z"/>
                <w:rFonts w:ascii="Calibri" w:eastAsia="Times New Roman" w:hAnsi="Calibri" w:cs="Calibri"/>
                <w:i/>
                <w:iCs/>
                <w:color w:val="000000"/>
                <w:sz w:val="18"/>
                <w:szCs w:val="18"/>
                <w:lang w:val="fr-FR" w:eastAsia="fr-FR"/>
              </w:rPr>
            </w:pPr>
            <w:proofErr w:type="spellStart"/>
            <w:ins w:id="288" w:author="Arnaud" w:date="2021-08-19T00:29:00Z">
              <w:r w:rsidRPr="00311AB2">
                <w:rPr>
                  <w:rFonts w:ascii="Calibri" w:eastAsia="Times New Roman" w:hAnsi="Calibri" w:cs="Calibri"/>
                  <w:i/>
                  <w:iCs/>
                  <w:color w:val="000000"/>
                  <w:sz w:val="18"/>
                  <w:szCs w:val="18"/>
                  <w:lang w:val="fr-FR" w:eastAsia="fr-FR"/>
                </w:rPr>
                <w:t>Mean</w:t>
              </w:r>
              <w:proofErr w:type="spellEnd"/>
            </w:ins>
          </w:p>
        </w:tc>
        <w:tc>
          <w:tcPr>
            <w:tcW w:w="0" w:type="auto"/>
            <w:tcBorders>
              <w:top w:val="nil"/>
              <w:left w:val="nil"/>
              <w:bottom w:val="nil"/>
              <w:right w:val="nil"/>
            </w:tcBorders>
            <w:shd w:val="clear" w:color="000000" w:fill="FFFFFF"/>
            <w:noWrap/>
            <w:vAlign w:val="bottom"/>
            <w:hideMark/>
          </w:tcPr>
          <w:p w14:paraId="2241934D" w14:textId="77777777" w:rsidR="008D137A" w:rsidRPr="00311AB2" w:rsidRDefault="008D137A" w:rsidP="00AF4F87">
            <w:pPr>
              <w:jc w:val="center"/>
              <w:rPr>
                <w:ins w:id="289" w:author="Arnaud" w:date="2021-08-19T00:29:00Z"/>
                <w:rFonts w:ascii="Calibri" w:eastAsia="Times New Roman" w:hAnsi="Calibri" w:cs="Calibri"/>
                <w:color w:val="000000"/>
                <w:sz w:val="18"/>
                <w:szCs w:val="18"/>
                <w:lang w:val="fr-FR" w:eastAsia="fr-FR"/>
              </w:rPr>
            </w:pPr>
            <w:ins w:id="290" w:author="Arnaud" w:date="2021-08-19T00:29:00Z">
              <w:r w:rsidRPr="00311AB2">
                <w:rPr>
                  <w:rFonts w:ascii="Calibri" w:eastAsia="Times New Roman" w:hAnsi="Calibri" w:cs="Calibri"/>
                  <w:color w:val="000000"/>
                  <w:sz w:val="18"/>
                  <w:szCs w:val="18"/>
                  <w:lang w:val="fr-FR" w:eastAsia="fr-FR"/>
                </w:rPr>
                <w:t>1.</w:t>
              </w:r>
              <w:r>
                <w:rPr>
                  <w:rFonts w:ascii="Calibri" w:eastAsia="Times New Roman" w:hAnsi="Calibri" w:cs="Calibri"/>
                  <w:color w:val="000000"/>
                  <w:sz w:val="18"/>
                  <w:szCs w:val="18"/>
                  <w:lang w:val="fr-FR" w:eastAsia="fr-FR"/>
                </w:rPr>
                <w:t>4</w:t>
              </w:r>
            </w:ins>
          </w:p>
        </w:tc>
        <w:tc>
          <w:tcPr>
            <w:tcW w:w="0" w:type="auto"/>
            <w:tcBorders>
              <w:top w:val="nil"/>
              <w:left w:val="nil"/>
              <w:bottom w:val="nil"/>
              <w:right w:val="nil"/>
            </w:tcBorders>
            <w:shd w:val="clear" w:color="000000" w:fill="FFFFFF"/>
            <w:noWrap/>
            <w:vAlign w:val="bottom"/>
            <w:hideMark/>
          </w:tcPr>
          <w:p w14:paraId="48BCC68A" w14:textId="77777777" w:rsidR="008D137A" w:rsidRPr="00311AB2" w:rsidRDefault="008D137A" w:rsidP="00AF4F87">
            <w:pPr>
              <w:jc w:val="center"/>
              <w:rPr>
                <w:ins w:id="291" w:author="Arnaud" w:date="2021-08-19T00:29:00Z"/>
                <w:rFonts w:ascii="Calibri" w:eastAsia="Times New Roman" w:hAnsi="Calibri" w:cs="Calibri"/>
                <w:color w:val="000000"/>
                <w:sz w:val="18"/>
                <w:szCs w:val="18"/>
                <w:lang w:val="fr-FR" w:eastAsia="fr-FR"/>
              </w:rPr>
            </w:pPr>
            <w:ins w:id="292" w:author="Arnaud" w:date="2021-08-19T00:29:00Z">
              <w:r w:rsidRPr="00311AB2">
                <w:rPr>
                  <w:rFonts w:ascii="Calibri" w:eastAsia="Times New Roman" w:hAnsi="Calibri" w:cs="Calibri"/>
                  <w:color w:val="000000"/>
                  <w:sz w:val="18"/>
                  <w:szCs w:val="18"/>
                  <w:lang w:val="fr-FR" w:eastAsia="fr-FR"/>
                </w:rPr>
                <w:t>1.</w:t>
              </w:r>
              <w:r>
                <w:rPr>
                  <w:rFonts w:ascii="Calibri" w:eastAsia="Times New Roman" w:hAnsi="Calibri" w:cs="Calibri"/>
                  <w:color w:val="000000"/>
                  <w:sz w:val="18"/>
                  <w:szCs w:val="18"/>
                  <w:lang w:val="fr-FR" w:eastAsia="fr-FR"/>
                </w:rPr>
                <w:t>5</w:t>
              </w:r>
            </w:ins>
          </w:p>
        </w:tc>
        <w:tc>
          <w:tcPr>
            <w:tcW w:w="0" w:type="auto"/>
            <w:tcBorders>
              <w:top w:val="nil"/>
              <w:left w:val="nil"/>
              <w:bottom w:val="nil"/>
              <w:right w:val="nil"/>
            </w:tcBorders>
            <w:shd w:val="clear" w:color="000000" w:fill="FFFFFF"/>
            <w:noWrap/>
            <w:vAlign w:val="bottom"/>
            <w:hideMark/>
          </w:tcPr>
          <w:p w14:paraId="0D19869C" w14:textId="77777777" w:rsidR="008D137A" w:rsidRPr="00311AB2" w:rsidRDefault="008D137A" w:rsidP="00AF4F87">
            <w:pPr>
              <w:jc w:val="center"/>
              <w:rPr>
                <w:ins w:id="293" w:author="Arnaud" w:date="2021-08-19T00:29:00Z"/>
                <w:rFonts w:ascii="Calibri" w:eastAsia="Times New Roman" w:hAnsi="Calibri" w:cs="Calibri"/>
                <w:color w:val="000000"/>
                <w:sz w:val="18"/>
                <w:szCs w:val="18"/>
                <w:lang w:val="fr-FR" w:eastAsia="fr-FR"/>
              </w:rPr>
            </w:pPr>
            <w:ins w:id="294"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274DC66C" w14:textId="77777777" w:rsidR="008D137A" w:rsidRPr="00311AB2" w:rsidRDefault="008D137A" w:rsidP="00AF4F87">
            <w:pPr>
              <w:jc w:val="center"/>
              <w:rPr>
                <w:ins w:id="295" w:author="Arnaud" w:date="2021-08-19T00:29:00Z"/>
                <w:rFonts w:ascii="Calibri" w:eastAsia="Times New Roman" w:hAnsi="Calibri" w:cs="Calibri"/>
                <w:color w:val="000000"/>
                <w:sz w:val="18"/>
                <w:szCs w:val="18"/>
                <w:lang w:val="fr-FR" w:eastAsia="fr-FR"/>
              </w:rPr>
            </w:pPr>
            <w:ins w:id="296" w:author="Arnaud" w:date="2021-08-19T00:29:00Z">
              <w:r w:rsidRPr="00311AB2">
                <w:rPr>
                  <w:rFonts w:ascii="Calibri" w:eastAsia="Times New Roman" w:hAnsi="Calibri" w:cs="Calibri"/>
                  <w:color w:val="000000"/>
                  <w:sz w:val="18"/>
                  <w:szCs w:val="18"/>
                  <w:lang w:val="fr-FR" w:eastAsia="fr-FR"/>
                </w:rPr>
                <w:t>2.</w:t>
              </w:r>
              <w:r>
                <w:rPr>
                  <w:rFonts w:ascii="Calibri" w:eastAsia="Times New Roman" w:hAnsi="Calibri" w:cs="Calibri"/>
                  <w:color w:val="000000"/>
                  <w:sz w:val="18"/>
                  <w:szCs w:val="18"/>
                  <w:lang w:val="fr-FR" w:eastAsia="fr-FR"/>
                </w:rPr>
                <w:t>1</w:t>
              </w:r>
            </w:ins>
          </w:p>
        </w:tc>
        <w:tc>
          <w:tcPr>
            <w:tcW w:w="0" w:type="auto"/>
            <w:tcBorders>
              <w:top w:val="nil"/>
              <w:left w:val="nil"/>
              <w:bottom w:val="nil"/>
              <w:right w:val="nil"/>
            </w:tcBorders>
            <w:shd w:val="clear" w:color="000000" w:fill="FFFFFF"/>
            <w:noWrap/>
            <w:vAlign w:val="bottom"/>
            <w:hideMark/>
          </w:tcPr>
          <w:p w14:paraId="6DC1D61A" w14:textId="77777777" w:rsidR="008D137A" w:rsidRPr="00311AB2" w:rsidRDefault="008D137A" w:rsidP="00AF4F87">
            <w:pPr>
              <w:jc w:val="center"/>
              <w:rPr>
                <w:ins w:id="297" w:author="Arnaud" w:date="2021-08-19T00:29:00Z"/>
                <w:rFonts w:ascii="Calibri" w:eastAsia="Times New Roman" w:hAnsi="Calibri" w:cs="Calibri"/>
                <w:color w:val="000000"/>
                <w:sz w:val="18"/>
                <w:szCs w:val="18"/>
                <w:lang w:val="fr-FR" w:eastAsia="fr-FR"/>
              </w:rPr>
            </w:pPr>
            <w:ins w:id="298" w:author="Arnaud" w:date="2021-08-19T00:29:00Z">
              <w:r w:rsidRPr="00311AB2">
                <w:rPr>
                  <w:rFonts w:ascii="Calibri" w:eastAsia="Times New Roman" w:hAnsi="Calibri" w:cs="Calibri"/>
                  <w:color w:val="000000"/>
                  <w:sz w:val="18"/>
                  <w:szCs w:val="18"/>
                  <w:lang w:val="fr-FR" w:eastAsia="fr-FR"/>
                </w:rPr>
                <w:t>2.6</w:t>
              </w:r>
            </w:ins>
          </w:p>
        </w:tc>
        <w:tc>
          <w:tcPr>
            <w:tcW w:w="0" w:type="auto"/>
            <w:tcBorders>
              <w:top w:val="nil"/>
              <w:left w:val="nil"/>
              <w:bottom w:val="nil"/>
              <w:right w:val="nil"/>
            </w:tcBorders>
            <w:shd w:val="clear" w:color="000000" w:fill="FFFFFF"/>
            <w:noWrap/>
            <w:vAlign w:val="bottom"/>
            <w:hideMark/>
          </w:tcPr>
          <w:p w14:paraId="403F9E7A" w14:textId="77777777" w:rsidR="008D137A" w:rsidRPr="00311AB2" w:rsidRDefault="008D137A" w:rsidP="00AF4F87">
            <w:pPr>
              <w:jc w:val="center"/>
              <w:rPr>
                <w:ins w:id="299" w:author="Arnaud" w:date="2021-08-19T00:29:00Z"/>
                <w:rFonts w:ascii="Calibri" w:eastAsia="Times New Roman" w:hAnsi="Calibri" w:cs="Calibri"/>
                <w:color w:val="000000"/>
                <w:sz w:val="18"/>
                <w:szCs w:val="18"/>
                <w:lang w:val="fr-FR" w:eastAsia="fr-FR"/>
              </w:rPr>
            </w:pPr>
            <w:ins w:id="300"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63AF920C" w14:textId="77777777" w:rsidR="008D137A" w:rsidRPr="00311AB2" w:rsidRDefault="008D137A" w:rsidP="00AF4F87">
            <w:pPr>
              <w:jc w:val="center"/>
              <w:rPr>
                <w:ins w:id="301" w:author="Arnaud" w:date="2021-08-19T00:29:00Z"/>
                <w:rFonts w:ascii="Calibri" w:eastAsia="Times New Roman" w:hAnsi="Calibri" w:cs="Calibri"/>
                <w:color w:val="000000"/>
                <w:sz w:val="18"/>
                <w:szCs w:val="18"/>
                <w:lang w:val="fr-FR" w:eastAsia="fr-FR"/>
              </w:rPr>
            </w:pPr>
            <w:ins w:id="302" w:author="Arnaud" w:date="2021-08-19T00:29:00Z">
              <w:r w:rsidRPr="00311AB2">
                <w:rPr>
                  <w:rFonts w:ascii="Calibri" w:eastAsia="Times New Roman" w:hAnsi="Calibri" w:cs="Calibri"/>
                  <w:color w:val="000000"/>
                  <w:sz w:val="18"/>
                  <w:szCs w:val="18"/>
                  <w:lang w:val="fr-FR" w:eastAsia="fr-FR"/>
                </w:rPr>
                <w:t>3.4</w:t>
              </w:r>
            </w:ins>
          </w:p>
        </w:tc>
        <w:tc>
          <w:tcPr>
            <w:tcW w:w="0" w:type="auto"/>
            <w:tcBorders>
              <w:top w:val="nil"/>
              <w:left w:val="nil"/>
              <w:bottom w:val="nil"/>
              <w:right w:val="nil"/>
            </w:tcBorders>
            <w:shd w:val="clear" w:color="000000" w:fill="FFFFFF"/>
            <w:noWrap/>
            <w:vAlign w:val="bottom"/>
            <w:hideMark/>
          </w:tcPr>
          <w:p w14:paraId="6182CD7E" w14:textId="77777777" w:rsidR="008D137A" w:rsidRPr="00311AB2" w:rsidRDefault="008D137A" w:rsidP="00AF4F87">
            <w:pPr>
              <w:jc w:val="center"/>
              <w:rPr>
                <w:ins w:id="303" w:author="Arnaud" w:date="2021-08-19T00:29:00Z"/>
                <w:rFonts w:ascii="Calibri" w:eastAsia="Times New Roman" w:hAnsi="Calibri" w:cs="Calibri"/>
                <w:color w:val="000000"/>
                <w:sz w:val="18"/>
                <w:szCs w:val="18"/>
                <w:lang w:val="fr-FR" w:eastAsia="fr-FR"/>
              </w:rPr>
            </w:pPr>
            <w:ins w:id="304" w:author="Arnaud" w:date="2021-08-19T00:29:00Z">
              <w:r w:rsidRPr="00311AB2">
                <w:rPr>
                  <w:rFonts w:ascii="Calibri" w:eastAsia="Times New Roman" w:hAnsi="Calibri" w:cs="Calibri"/>
                  <w:color w:val="000000"/>
                  <w:sz w:val="18"/>
                  <w:szCs w:val="18"/>
                  <w:lang w:val="fr-FR" w:eastAsia="fr-FR"/>
                </w:rPr>
                <w:t>4.6</w:t>
              </w:r>
            </w:ins>
          </w:p>
        </w:tc>
        <w:tc>
          <w:tcPr>
            <w:tcW w:w="0" w:type="auto"/>
            <w:tcBorders>
              <w:top w:val="nil"/>
              <w:left w:val="nil"/>
              <w:bottom w:val="nil"/>
              <w:right w:val="nil"/>
            </w:tcBorders>
            <w:shd w:val="clear" w:color="000000" w:fill="FFFFFF"/>
            <w:noWrap/>
            <w:vAlign w:val="bottom"/>
            <w:hideMark/>
          </w:tcPr>
          <w:p w14:paraId="721253A1" w14:textId="77777777" w:rsidR="008D137A" w:rsidRPr="00311AB2" w:rsidRDefault="008D137A" w:rsidP="00AF4F87">
            <w:pPr>
              <w:jc w:val="center"/>
              <w:rPr>
                <w:ins w:id="305" w:author="Arnaud" w:date="2021-08-19T00:29:00Z"/>
                <w:rFonts w:ascii="Calibri" w:eastAsia="Times New Roman" w:hAnsi="Calibri" w:cs="Calibri"/>
                <w:color w:val="000000"/>
                <w:sz w:val="18"/>
                <w:szCs w:val="18"/>
                <w:lang w:val="fr-FR" w:eastAsia="fr-FR"/>
              </w:rPr>
            </w:pPr>
            <w:ins w:id="306"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441F472B" w14:textId="77777777" w:rsidR="008D137A" w:rsidRPr="00311AB2" w:rsidRDefault="008D137A" w:rsidP="00AF4F87">
            <w:pPr>
              <w:jc w:val="center"/>
              <w:rPr>
                <w:ins w:id="307" w:author="Arnaud" w:date="2021-08-19T00:29:00Z"/>
                <w:rFonts w:ascii="Calibri" w:eastAsia="Times New Roman" w:hAnsi="Calibri" w:cs="Calibri"/>
                <w:color w:val="000000"/>
                <w:sz w:val="18"/>
                <w:szCs w:val="18"/>
                <w:lang w:val="fr-FR" w:eastAsia="fr-FR"/>
              </w:rPr>
            </w:pPr>
            <w:ins w:id="308" w:author="Arnaud" w:date="2021-08-19T00:29:00Z">
              <w:r>
                <w:rPr>
                  <w:rFonts w:ascii="Calibri" w:eastAsia="Times New Roman" w:hAnsi="Calibri" w:cs="Calibri"/>
                  <w:color w:val="000000"/>
                  <w:sz w:val="18"/>
                  <w:szCs w:val="18"/>
                  <w:lang w:val="fr-FR" w:eastAsia="fr-FR"/>
                </w:rPr>
                <w:t>2</w:t>
              </w:r>
              <w:r w:rsidRPr="00311AB2">
                <w:rPr>
                  <w:rFonts w:ascii="Calibri" w:eastAsia="Times New Roman" w:hAnsi="Calibri" w:cs="Calibri"/>
                  <w:color w:val="000000"/>
                  <w:sz w:val="18"/>
                  <w:szCs w:val="18"/>
                  <w:lang w:val="fr-FR" w:eastAsia="fr-FR"/>
                </w:rPr>
                <w:t>.</w:t>
              </w:r>
              <w:r>
                <w:rPr>
                  <w:rFonts w:ascii="Calibri" w:eastAsia="Times New Roman" w:hAnsi="Calibri" w:cs="Calibri"/>
                  <w:color w:val="000000"/>
                  <w:sz w:val="18"/>
                  <w:szCs w:val="18"/>
                  <w:lang w:val="fr-FR" w:eastAsia="fr-FR"/>
                </w:rPr>
                <w:t>0</w:t>
              </w:r>
            </w:ins>
          </w:p>
        </w:tc>
        <w:tc>
          <w:tcPr>
            <w:tcW w:w="0" w:type="auto"/>
            <w:tcBorders>
              <w:top w:val="nil"/>
              <w:left w:val="nil"/>
              <w:bottom w:val="nil"/>
              <w:right w:val="nil"/>
            </w:tcBorders>
            <w:shd w:val="clear" w:color="000000" w:fill="FFFFFF"/>
            <w:noWrap/>
            <w:vAlign w:val="bottom"/>
            <w:hideMark/>
          </w:tcPr>
          <w:p w14:paraId="7EFA03E0" w14:textId="77777777" w:rsidR="008D137A" w:rsidRPr="00311AB2" w:rsidRDefault="008D137A" w:rsidP="00AF4F87">
            <w:pPr>
              <w:jc w:val="center"/>
              <w:rPr>
                <w:ins w:id="309" w:author="Arnaud" w:date="2021-08-19T00:29:00Z"/>
                <w:rFonts w:ascii="Calibri" w:eastAsia="Times New Roman" w:hAnsi="Calibri" w:cs="Calibri"/>
                <w:color w:val="000000"/>
                <w:sz w:val="18"/>
                <w:szCs w:val="18"/>
                <w:lang w:val="fr-FR" w:eastAsia="fr-FR"/>
              </w:rPr>
            </w:pPr>
            <w:ins w:id="310" w:author="Arnaud" w:date="2021-08-19T00:29:00Z">
              <w:r w:rsidRPr="00311AB2">
                <w:rPr>
                  <w:rFonts w:ascii="Calibri" w:eastAsia="Times New Roman" w:hAnsi="Calibri" w:cs="Calibri"/>
                  <w:color w:val="000000"/>
                  <w:sz w:val="18"/>
                  <w:szCs w:val="18"/>
                  <w:lang w:val="fr-FR" w:eastAsia="fr-FR"/>
                </w:rPr>
                <w:t>2.</w:t>
              </w:r>
              <w:r>
                <w:rPr>
                  <w:rFonts w:ascii="Calibri" w:eastAsia="Times New Roman" w:hAnsi="Calibri" w:cs="Calibri"/>
                  <w:color w:val="000000"/>
                  <w:sz w:val="18"/>
                  <w:szCs w:val="18"/>
                  <w:lang w:val="fr-FR" w:eastAsia="fr-FR"/>
                </w:rPr>
                <w:t>5</w:t>
              </w:r>
            </w:ins>
          </w:p>
        </w:tc>
      </w:tr>
      <w:tr w:rsidR="008D137A" w:rsidRPr="0046372A" w14:paraId="63D778CD" w14:textId="77777777" w:rsidTr="00AF4F87">
        <w:trPr>
          <w:trHeight w:val="288"/>
          <w:ins w:id="311" w:author="Arnaud" w:date="2021-08-19T00:29:00Z"/>
        </w:trPr>
        <w:tc>
          <w:tcPr>
            <w:tcW w:w="0" w:type="auto"/>
            <w:tcBorders>
              <w:top w:val="nil"/>
              <w:left w:val="nil"/>
              <w:bottom w:val="nil"/>
              <w:right w:val="nil"/>
            </w:tcBorders>
            <w:shd w:val="clear" w:color="000000" w:fill="FFFFFF"/>
            <w:noWrap/>
            <w:vAlign w:val="bottom"/>
            <w:hideMark/>
          </w:tcPr>
          <w:p w14:paraId="6698B8C9" w14:textId="77777777" w:rsidR="008D137A" w:rsidRPr="00311AB2" w:rsidRDefault="008D137A" w:rsidP="00AF4F87">
            <w:pPr>
              <w:ind w:firstLineChars="100" w:firstLine="180"/>
              <w:rPr>
                <w:ins w:id="312" w:author="Arnaud" w:date="2021-08-19T00:29:00Z"/>
                <w:rFonts w:ascii="Calibri" w:eastAsia="Times New Roman" w:hAnsi="Calibri" w:cs="Calibri"/>
                <w:i/>
                <w:iCs/>
                <w:color w:val="000000"/>
                <w:sz w:val="18"/>
                <w:szCs w:val="18"/>
                <w:lang w:val="fr-FR" w:eastAsia="fr-FR"/>
              </w:rPr>
            </w:pPr>
            <w:ins w:id="313" w:author="Arnaud" w:date="2021-08-19T00:29:00Z">
              <w:r w:rsidRPr="00311AB2">
                <w:rPr>
                  <w:rFonts w:ascii="Calibri" w:eastAsia="Times New Roman" w:hAnsi="Calibri" w:cs="Calibri"/>
                  <w:i/>
                  <w:iCs/>
                  <w:color w:val="000000"/>
                  <w:sz w:val="18"/>
                  <w:szCs w:val="18"/>
                  <w:lang w:val="fr-FR" w:eastAsia="fr-FR"/>
                </w:rPr>
                <w:t>SD</w:t>
              </w:r>
            </w:ins>
          </w:p>
        </w:tc>
        <w:tc>
          <w:tcPr>
            <w:tcW w:w="0" w:type="auto"/>
            <w:tcBorders>
              <w:top w:val="nil"/>
              <w:left w:val="nil"/>
              <w:bottom w:val="nil"/>
              <w:right w:val="nil"/>
            </w:tcBorders>
            <w:shd w:val="clear" w:color="000000" w:fill="FFFFFF"/>
            <w:noWrap/>
            <w:vAlign w:val="bottom"/>
            <w:hideMark/>
          </w:tcPr>
          <w:p w14:paraId="0BF5E95D" w14:textId="77777777" w:rsidR="008D137A" w:rsidRPr="00311AB2" w:rsidRDefault="008D137A" w:rsidP="00AF4F87">
            <w:pPr>
              <w:jc w:val="center"/>
              <w:rPr>
                <w:ins w:id="314" w:author="Arnaud" w:date="2021-08-19T00:29:00Z"/>
                <w:rFonts w:ascii="Calibri" w:eastAsia="Times New Roman" w:hAnsi="Calibri" w:cs="Calibri"/>
                <w:color w:val="000000"/>
                <w:sz w:val="18"/>
                <w:szCs w:val="18"/>
                <w:lang w:val="fr-FR" w:eastAsia="fr-FR"/>
              </w:rPr>
            </w:pPr>
            <w:ins w:id="315" w:author="Arnaud" w:date="2021-08-19T00:29:00Z">
              <w:r w:rsidRPr="00311AB2">
                <w:rPr>
                  <w:rFonts w:ascii="Calibri" w:eastAsia="Times New Roman" w:hAnsi="Calibri" w:cs="Calibri"/>
                  <w:color w:val="000000"/>
                  <w:sz w:val="18"/>
                  <w:szCs w:val="18"/>
                  <w:lang w:val="fr-FR" w:eastAsia="fr-FR"/>
                </w:rPr>
                <w:t>1.0</w:t>
              </w:r>
            </w:ins>
          </w:p>
        </w:tc>
        <w:tc>
          <w:tcPr>
            <w:tcW w:w="0" w:type="auto"/>
            <w:tcBorders>
              <w:top w:val="nil"/>
              <w:left w:val="nil"/>
              <w:bottom w:val="nil"/>
              <w:right w:val="nil"/>
            </w:tcBorders>
            <w:shd w:val="clear" w:color="000000" w:fill="FFFFFF"/>
            <w:noWrap/>
            <w:vAlign w:val="bottom"/>
            <w:hideMark/>
          </w:tcPr>
          <w:p w14:paraId="74064F4D" w14:textId="77777777" w:rsidR="008D137A" w:rsidRPr="00311AB2" w:rsidRDefault="008D137A" w:rsidP="00AF4F87">
            <w:pPr>
              <w:jc w:val="center"/>
              <w:rPr>
                <w:ins w:id="316" w:author="Arnaud" w:date="2021-08-19T00:29:00Z"/>
                <w:rFonts w:ascii="Calibri" w:eastAsia="Times New Roman" w:hAnsi="Calibri" w:cs="Calibri"/>
                <w:color w:val="000000"/>
                <w:sz w:val="18"/>
                <w:szCs w:val="18"/>
                <w:lang w:val="fr-FR" w:eastAsia="fr-FR"/>
              </w:rPr>
            </w:pPr>
            <w:ins w:id="317" w:author="Arnaud" w:date="2021-08-19T00:29:00Z">
              <w:r w:rsidRPr="00311AB2">
                <w:rPr>
                  <w:rFonts w:ascii="Calibri" w:eastAsia="Times New Roman" w:hAnsi="Calibri" w:cs="Calibri"/>
                  <w:color w:val="000000"/>
                  <w:sz w:val="18"/>
                  <w:szCs w:val="18"/>
                  <w:lang w:val="fr-FR" w:eastAsia="fr-FR"/>
                </w:rPr>
                <w:t>1.9</w:t>
              </w:r>
            </w:ins>
          </w:p>
        </w:tc>
        <w:tc>
          <w:tcPr>
            <w:tcW w:w="0" w:type="auto"/>
            <w:tcBorders>
              <w:top w:val="nil"/>
              <w:left w:val="nil"/>
              <w:bottom w:val="nil"/>
              <w:right w:val="nil"/>
            </w:tcBorders>
            <w:shd w:val="clear" w:color="000000" w:fill="FFFFFF"/>
            <w:noWrap/>
            <w:vAlign w:val="bottom"/>
            <w:hideMark/>
          </w:tcPr>
          <w:p w14:paraId="311D37DB" w14:textId="77777777" w:rsidR="008D137A" w:rsidRPr="00311AB2" w:rsidRDefault="008D137A" w:rsidP="00AF4F87">
            <w:pPr>
              <w:jc w:val="center"/>
              <w:rPr>
                <w:ins w:id="318" w:author="Arnaud" w:date="2021-08-19T00:29:00Z"/>
                <w:rFonts w:ascii="Calibri" w:eastAsia="Times New Roman" w:hAnsi="Calibri" w:cs="Calibri"/>
                <w:color w:val="000000"/>
                <w:sz w:val="18"/>
                <w:szCs w:val="18"/>
                <w:lang w:val="fr-FR" w:eastAsia="fr-FR"/>
              </w:rPr>
            </w:pPr>
            <w:ins w:id="319"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48F4A234" w14:textId="77777777" w:rsidR="008D137A" w:rsidRPr="00311AB2" w:rsidRDefault="008D137A" w:rsidP="00AF4F87">
            <w:pPr>
              <w:jc w:val="center"/>
              <w:rPr>
                <w:ins w:id="320" w:author="Arnaud" w:date="2021-08-19T00:29:00Z"/>
                <w:rFonts w:ascii="Calibri" w:eastAsia="Times New Roman" w:hAnsi="Calibri" w:cs="Calibri"/>
                <w:color w:val="000000"/>
                <w:sz w:val="18"/>
                <w:szCs w:val="18"/>
                <w:lang w:val="fr-FR" w:eastAsia="fr-FR"/>
              </w:rPr>
            </w:pPr>
            <w:ins w:id="321" w:author="Arnaud" w:date="2021-08-19T00:29:00Z">
              <w:r w:rsidRPr="00311AB2">
                <w:rPr>
                  <w:rFonts w:ascii="Calibri" w:eastAsia="Times New Roman" w:hAnsi="Calibri" w:cs="Calibri"/>
                  <w:color w:val="000000"/>
                  <w:sz w:val="18"/>
                  <w:szCs w:val="18"/>
                  <w:lang w:val="fr-FR" w:eastAsia="fr-FR"/>
                </w:rPr>
                <w:t>1.</w:t>
              </w:r>
              <w:r>
                <w:rPr>
                  <w:rFonts w:ascii="Calibri" w:eastAsia="Times New Roman" w:hAnsi="Calibri" w:cs="Calibri"/>
                  <w:color w:val="000000"/>
                  <w:sz w:val="18"/>
                  <w:szCs w:val="18"/>
                  <w:lang w:val="fr-FR" w:eastAsia="fr-FR"/>
                </w:rPr>
                <w:t>6</w:t>
              </w:r>
            </w:ins>
          </w:p>
        </w:tc>
        <w:tc>
          <w:tcPr>
            <w:tcW w:w="0" w:type="auto"/>
            <w:tcBorders>
              <w:top w:val="nil"/>
              <w:left w:val="nil"/>
              <w:bottom w:val="nil"/>
              <w:right w:val="nil"/>
            </w:tcBorders>
            <w:shd w:val="clear" w:color="000000" w:fill="FFFFFF"/>
            <w:noWrap/>
            <w:vAlign w:val="bottom"/>
            <w:hideMark/>
          </w:tcPr>
          <w:p w14:paraId="6BFF6FF7" w14:textId="77777777" w:rsidR="008D137A" w:rsidRPr="00311AB2" w:rsidRDefault="008D137A" w:rsidP="00AF4F87">
            <w:pPr>
              <w:jc w:val="center"/>
              <w:rPr>
                <w:ins w:id="322" w:author="Arnaud" w:date="2021-08-19T00:29:00Z"/>
                <w:rFonts w:ascii="Calibri" w:eastAsia="Times New Roman" w:hAnsi="Calibri" w:cs="Calibri"/>
                <w:color w:val="000000"/>
                <w:sz w:val="18"/>
                <w:szCs w:val="18"/>
                <w:lang w:val="fr-FR" w:eastAsia="fr-FR"/>
              </w:rPr>
            </w:pPr>
            <w:ins w:id="323" w:author="Arnaud" w:date="2021-08-19T00:29:00Z">
              <w:r w:rsidRPr="00311AB2">
                <w:rPr>
                  <w:rFonts w:ascii="Calibri" w:eastAsia="Times New Roman" w:hAnsi="Calibri" w:cs="Calibri"/>
                  <w:color w:val="000000"/>
                  <w:sz w:val="18"/>
                  <w:szCs w:val="18"/>
                  <w:lang w:val="fr-FR" w:eastAsia="fr-FR"/>
                </w:rPr>
                <w:t>2.7</w:t>
              </w:r>
            </w:ins>
          </w:p>
        </w:tc>
        <w:tc>
          <w:tcPr>
            <w:tcW w:w="0" w:type="auto"/>
            <w:tcBorders>
              <w:top w:val="nil"/>
              <w:left w:val="nil"/>
              <w:bottom w:val="nil"/>
              <w:right w:val="nil"/>
            </w:tcBorders>
            <w:shd w:val="clear" w:color="000000" w:fill="FFFFFF"/>
            <w:noWrap/>
            <w:vAlign w:val="bottom"/>
            <w:hideMark/>
          </w:tcPr>
          <w:p w14:paraId="41775715" w14:textId="77777777" w:rsidR="008D137A" w:rsidRPr="00311AB2" w:rsidRDefault="008D137A" w:rsidP="00AF4F87">
            <w:pPr>
              <w:jc w:val="center"/>
              <w:rPr>
                <w:ins w:id="324" w:author="Arnaud" w:date="2021-08-19T00:29:00Z"/>
                <w:rFonts w:ascii="Calibri" w:eastAsia="Times New Roman" w:hAnsi="Calibri" w:cs="Calibri"/>
                <w:color w:val="000000"/>
                <w:sz w:val="18"/>
                <w:szCs w:val="18"/>
                <w:lang w:val="fr-FR" w:eastAsia="fr-FR"/>
              </w:rPr>
            </w:pPr>
            <w:ins w:id="325"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1A54A051" w14:textId="77777777" w:rsidR="008D137A" w:rsidRPr="00311AB2" w:rsidRDefault="008D137A" w:rsidP="00AF4F87">
            <w:pPr>
              <w:jc w:val="center"/>
              <w:rPr>
                <w:ins w:id="326" w:author="Arnaud" w:date="2021-08-19T00:29:00Z"/>
                <w:rFonts w:ascii="Calibri" w:eastAsia="Times New Roman" w:hAnsi="Calibri" w:cs="Calibri"/>
                <w:color w:val="000000"/>
                <w:sz w:val="18"/>
                <w:szCs w:val="18"/>
                <w:lang w:val="fr-FR" w:eastAsia="fr-FR"/>
              </w:rPr>
            </w:pPr>
            <w:ins w:id="327" w:author="Arnaud" w:date="2021-08-19T00:29:00Z">
              <w:r w:rsidRPr="00311AB2">
                <w:rPr>
                  <w:rFonts w:ascii="Calibri" w:eastAsia="Times New Roman" w:hAnsi="Calibri" w:cs="Calibri"/>
                  <w:color w:val="000000"/>
                  <w:sz w:val="18"/>
                  <w:szCs w:val="18"/>
                  <w:lang w:val="fr-FR" w:eastAsia="fr-FR"/>
                </w:rPr>
                <w:t>2.7</w:t>
              </w:r>
            </w:ins>
          </w:p>
        </w:tc>
        <w:tc>
          <w:tcPr>
            <w:tcW w:w="0" w:type="auto"/>
            <w:tcBorders>
              <w:top w:val="nil"/>
              <w:left w:val="nil"/>
              <w:bottom w:val="nil"/>
              <w:right w:val="nil"/>
            </w:tcBorders>
            <w:shd w:val="clear" w:color="000000" w:fill="FFFFFF"/>
            <w:noWrap/>
            <w:vAlign w:val="bottom"/>
            <w:hideMark/>
          </w:tcPr>
          <w:p w14:paraId="3B96F52E" w14:textId="77777777" w:rsidR="008D137A" w:rsidRPr="00311AB2" w:rsidRDefault="008D137A" w:rsidP="00AF4F87">
            <w:pPr>
              <w:jc w:val="center"/>
              <w:rPr>
                <w:ins w:id="328" w:author="Arnaud" w:date="2021-08-19T00:29:00Z"/>
                <w:rFonts w:ascii="Calibri" w:eastAsia="Times New Roman" w:hAnsi="Calibri" w:cs="Calibri"/>
                <w:color w:val="000000"/>
                <w:sz w:val="18"/>
                <w:szCs w:val="18"/>
                <w:lang w:val="fr-FR" w:eastAsia="fr-FR"/>
              </w:rPr>
            </w:pPr>
            <w:ins w:id="329" w:author="Arnaud" w:date="2021-08-19T00:29:00Z">
              <w:r w:rsidRPr="00311AB2">
                <w:rPr>
                  <w:rFonts w:ascii="Calibri" w:eastAsia="Times New Roman" w:hAnsi="Calibri" w:cs="Calibri"/>
                  <w:color w:val="000000"/>
                  <w:sz w:val="18"/>
                  <w:szCs w:val="18"/>
                  <w:lang w:val="fr-FR" w:eastAsia="fr-FR"/>
                </w:rPr>
                <w:t>4.0</w:t>
              </w:r>
            </w:ins>
          </w:p>
        </w:tc>
        <w:tc>
          <w:tcPr>
            <w:tcW w:w="0" w:type="auto"/>
            <w:tcBorders>
              <w:top w:val="nil"/>
              <w:left w:val="nil"/>
              <w:bottom w:val="nil"/>
              <w:right w:val="nil"/>
            </w:tcBorders>
            <w:shd w:val="clear" w:color="000000" w:fill="FFFFFF"/>
            <w:noWrap/>
            <w:vAlign w:val="bottom"/>
            <w:hideMark/>
          </w:tcPr>
          <w:p w14:paraId="2948B091" w14:textId="77777777" w:rsidR="008D137A" w:rsidRPr="00311AB2" w:rsidRDefault="008D137A" w:rsidP="00AF4F87">
            <w:pPr>
              <w:jc w:val="center"/>
              <w:rPr>
                <w:ins w:id="330" w:author="Arnaud" w:date="2021-08-19T00:29:00Z"/>
                <w:rFonts w:ascii="Calibri" w:eastAsia="Times New Roman" w:hAnsi="Calibri" w:cs="Calibri"/>
                <w:color w:val="000000"/>
                <w:sz w:val="18"/>
                <w:szCs w:val="18"/>
                <w:lang w:val="fr-FR" w:eastAsia="fr-FR"/>
              </w:rPr>
            </w:pPr>
            <w:ins w:id="331"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64AA6FC2" w14:textId="77777777" w:rsidR="008D137A" w:rsidRPr="00311AB2" w:rsidRDefault="008D137A" w:rsidP="00AF4F87">
            <w:pPr>
              <w:jc w:val="center"/>
              <w:rPr>
                <w:ins w:id="332" w:author="Arnaud" w:date="2021-08-19T00:29:00Z"/>
                <w:rFonts w:ascii="Calibri" w:eastAsia="Times New Roman" w:hAnsi="Calibri" w:cs="Calibri"/>
                <w:color w:val="000000"/>
                <w:sz w:val="18"/>
                <w:szCs w:val="18"/>
                <w:lang w:val="fr-FR" w:eastAsia="fr-FR"/>
              </w:rPr>
            </w:pPr>
            <w:ins w:id="333" w:author="Arnaud" w:date="2021-08-19T00:29:00Z">
              <w:r w:rsidRPr="00311AB2">
                <w:rPr>
                  <w:rFonts w:ascii="Calibri" w:eastAsia="Times New Roman" w:hAnsi="Calibri" w:cs="Calibri"/>
                  <w:color w:val="000000"/>
                  <w:sz w:val="18"/>
                  <w:szCs w:val="18"/>
                  <w:lang w:val="fr-FR" w:eastAsia="fr-FR"/>
                </w:rPr>
                <w:t>1.7</w:t>
              </w:r>
            </w:ins>
          </w:p>
        </w:tc>
        <w:tc>
          <w:tcPr>
            <w:tcW w:w="0" w:type="auto"/>
            <w:tcBorders>
              <w:top w:val="nil"/>
              <w:left w:val="nil"/>
              <w:bottom w:val="nil"/>
              <w:right w:val="nil"/>
            </w:tcBorders>
            <w:shd w:val="clear" w:color="000000" w:fill="FFFFFF"/>
            <w:noWrap/>
            <w:vAlign w:val="bottom"/>
            <w:hideMark/>
          </w:tcPr>
          <w:p w14:paraId="798E5172" w14:textId="77777777" w:rsidR="008D137A" w:rsidRPr="00311AB2" w:rsidRDefault="008D137A" w:rsidP="00AF4F87">
            <w:pPr>
              <w:jc w:val="center"/>
              <w:rPr>
                <w:ins w:id="334" w:author="Arnaud" w:date="2021-08-19T00:29:00Z"/>
                <w:rFonts w:ascii="Calibri" w:eastAsia="Times New Roman" w:hAnsi="Calibri" w:cs="Calibri"/>
                <w:color w:val="000000"/>
                <w:sz w:val="18"/>
                <w:szCs w:val="18"/>
                <w:lang w:val="fr-FR" w:eastAsia="fr-FR"/>
              </w:rPr>
            </w:pPr>
            <w:ins w:id="335" w:author="Arnaud" w:date="2021-08-19T00:29:00Z">
              <w:r w:rsidRPr="00311AB2">
                <w:rPr>
                  <w:rFonts w:ascii="Calibri" w:eastAsia="Times New Roman" w:hAnsi="Calibri" w:cs="Calibri"/>
                  <w:color w:val="000000"/>
                  <w:sz w:val="18"/>
                  <w:szCs w:val="18"/>
                  <w:lang w:val="fr-FR" w:eastAsia="fr-FR"/>
                </w:rPr>
                <w:t>2.8</w:t>
              </w:r>
            </w:ins>
          </w:p>
        </w:tc>
      </w:tr>
      <w:tr w:rsidR="008D137A" w:rsidRPr="0046372A" w14:paraId="7042AB22" w14:textId="77777777" w:rsidTr="00AF4F87">
        <w:trPr>
          <w:trHeight w:val="288"/>
          <w:ins w:id="336" w:author="Arnaud" w:date="2021-08-19T00:29:00Z"/>
        </w:trPr>
        <w:tc>
          <w:tcPr>
            <w:tcW w:w="0" w:type="auto"/>
            <w:tcBorders>
              <w:top w:val="nil"/>
              <w:left w:val="nil"/>
              <w:bottom w:val="nil"/>
              <w:right w:val="nil"/>
            </w:tcBorders>
            <w:shd w:val="clear" w:color="000000" w:fill="FFFFFF"/>
            <w:noWrap/>
            <w:vAlign w:val="bottom"/>
            <w:hideMark/>
          </w:tcPr>
          <w:p w14:paraId="5C422A03" w14:textId="77777777" w:rsidR="008D137A" w:rsidRPr="00311AB2" w:rsidRDefault="008D137A" w:rsidP="00AF4F87">
            <w:pPr>
              <w:ind w:firstLineChars="100" w:firstLine="180"/>
              <w:rPr>
                <w:ins w:id="337" w:author="Arnaud" w:date="2021-08-19T00:29:00Z"/>
                <w:rFonts w:ascii="Calibri" w:eastAsia="Times New Roman" w:hAnsi="Calibri" w:cs="Calibri"/>
                <w:i/>
                <w:iCs/>
                <w:color w:val="000000"/>
                <w:sz w:val="18"/>
                <w:szCs w:val="18"/>
                <w:lang w:val="fr-FR" w:eastAsia="fr-FR"/>
              </w:rPr>
            </w:pPr>
            <w:proofErr w:type="spellStart"/>
            <w:ins w:id="338" w:author="Arnaud" w:date="2021-08-19T00:29:00Z">
              <w:r w:rsidRPr="00311AB2">
                <w:rPr>
                  <w:rFonts w:ascii="Calibri" w:eastAsia="Times New Roman" w:hAnsi="Calibri" w:cs="Calibri"/>
                  <w:i/>
                  <w:iCs/>
                  <w:color w:val="000000"/>
                  <w:sz w:val="18"/>
                  <w:szCs w:val="18"/>
                  <w:lang w:val="fr-FR" w:eastAsia="fr-FR"/>
                </w:rPr>
                <w:t>Median</w:t>
              </w:r>
              <w:proofErr w:type="spellEnd"/>
            </w:ins>
          </w:p>
        </w:tc>
        <w:tc>
          <w:tcPr>
            <w:tcW w:w="0" w:type="auto"/>
            <w:tcBorders>
              <w:top w:val="nil"/>
              <w:left w:val="nil"/>
              <w:bottom w:val="nil"/>
              <w:right w:val="nil"/>
            </w:tcBorders>
            <w:shd w:val="clear" w:color="000000" w:fill="FFFFFF"/>
            <w:noWrap/>
            <w:vAlign w:val="bottom"/>
            <w:hideMark/>
          </w:tcPr>
          <w:p w14:paraId="71529140" w14:textId="77777777" w:rsidR="008D137A" w:rsidRPr="00311AB2" w:rsidRDefault="008D137A" w:rsidP="00AF4F87">
            <w:pPr>
              <w:jc w:val="center"/>
              <w:rPr>
                <w:ins w:id="339" w:author="Arnaud" w:date="2021-08-19T00:29:00Z"/>
                <w:rFonts w:ascii="Calibri" w:eastAsia="Times New Roman" w:hAnsi="Calibri" w:cs="Calibri"/>
                <w:color w:val="000000"/>
                <w:sz w:val="18"/>
                <w:szCs w:val="18"/>
                <w:lang w:val="fr-FR" w:eastAsia="fr-FR"/>
              </w:rPr>
            </w:pPr>
            <w:ins w:id="340" w:author="Arnaud" w:date="2021-08-19T00:29:00Z">
              <w:r w:rsidRPr="00311AB2">
                <w:rPr>
                  <w:rFonts w:ascii="Calibri" w:eastAsia="Times New Roman" w:hAnsi="Calibri" w:cs="Calibri"/>
                  <w:color w:val="000000"/>
                  <w:sz w:val="18"/>
                  <w:szCs w:val="18"/>
                  <w:lang w:val="fr-FR" w:eastAsia="fr-FR"/>
                </w:rPr>
                <w:t>1.0</w:t>
              </w:r>
            </w:ins>
          </w:p>
        </w:tc>
        <w:tc>
          <w:tcPr>
            <w:tcW w:w="0" w:type="auto"/>
            <w:tcBorders>
              <w:top w:val="nil"/>
              <w:left w:val="nil"/>
              <w:bottom w:val="nil"/>
              <w:right w:val="nil"/>
            </w:tcBorders>
            <w:shd w:val="clear" w:color="000000" w:fill="FFFFFF"/>
            <w:noWrap/>
            <w:vAlign w:val="bottom"/>
            <w:hideMark/>
          </w:tcPr>
          <w:p w14:paraId="079B2E21" w14:textId="77777777" w:rsidR="008D137A" w:rsidRPr="00311AB2" w:rsidRDefault="008D137A" w:rsidP="00AF4F87">
            <w:pPr>
              <w:jc w:val="center"/>
              <w:rPr>
                <w:ins w:id="341" w:author="Arnaud" w:date="2021-08-19T00:29:00Z"/>
                <w:rFonts w:ascii="Calibri" w:eastAsia="Times New Roman" w:hAnsi="Calibri" w:cs="Calibri"/>
                <w:color w:val="000000"/>
                <w:sz w:val="18"/>
                <w:szCs w:val="18"/>
                <w:lang w:val="fr-FR" w:eastAsia="fr-FR"/>
              </w:rPr>
            </w:pPr>
            <w:ins w:id="342" w:author="Arnaud" w:date="2021-08-19T00:29:00Z">
              <w:r w:rsidRPr="00311AB2">
                <w:rPr>
                  <w:rFonts w:ascii="Calibri" w:eastAsia="Times New Roman" w:hAnsi="Calibri" w:cs="Calibri"/>
                  <w:color w:val="000000"/>
                  <w:sz w:val="18"/>
                  <w:szCs w:val="18"/>
                  <w:lang w:val="fr-FR" w:eastAsia="fr-FR"/>
                </w:rPr>
                <w:t>1.0</w:t>
              </w:r>
            </w:ins>
          </w:p>
        </w:tc>
        <w:tc>
          <w:tcPr>
            <w:tcW w:w="0" w:type="auto"/>
            <w:tcBorders>
              <w:top w:val="nil"/>
              <w:left w:val="nil"/>
              <w:bottom w:val="nil"/>
              <w:right w:val="nil"/>
            </w:tcBorders>
            <w:shd w:val="clear" w:color="000000" w:fill="FFFFFF"/>
            <w:noWrap/>
            <w:vAlign w:val="bottom"/>
            <w:hideMark/>
          </w:tcPr>
          <w:p w14:paraId="67454E6D" w14:textId="77777777" w:rsidR="008D137A" w:rsidRPr="00311AB2" w:rsidRDefault="008D137A" w:rsidP="00AF4F87">
            <w:pPr>
              <w:jc w:val="center"/>
              <w:rPr>
                <w:ins w:id="343" w:author="Arnaud" w:date="2021-08-19T00:29:00Z"/>
                <w:rFonts w:ascii="Calibri" w:eastAsia="Times New Roman" w:hAnsi="Calibri" w:cs="Calibri"/>
                <w:color w:val="000000"/>
                <w:sz w:val="18"/>
                <w:szCs w:val="18"/>
                <w:lang w:val="fr-FR" w:eastAsia="fr-FR"/>
              </w:rPr>
            </w:pPr>
            <w:ins w:id="344"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68DE8C67" w14:textId="77777777" w:rsidR="008D137A" w:rsidRPr="00311AB2" w:rsidRDefault="008D137A" w:rsidP="00AF4F87">
            <w:pPr>
              <w:jc w:val="center"/>
              <w:rPr>
                <w:ins w:id="345" w:author="Arnaud" w:date="2021-08-19T00:29:00Z"/>
                <w:rFonts w:ascii="Calibri" w:eastAsia="Times New Roman" w:hAnsi="Calibri" w:cs="Calibri"/>
                <w:color w:val="000000"/>
                <w:sz w:val="18"/>
                <w:szCs w:val="18"/>
                <w:lang w:val="fr-FR" w:eastAsia="fr-FR"/>
              </w:rPr>
            </w:pPr>
            <w:ins w:id="346" w:author="Arnaud" w:date="2021-08-19T00:29:00Z">
              <w:r w:rsidRPr="00311AB2">
                <w:rPr>
                  <w:rFonts w:ascii="Calibri" w:eastAsia="Times New Roman" w:hAnsi="Calibri" w:cs="Calibri"/>
                  <w:color w:val="000000"/>
                  <w:sz w:val="18"/>
                  <w:szCs w:val="18"/>
                  <w:lang w:val="fr-FR" w:eastAsia="fr-FR"/>
                </w:rPr>
                <w:t>2.0</w:t>
              </w:r>
            </w:ins>
          </w:p>
        </w:tc>
        <w:tc>
          <w:tcPr>
            <w:tcW w:w="0" w:type="auto"/>
            <w:tcBorders>
              <w:top w:val="nil"/>
              <w:left w:val="nil"/>
              <w:bottom w:val="nil"/>
              <w:right w:val="nil"/>
            </w:tcBorders>
            <w:shd w:val="clear" w:color="000000" w:fill="FFFFFF"/>
            <w:noWrap/>
            <w:vAlign w:val="bottom"/>
            <w:hideMark/>
          </w:tcPr>
          <w:p w14:paraId="3CBD3F55" w14:textId="77777777" w:rsidR="008D137A" w:rsidRPr="00311AB2" w:rsidRDefault="008D137A" w:rsidP="00AF4F87">
            <w:pPr>
              <w:jc w:val="center"/>
              <w:rPr>
                <w:ins w:id="347" w:author="Arnaud" w:date="2021-08-19T00:29:00Z"/>
                <w:rFonts w:ascii="Calibri" w:eastAsia="Times New Roman" w:hAnsi="Calibri" w:cs="Calibri"/>
                <w:color w:val="000000"/>
                <w:sz w:val="18"/>
                <w:szCs w:val="18"/>
                <w:lang w:val="fr-FR" w:eastAsia="fr-FR"/>
              </w:rPr>
            </w:pPr>
            <w:ins w:id="348" w:author="Arnaud" w:date="2021-08-19T00:29:00Z">
              <w:r w:rsidRPr="00311AB2">
                <w:rPr>
                  <w:rFonts w:ascii="Calibri" w:eastAsia="Times New Roman" w:hAnsi="Calibri" w:cs="Calibri"/>
                  <w:color w:val="000000"/>
                  <w:sz w:val="18"/>
                  <w:szCs w:val="18"/>
                  <w:lang w:val="fr-FR" w:eastAsia="fr-FR"/>
                </w:rPr>
                <w:t>2.0</w:t>
              </w:r>
            </w:ins>
          </w:p>
        </w:tc>
        <w:tc>
          <w:tcPr>
            <w:tcW w:w="0" w:type="auto"/>
            <w:tcBorders>
              <w:top w:val="nil"/>
              <w:left w:val="nil"/>
              <w:bottom w:val="nil"/>
              <w:right w:val="nil"/>
            </w:tcBorders>
            <w:shd w:val="clear" w:color="000000" w:fill="FFFFFF"/>
            <w:noWrap/>
            <w:vAlign w:val="bottom"/>
            <w:hideMark/>
          </w:tcPr>
          <w:p w14:paraId="433379A5" w14:textId="77777777" w:rsidR="008D137A" w:rsidRPr="00311AB2" w:rsidRDefault="008D137A" w:rsidP="00AF4F87">
            <w:pPr>
              <w:jc w:val="center"/>
              <w:rPr>
                <w:ins w:id="349" w:author="Arnaud" w:date="2021-08-19T00:29:00Z"/>
                <w:rFonts w:ascii="Calibri" w:eastAsia="Times New Roman" w:hAnsi="Calibri" w:cs="Calibri"/>
                <w:color w:val="000000"/>
                <w:sz w:val="18"/>
                <w:szCs w:val="18"/>
                <w:lang w:val="fr-FR" w:eastAsia="fr-FR"/>
              </w:rPr>
            </w:pPr>
            <w:ins w:id="350"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28CE79A6" w14:textId="77777777" w:rsidR="008D137A" w:rsidRPr="00311AB2" w:rsidRDefault="008D137A" w:rsidP="00AF4F87">
            <w:pPr>
              <w:jc w:val="center"/>
              <w:rPr>
                <w:ins w:id="351" w:author="Arnaud" w:date="2021-08-19T00:29:00Z"/>
                <w:rFonts w:ascii="Calibri" w:eastAsia="Times New Roman" w:hAnsi="Calibri" w:cs="Calibri"/>
                <w:color w:val="000000"/>
                <w:sz w:val="18"/>
                <w:szCs w:val="18"/>
                <w:lang w:val="fr-FR" w:eastAsia="fr-FR"/>
              </w:rPr>
            </w:pPr>
            <w:ins w:id="352" w:author="Arnaud" w:date="2021-08-19T00:29:00Z">
              <w:r w:rsidRPr="00311AB2">
                <w:rPr>
                  <w:rFonts w:ascii="Calibri" w:eastAsia="Times New Roman" w:hAnsi="Calibri" w:cs="Calibri"/>
                  <w:color w:val="000000"/>
                  <w:sz w:val="18"/>
                  <w:szCs w:val="18"/>
                  <w:lang w:val="fr-FR" w:eastAsia="fr-FR"/>
                </w:rPr>
                <w:t>2.0</w:t>
              </w:r>
            </w:ins>
          </w:p>
        </w:tc>
        <w:tc>
          <w:tcPr>
            <w:tcW w:w="0" w:type="auto"/>
            <w:tcBorders>
              <w:top w:val="nil"/>
              <w:left w:val="nil"/>
              <w:bottom w:val="nil"/>
              <w:right w:val="nil"/>
            </w:tcBorders>
            <w:shd w:val="clear" w:color="000000" w:fill="FFFFFF"/>
            <w:noWrap/>
            <w:vAlign w:val="bottom"/>
            <w:hideMark/>
          </w:tcPr>
          <w:p w14:paraId="141D8C74" w14:textId="77777777" w:rsidR="008D137A" w:rsidRPr="00311AB2" w:rsidRDefault="008D137A" w:rsidP="00AF4F87">
            <w:pPr>
              <w:jc w:val="center"/>
              <w:rPr>
                <w:ins w:id="353" w:author="Arnaud" w:date="2021-08-19T00:29:00Z"/>
                <w:rFonts w:ascii="Calibri" w:eastAsia="Times New Roman" w:hAnsi="Calibri" w:cs="Calibri"/>
                <w:color w:val="000000"/>
                <w:sz w:val="18"/>
                <w:szCs w:val="18"/>
                <w:lang w:val="fr-FR" w:eastAsia="fr-FR"/>
              </w:rPr>
            </w:pPr>
            <w:ins w:id="354" w:author="Arnaud" w:date="2021-08-19T00:29:00Z">
              <w:r w:rsidRPr="00311AB2">
                <w:rPr>
                  <w:rFonts w:ascii="Calibri" w:eastAsia="Times New Roman" w:hAnsi="Calibri" w:cs="Calibri"/>
                  <w:color w:val="000000"/>
                  <w:sz w:val="18"/>
                  <w:szCs w:val="18"/>
                  <w:lang w:val="fr-FR" w:eastAsia="fr-FR"/>
                </w:rPr>
                <w:t>4.</w:t>
              </w:r>
              <w:r>
                <w:rPr>
                  <w:rFonts w:ascii="Calibri" w:eastAsia="Times New Roman" w:hAnsi="Calibri" w:cs="Calibri"/>
                  <w:color w:val="000000"/>
                  <w:sz w:val="18"/>
                  <w:szCs w:val="18"/>
                  <w:lang w:val="fr-FR" w:eastAsia="fr-FR"/>
                </w:rPr>
                <w:t>8</w:t>
              </w:r>
            </w:ins>
          </w:p>
        </w:tc>
        <w:tc>
          <w:tcPr>
            <w:tcW w:w="0" w:type="auto"/>
            <w:tcBorders>
              <w:top w:val="nil"/>
              <w:left w:val="nil"/>
              <w:bottom w:val="nil"/>
              <w:right w:val="nil"/>
            </w:tcBorders>
            <w:shd w:val="clear" w:color="000000" w:fill="FFFFFF"/>
            <w:noWrap/>
            <w:vAlign w:val="bottom"/>
            <w:hideMark/>
          </w:tcPr>
          <w:p w14:paraId="4CA20BFE" w14:textId="77777777" w:rsidR="008D137A" w:rsidRPr="00311AB2" w:rsidRDefault="008D137A" w:rsidP="00AF4F87">
            <w:pPr>
              <w:jc w:val="center"/>
              <w:rPr>
                <w:ins w:id="355" w:author="Arnaud" w:date="2021-08-19T00:29:00Z"/>
                <w:rFonts w:ascii="Calibri" w:eastAsia="Times New Roman" w:hAnsi="Calibri" w:cs="Calibri"/>
                <w:color w:val="000000"/>
                <w:sz w:val="18"/>
                <w:szCs w:val="18"/>
                <w:lang w:val="fr-FR" w:eastAsia="fr-FR"/>
              </w:rPr>
            </w:pPr>
            <w:ins w:id="356"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7FB2DE8B" w14:textId="77777777" w:rsidR="008D137A" w:rsidRPr="00311AB2" w:rsidRDefault="008D137A" w:rsidP="00AF4F87">
            <w:pPr>
              <w:jc w:val="center"/>
              <w:rPr>
                <w:ins w:id="357" w:author="Arnaud" w:date="2021-08-19T00:29:00Z"/>
                <w:rFonts w:ascii="Calibri" w:eastAsia="Times New Roman" w:hAnsi="Calibri" w:cs="Calibri"/>
                <w:color w:val="000000"/>
                <w:sz w:val="18"/>
                <w:szCs w:val="18"/>
                <w:lang w:val="fr-FR" w:eastAsia="fr-FR"/>
              </w:rPr>
            </w:pPr>
            <w:ins w:id="358" w:author="Arnaud" w:date="2021-08-19T00:29:00Z">
              <w:r w:rsidRPr="00311AB2">
                <w:rPr>
                  <w:rFonts w:ascii="Calibri" w:eastAsia="Times New Roman" w:hAnsi="Calibri" w:cs="Calibri"/>
                  <w:color w:val="000000"/>
                  <w:sz w:val="18"/>
                  <w:szCs w:val="18"/>
                  <w:lang w:val="fr-FR" w:eastAsia="fr-FR"/>
                </w:rPr>
                <w:t>1.5</w:t>
              </w:r>
            </w:ins>
          </w:p>
        </w:tc>
        <w:tc>
          <w:tcPr>
            <w:tcW w:w="0" w:type="auto"/>
            <w:tcBorders>
              <w:top w:val="nil"/>
              <w:left w:val="nil"/>
              <w:bottom w:val="nil"/>
              <w:right w:val="nil"/>
            </w:tcBorders>
            <w:shd w:val="clear" w:color="000000" w:fill="FFFFFF"/>
            <w:noWrap/>
            <w:vAlign w:val="bottom"/>
            <w:hideMark/>
          </w:tcPr>
          <w:p w14:paraId="0C108172" w14:textId="77777777" w:rsidR="008D137A" w:rsidRPr="00311AB2" w:rsidRDefault="008D137A" w:rsidP="00AF4F87">
            <w:pPr>
              <w:jc w:val="center"/>
              <w:rPr>
                <w:ins w:id="359" w:author="Arnaud" w:date="2021-08-19T00:29:00Z"/>
                <w:rFonts w:ascii="Calibri" w:eastAsia="Times New Roman" w:hAnsi="Calibri" w:cs="Calibri"/>
                <w:color w:val="000000"/>
                <w:sz w:val="18"/>
                <w:szCs w:val="18"/>
                <w:lang w:val="fr-FR" w:eastAsia="fr-FR"/>
              </w:rPr>
            </w:pPr>
            <w:ins w:id="360" w:author="Arnaud" w:date="2021-08-19T00:29:00Z">
              <w:r w:rsidRPr="00311AB2">
                <w:rPr>
                  <w:rFonts w:ascii="Calibri" w:eastAsia="Times New Roman" w:hAnsi="Calibri" w:cs="Calibri"/>
                  <w:color w:val="000000"/>
                  <w:sz w:val="18"/>
                  <w:szCs w:val="18"/>
                  <w:lang w:val="fr-FR" w:eastAsia="fr-FR"/>
                </w:rPr>
                <w:t>1.0</w:t>
              </w:r>
            </w:ins>
          </w:p>
        </w:tc>
      </w:tr>
      <w:tr w:rsidR="008D137A" w:rsidRPr="0046372A" w14:paraId="43B6DD9C" w14:textId="77777777" w:rsidTr="00AF4F87">
        <w:trPr>
          <w:trHeight w:val="288"/>
          <w:ins w:id="361" w:author="Arnaud" w:date="2021-08-19T00:29:00Z"/>
        </w:trPr>
        <w:tc>
          <w:tcPr>
            <w:tcW w:w="0" w:type="auto"/>
            <w:tcBorders>
              <w:top w:val="nil"/>
              <w:left w:val="nil"/>
              <w:bottom w:val="nil"/>
              <w:right w:val="nil"/>
            </w:tcBorders>
            <w:shd w:val="clear" w:color="000000" w:fill="FFFFFF"/>
            <w:noWrap/>
            <w:vAlign w:val="bottom"/>
            <w:hideMark/>
          </w:tcPr>
          <w:p w14:paraId="48AC2472" w14:textId="77777777" w:rsidR="008D137A" w:rsidRPr="00311AB2" w:rsidRDefault="008D137A" w:rsidP="00AF4F87">
            <w:pPr>
              <w:rPr>
                <w:ins w:id="362" w:author="Arnaud" w:date="2021-08-19T00:29:00Z"/>
                <w:rFonts w:ascii="Calibri" w:eastAsia="Times New Roman" w:hAnsi="Calibri" w:cs="Calibri"/>
                <w:color w:val="000000"/>
                <w:sz w:val="18"/>
                <w:szCs w:val="18"/>
                <w:lang w:val="fr-FR" w:eastAsia="fr-FR"/>
              </w:rPr>
            </w:pPr>
            <w:proofErr w:type="spellStart"/>
            <w:ins w:id="363" w:author="Arnaud" w:date="2021-08-19T00:29:00Z">
              <w:r w:rsidRPr="00311AB2">
                <w:rPr>
                  <w:rFonts w:ascii="Calibri" w:eastAsia="Times New Roman" w:hAnsi="Calibri" w:cs="Calibri"/>
                  <w:color w:val="000000"/>
                  <w:sz w:val="18"/>
                  <w:szCs w:val="18"/>
                  <w:lang w:val="fr-FR" w:eastAsia="fr-FR"/>
                </w:rPr>
                <w:t>Nber</w:t>
              </w:r>
              <w:proofErr w:type="spellEnd"/>
              <w:r w:rsidRPr="00311AB2">
                <w:rPr>
                  <w:rFonts w:ascii="Calibri" w:eastAsia="Times New Roman" w:hAnsi="Calibri" w:cs="Calibri"/>
                  <w:color w:val="000000"/>
                  <w:sz w:val="18"/>
                  <w:szCs w:val="18"/>
                  <w:lang w:val="fr-FR" w:eastAsia="fr-FR"/>
                </w:rPr>
                <w:t xml:space="preserve"> </w:t>
              </w:r>
              <w:proofErr w:type="spellStart"/>
              <w:r w:rsidRPr="00311AB2">
                <w:rPr>
                  <w:rFonts w:ascii="Calibri" w:eastAsia="Times New Roman" w:hAnsi="Calibri" w:cs="Calibri"/>
                  <w:color w:val="000000"/>
                  <w:sz w:val="18"/>
                  <w:szCs w:val="18"/>
                  <w:lang w:val="fr-FR" w:eastAsia="fr-FR"/>
                </w:rPr>
                <w:t>income</w:t>
              </w:r>
              <w:proofErr w:type="spellEnd"/>
              <w:r w:rsidRPr="00311AB2">
                <w:rPr>
                  <w:rFonts w:ascii="Calibri" w:eastAsia="Times New Roman" w:hAnsi="Calibri" w:cs="Calibri"/>
                  <w:color w:val="000000"/>
                  <w:sz w:val="18"/>
                  <w:szCs w:val="18"/>
                  <w:lang w:val="fr-FR" w:eastAsia="fr-FR"/>
                </w:rPr>
                <w:t xml:space="preserve"> source (</w:t>
              </w:r>
              <w:proofErr w:type="spellStart"/>
              <w:r w:rsidRPr="00311AB2">
                <w:rPr>
                  <w:rFonts w:ascii="Calibri" w:eastAsia="Times New Roman" w:hAnsi="Calibri" w:cs="Calibri"/>
                  <w:color w:val="000000"/>
                  <w:sz w:val="18"/>
                  <w:szCs w:val="18"/>
                  <w:lang w:val="fr-FR" w:eastAsia="fr-FR"/>
                </w:rPr>
                <w:t>mean</w:t>
              </w:r>
              <w:proofErr w:type="spellEnd"/>
              <w:r w:rsidRPr="00311AB2">
                <w:rPr>
                  <w:rFonts w:ascii="Calibri" w:eastAsia="Times New Roman" w:hAnsi="Calibri" w:cs="Calibri"/>
                  <w:color w:val="000000"/>
                  <w:sz w:val="18"/>
                  <w:szCs w:val="18"/>
                  <w:lang w:val="fr-FR" w:eastAsia="fr-FR"/>
                </w:rPr>
                <w:t>)</w:t>
              </w:r>
            </w:ins>
          </w:p>
        </w:tc>
        <w:tc>
          <w:tcPr>
            <w:tcW w:w="0" w:type="auto"/>
            <w:tcBorders>
              <w:top w:val="nil"/>
              <w:left w:val="nil"/>
              <w:bottom w:val="nil"/>
              <w:right w:val="nil"/>
            </w:tcBorders>
            <w:shd w:val="clear" w:color="000000" w:fill="FFFFFF"/>
            <w:noWrap/>
            <w:vAlign w:val="bottom"/>
            <w:hideMark/>
          </w:tcPr>
          <w:p w14:paraId="0EFF153D" w14:textId="77777777" w:rsidR="008D137A" w:rsidRPr="00311AB2" w:rsidRDefault="008D137A" w:rsidP="00AF4F87">
            <w:pPr>
              <w:jc w:val="center"/>
              <w:rPr>
                <w:ins w:id="364" w:author="Arnaud" w:date="2021-08-19T00:29:00Z"/>
                <w:rFonts w:ascii="Calibri" w:eastAsia="Times New Roman" w:hAnsi="Calibri" w:cs="Calibri"/>
                <w:color w:val="000000"/>
                <w:sz w:val="18"/>
                <w:szCs w:val="18"/>
                <w:lang w:val="fr-FR" w:eastAsia="fr-FR"/>
              </w:rPr>
            </w:pPr>
            <w:ins w:id="365" w:author="Arnaud" w:date="2021-08-19T00:29:00Z">
              <w:r w:rsidRPr="00311AB2">
                <w:rPr>
                  <w:rFonts w:ascii="Calibri" w:eastAsia="Times New Roman" w:hAnsi="Calibri" w:cs="Calibri"/>
                  <w:color w:val="000000"/>
                  <w:sz w:val="18"/>
                  <w:szCs w:val="18"/>
                  <w:lang w:val="fr-FR" w:eastAsia="fr-FR"/>
                </w:rPr>
                <w:t>3.6</w:t>
              </w:r>
            </w:ins>
          </w:p>
        </w:tc>
        <w:tc>
          <w:tcPr>
            <w:tcW w:w="0" w:type="auto"/>
            <w:tcBorders>
              <w:top w:val="nil"/>
              <w:left w:val="nil"/>
              <w:bottom w:val="nil"/>
              <w:right w:val="nil"/>
            </w:tcBorders>
            <w:shd w:val="clear" w:color="000000" w:fill="FFFFFF"/>
            <w:noWrap/>
            <w:vAlign w:val="bottom"/>
            <w:hideMark/>
          </w:tcPr>
          <w:p w14:paraId="6ADE873F" w14:textId="77777777" w:rsidR="008D137A" w:rsidRPr="00311AB2" w:rsidRDefault="008D137A" w:rsidP="00AF4F87">
            <w:pPr>
              <w:jc w:val="center"/>
              <w:rPr>
                <w:ins w:id="366" w:author="Arnaud" w:date="2021-08-19T00:29:00Z"/>
                <w:rFonts w:ascii="Calibri" w:eastAsia="Times New Roman" w:hAnsi="Calibri" w:cs="Calibri"/>
                <w:color w:val="000000"/>
                <w:sz w:val="18"/>
                <w:szCs w:val="18"/>
                <w:lang w:val="fr-FR" w:eastAsia="fr-FR"/>
              </w:rPr>
            </w:pPr>
            <w:ins w:id="367" w:author="Arnaud" w:date="2021-08-19T00:29:00Z">
              <w:r w:rsidRPr="00311AB2">
                <w:rPr>
                  <w:rFonts w:ascii="Calibri" w:eastAsia="Times New Roman" w:hAnsi="Calibri" w:cs="Calibri"/>
                  <w:color w:val="000000"/>
                  <w:sz w:val="18"/>
                  <w:szCs w:val="18"/>
                  <w:lang w:val="fr-FR" w:eastAsia="fr-FR"/>
                </w:rPr>
                <w:t>4.7</w:t>
              </w:r>
            </w:ins>
          </w:p>
        </w:tc>
        <w:tc>
          <w:tcPr>
            <w:tcW w:w="0" w:type="auto"/>
            <w:tcBorders>
              <w:top w:val="nil"/>
              <w:left w:val="nil"/>
              <w:bottom w:val="nil"/>
              <w:right w:val="nil"/>
            </w:tcBorders>
            <w:shd w:val="clear" w:color="000000" w:fill="FFFFFF"/>
            <w:noWrap/>
            <w:vAlign w:val="bottom"/>
            <w:hideMark/>
          </w:tcPr>
          <w:p w14:paraId="75F75DAA" w14:textId="77777777" w:rsidR="008D137A" w:rsidRPr="00311AB2" w:rsidRDefault="008D137A" w:rsidP="00AF4F87">
            <w:pPr>
              <w:jc w:val="center"/>
              <w:rPr>
                <w:ins w:id="368" w:author="Arnaud" w:date="2021-08-19T00:29:00Z"/>
                <w:rFonts w:ascii="Calibri" w:eastAsia="Times New Roman" w:hAnsi="Calibri" w:cs="Calibri"/>
                <w:color w:val="000000"/>
                <w:sz w:val="18"/>
                <w:szCs w:val="18"/>
                <w:lang w:val="fr-FR" w:eastAsia="fr-FR"/>
              </w:rPr>
            </w:pPr>
            <w:ins w:id="369"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2DD1449C" w14:textId="77777777" w:rsidR="008D137A" w:rsidRPr="00311AB2" w:rsidRDefault="008D137A" w:rsidP="00AF4F87">
            <w:pPr>
              <w:jc w:val="center"/>
              <w:rPr>
                <w:ins w:id="370" w:author="Arnaud" w:date="2021-08-19T00:29:00Z"/>
                <w:rFonts w:ascii="Calibri" w:eastAsia="Times New Roman" w:hAnsi="Calibri" w:cs="Calibri"/>
                <w:color w:val="000000"/>
                <w:sz w:val="18"/>
                <w:szCs w:val="18"/>
                <w:lang w:val="fr-FR" w:eastAsia="fr-FR"/>
              </w:rPr>
            </w:pPr>
            <w:ins w:id="371" w:author="Arnaud" w:date="2021-08-19T00:29:00Z">
              <w:r w:rsidRPr="00311AB2">
                <w:rPr>
                  <w:rFonts w:ascii="Calibri" w:eastAsia="Times New Roman" w:hAnsi="Calibri" w:cs="Calibri"/>
                  <w:color w:val="000000"/>
                  <w:sz w:val="18"/>
                  <w:szCs w:val="18"/>
                  <w:lang w:val="fr-FR" w:eastAsia="fr-FR"/>
                </w:rPr>
                <w:t>3.1</w:t>
              </w:r>
            </w:ins>
          </w:p>
        </w:tc>
        <w:tc>
          <w:tcPr>
            <w:tcW w:w="0" w:type="auto"/>
            <w:tcBorders>
              <w:top w:val="nil"/>
              <w:left w:val="nil"/>
              <w:bottom w:val="nil"/>
              <w:right w:val="nil"/>
            </w:tcBorders>
            <w:shd w:val="clear" w:color="000000" w:fill="FFFFFF"/>
            <w:noWrap/>
            <w:vAlign w:val="bottom"/>
            <w:hideMark/>
          </w:tcPr>
          <w:p w14:paraId="5041E645" w14:textId="77777777" w:rsidR="008D137A" w:rsidRPr="00311AB2" w:rsidRDefault="008D137A" w:rsidP="00AF4F87">
            <w:pPr>
              <w:jc w:val="center"/>
              <w:rPr>
                <w:ins w:id="372" w:author="Arnaud" w:date="2021-08-19T00:29:00Z"/>
                <w:rFonts w:ascii="Calibri" w:eastAsia="Times New Roman" w:hAnsi="Calibri" w:cs="Calibri"/>
                <w:color w:val="000000"/>
                <w:sz w:val="18"/>
                <w:szCs w:val="18"/>
                <w:lang w:val="fr-FR" w:eastAsia="fr-FR"/>
              </w:rPr>
            </w:pPr>
            <w:ins w:id="373" w:author="Arnaud" w:date="2021-08-19T00:29:00Z">
              <w:r w:rsidRPr="00311AB2">
                <w:rPr>
                  <w:rFonts w:ascii="Calibri" w:eastAsia="Times New Roman" w:hAnsi="Calibri" w:cs="Calibri"/>
                  <w:color w:val="000000"/>
                  <w:sz w:val="18"/>
                  <w:szCs w:val="18"/>
                  <w:lang w:val="fr-FR" w:eastAsia="fr-FR"/>
                </w:rPr>
                <w:t>4.</w:t>
              </w:r>
              <w:r>
                <w:rPr>
                  <w:rFonts w:ascii="Calibri" w:eastAsia="Times New Roman" w:hAnsi="Calibri" w:cs="Calibri"/>
                  <w:color w:val="000000"/>
                  <w:sz w:val="18"/>
                  <w:szCs w:val="18"/>
                  <w:lang w:val="fr-FR" w:eastAsia="fr-FR"/>
                </w:rPr>
                <w:t>1</w:t>
              </w:r>
            </w:ins>
          </w:p>
        </w:tc>
        <w:tc>
          <w:tcPr>
            <w:tcW w:w="0" w:type="auto"/>
            <w:tcBorders>
              <w:top w:val="nil"/>
              <w:left w:val="nil"/>
              <w:bottom w:val="nil"/>
              <w:right w:val="nil"/>
            </w:tcBorders>
            <w:shd w:val="clear" w:color="000000" w:fill="FFFFFF"/>
            <w:noWrap/>
            <w:vAlign w:val="bottom"/>
            <w:hideMark/>
          </w:tcPr>
          <w:p w14:paraId="0B2BB77E" w14:textId="77777777" w:rsidR="008D137A" w:rsidRPr="00311AB2" w:rsidRDefault="008D137A" w:rsidP="00AF4F87">
            <w:pPr>
              <w:jc w:val="center"/>
              <w:rPr>
                <w:ins w:id="374" w:author="Arnaud" w:date="2021-08-19T00:29:00Z"/>
                <w:rFonts w:ascii="Calibri" w:eastAsia="Times New Roman" w:hAnsi="Calibri" w:cs="Calibri"/>
                <w:color w:val="000000"/>
                <w:sz w:val="18"/>
                <w:szCs w:val="18"/>
                <w:lang w:val="fr-FR" w:eastAsia="fr-FR"/>
              </w:rPr>
            </w:pPr>
            <w:ins w:id="375"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272B08C2" w14:textId="77777777" w:rsidR="008D137A" w:rsidRPr="00311AB2" w:rsidRDefault="008D137A" w:rsidP="00AF4F87">
            <w:pPr>
              <w:jc w:val="center"/>
              <w:rPr>
                <w:ins w:id="376" w:author="Arnaud" w:date="2021-08-19T00:29:00Z"/>
                <w:rFonts w:ascii="Calibri" w:eastAsia="Times New Roman" w:hAnsi="Calibri" w:cs="Calibri"/>
                <w:color w:val="000000"/>
                <w:sz w:val="18"/>
                <w:szCs w:val="18"/>
                <w:lang w:val="fr-FR" w:eastAsia="fr-FR"/>
              </w:rPr>
            </w:pPr>
            <w:ins w:id="377" w:author="Arnaud" w:date="2021-08-19T00:29:00Z">
              <w:r w:rsidRPr="00311AB2">
                <w:rPr>
                  <w:rFonts w:ascii="Calibri" w:eastAsia="Times New Roman" w:hAnsi="Calibri" w:cs="Calibri"/>
                  <w:color w:val="000000"/>
                  <w:sz w:val="18"/>
                  <w:szCs w:val="18"/>
                  <w:lang w:val="fr-FR" w:eastAsia="fr-FR"/>
                </w:rPr>
                <w:t>2.8</w:t>
              </w:r>
            </w:ins>
          </w:p>
        </w:tc>
        <w:tc>
          <w:tcPr>
            <w:tcW w:w="0" w:type="auto"/>
            <w:tcBorders>
              <w:top w:val="nil"/>
              <w:left w:val="nil"/>
              <w:bottom w:val="nil"/>
              <w:right w:val="nil"/>
            </w:tcBorders>
            <w:shd w:val="clear" w:color="000000" w:fill="FFFFFF"/>
            <w:noWrap/>
            <w:vAlign w:val="bottom"/>
            <w:hideMark/>
          </w:tcPr>
          <w:p w14:paraId="38FBC5DB" w14:textId="77777777" w:rsidR="008D137A" w:rsidRPr="00311AB2" w:rsidRDefault="008D137A" w:rsidP="00AF4F87">
            <w:pPr>
              <w:jc w:val="center"/>
              <w:rPr>
                <w:ins w:id="378" w:author="Arnaud" w:date="2021-08-19T00:29:00Z"/>
                <w:rFonts w:ascii="Calibri" w:eastAsia="Times New Roman" w:hAnsi="Calibri" w:cs="Calibri"/>
                <w:color w:val="000000"/>
                <w:sz w:val="18"/>
                <w:szCs w:val="18"/>
                <w:lang w:val="fr-FR" w:eastAsia="fr-FR"/>
              </w:rPr>
            </w:pPr>
            <w:ins w:id="379" w:author="Arnaud" w:date="2021-08-19T00:29:00Z">
              <w:r w:rsidRPr="00311AB2">
                <w:rPr>
                  <w:rFonts w:ascii="Calibri" w:eastAsia="Times New Roman" w:hAnsi="Calibri" w:cs="Calibri"/>
                  <w:color w:val="000000"/>
                  <w:sz w:val="18"/>
                  <w:szCs w:val="18"/>
                  <w:lang w:val="fr-FR" w:eastAsia="fr-FR"/>
                </w:rPr>
                <w:t>3.1</w:t>
              </w:r>
            </w:ins>
          </w:p>
        </w:tc>
        <w:tc>
          <w:tcPr>
            <w:tcW w:w="0" w:type="auto"/>
            <w:tcBorders>
              <w:top w:val="nil"/>
              <w:left w:val="nil"/>
              <w:bottom w:val="nil"/>
              <w:right w:val="nil"/>
            </w:tcBorders>
            <w:shd w:val="clear" w:color="000000" w:fill="FFFFFF"/>
            <w:noWrap/>
            <w:vAlign w:val="bottom"/>
            <w:hideMark/>
          </w:tcPr>
          <w:p w14:paraId="2DE2320F" w14:textId="77777777" w:rsidR="008D137A" w:rsidRPr="00311AB2" w:rsidRDefault="008D137A" w:rsidP="00AF4F87">
            <w:pPr>
              <w:jc w:val="center"/>
              <w:rPr>
                <w:ins w:id="380" w:author="Arnaud" w:date="2021-08-19T00:29:00Z"/>
                <w:rFonts w:ascii="Calibri" w:eastAsia="Times New Roman" w:hAnsi="Calibri" w:cs="Calibri"/>
                <w:color w:val="000000"/>
                <w:sz w:val="18"/>
                <w:szCs w:val="18"/>
                <w:lang w:val="fr-FR" w:eastAsia="fr-FR"/>
              </w:rPr>
            </w:pPr>
            <w:ins w:id="381"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59A73892" w14:textId="77777777" w:rsidR="008D137A" w:rsidRPr="00311AB2" w:rsidRDefault="008D137A" w:rsidP="00AF4F87">
            <w:pPr>
              <w:jc w:val="center"/>
              <w:rPr>
                <w:ins w:id="382" w:author="Arnaud" w:date="2021-08-19T00:29:00Z"/>
                <w:rFonts w:ascii="Calibri" w:eastAsia="Times New Roman" w:hAnsi="Calibri" w:cs="Calibri"/>
                <w:color w:val="000000"/>
                <w:sz w:val="18"/>
                <w:szCs w:val="18"/>
                <w:lang w:val="fr-FR" w:eastAsia="fr-FR"/>
              </w:rPr>
            </w:pPr>
            <w:ins w:id="383" w:author="Arnaud" w:date="2021-08-19T00:29:00Z">
              <w:r w:rsidRPr="00311AB2">
                <w:rPr>
                  <w:rFonts w:ascii="Calibri" w:eastAsia="Times New Roman" w:hAnsi="Calibri" w:cs="Calibri"/>
                  <w:color w:val="000000"/>
                  <w:sz w:val="18"/>
                  <w:szCs w:val="18"/>
                  <w:lang w:val="fr-FR" w:eastAsia="fr-FR"/>
                </w:rPr>
                <w:t>3.3</w:t>
              </w:r>
            </w:ins>
          </w:p>
        </w:tc>
        <w:tc>
          <w:tcPr>
            <w:tcW w:w="0" w:type="auto"/>
            <w:tcBorders>
              <w:top w:val="nil"/>
              <w:left w:val="nil"/>
              <w:bottom w:val="nil"/>
              <w:right w:val="nil"/>
            </w:tcBorders>
            <w:shd w:val="clear" w:color="000000" w:fill="FFFFFF"/>
            <w:noWrap/>
            <w:vAlign w:val="bottom"/>
            <w:hideMark/>
          </w:tcPr>
          <w:p w14:paraId="7F32320B" w14:textId="77777777" w:rsidR="008D137A" w:rsidRPr="00311AB2" w:rsidRDefault="008D137A" w:rsidP="00AF4F87">
            <w:pPr>
              <w:jc w:val="center"/>
              <w:rPr>
                <w:ins w:id="384" w:author="Arnaud" w:date="2021-08-19T00:29:00Z"/>
                <w:rFonts w:ascii="Calibri" w:eastAsia="Times New Roman" w:hAnsi="Calibri" w:cs="Calibri"/>
                <w:color w:val="000000"/>
                <w:sz w:val="18"/>
                <w:szCs w:val="18"/>
                <w:lang w:val="fr-FR" w:eastAsia="fr-FR"/>
              </w:rPr>
            </w:pPr>
            <w:ins w:id="385" w:author="Arnaud" w:date="2021-08-19T00:29:00Z">
              <w:r w:rsidRPr="00311AB2">
                <w:rPr>
                  <w:rFonts w:ascii="Calibri" w:eastAsia="Times New Roman" w:hAnsi="Calibri" w:cs="Calibri"/>
                  <w:color w:val="000000"/>
                  <w:sz w:val="18"/>
                  <w:szCs w:val="18"/>
                  <w:lang w:val="fr-FR" w:eastAsia="fr-FR"/>
                </w:rPr>
                <w:t>4.</w:t>
              </w:r>
              <w:r>
                <w:rPr>
                  <w:rFonts w:ascii="Calibri" w:eastAsia="Times New Roman" w:hAnsi="Calibri" w:cs="Calibri"/>
                  <w:color w:val="000000"/>
                  <w:sz w:val="18"/>
                  <w:szCs w:val="18"/>
                  <w:lang w:val="fr-FR" w:eastAsia="fr-FR"/>
                </w:rPr>
                <w:t>3</w:t>
              </w:r>
            </w:ins>
          </w:p>
        </w:tc>
      </w:tr>
      <w:tr w:rsidR="008D137A" w:rsidRPr="0046372A" w14:paraId="5861E36F" w14:textId="77777777" w:rsidTr="00AF4F87">
        <w:trPr>
          <w:trHeight w:val="288"/>
          <w:ins w:id="386" w:author="Arnaud" w:date="2021-08-19T00:29:00Z"/>
        </w:trPr>
        <w:tc>
          <w:tcPr>
            <w:tcW w:w="0" w:type="auto"/>
            <w:tcBorders>
              <w:top w:val="nil"/>
              <w:left w:val="nil"/>
              <w:bottom w:val="nil"/>
              <w:right w:val="nil"/>
            </w:tcBorders>
            <w:shd w:val="clear" w:color="000000" w:fill="FFFFFF"/>
            <w:noWrap/>
            <w:vAlign w:val="bottom"/>
          </w:tcPr>
          <w:p w14:paraId="59608F33" w14:textId="77777777" w:rsidR="008D137A" w:rsidRPr="00360F8B" w:rsidRDefault="008D137A" w:rsidP="00AF4F87">
            <w:pPr>
              <w:rPr>
                <w:ins w:id="387" w:author="Arnaud" w:date="2021-08-19T00:29:00Z"/>
                <w:rFonts w:ascii="Calibri" w:eastAsia="Times New Roman" w:hAnsi="Calibri" w:cs="Calibri"/>
                <w:color w:val="000000"/>
                <w:sz w:val="18"/>
                <w:szCs w:val="18"/>
                <w:lang w:val="en-GB" w:eastAsia="fr-FR"/>
              </w:rPr>
            </w:pPr>
            <w:ins w:id="388" w:author="Arnaud" w:date="2021-08-19T00:29:00Z">
              <w:r w:rsidRPr="00360F8B">
                <w:rPr>
                  <w:rFonts w:ascii="Calibri" w:eastAsia="Times New Roman" w:hAnsi="Calibri" w:cs="Calibri"/>
                  <w:color w:val="000000"/>
                  <w:sz w:val="18"/>
                  <w:szCs w:val="18"/>
                  <w:lang w:val="en-GB" w:eastAsia="fr-FR"/>
                </w:rPr>
                <w:t>Share of non-</w:t>
              </w:r>
              <w:proofErr w:type="spellStart"/>
              <w:r w:rsidRPr="00360F8B">
                <w:rPr>
                  <w:rFonts w:ascii="Calibri" w:eastAsia="Times New Roman" w:hAnsi="Calibri" w:cs="Calibri"/>
                  <w:color w:val="000000"/>
                  <w:sz w:val="18"/>
                  <w:szCs w:val="18"/>
                  <w:lang w:val="en-GB" w:eastAsia="fr-FR"/>
                </w:rPr>
                <w:t>agri</w:t>
              </w:r>
              <w:proofErr w:type="spellEnd"/>
              <w:r w:rsidRPr="00360F8B">
                <w:rPr>
                  <w:rFonts w:ascii="Calibri" w:eastAsia="Times New Roman" w:hAnsi="Calibri" w:cs="Calibri"/>
                  <w:color w:val="000000"/>
                  <w:sz w:val="18"/>
                  <w:szCs w:val="18"/>
                  <w:lang w:val="en-GB" w:eastAsia="fr-FR"/>
                </w:rPr>
                <w:t xml:space="preserve"> i</w:t>
              </w:r>
              <w:r>
                <w:rPr>
                  <w:rFonts w:ascii="Calibri" w:eastAsia="Times New Roman" w:hAnsi="Calibri" w:cs="Calibri"/>
                  <w:color w:val="000000"/>
                  <w:sz w:val="18"/>
                  <w:szCs w:val="18"/>
                  <w:lang w:val="en-GB" w:eastAsia="fr-FR"/>
                </w:rPr>
                <w:t>ncome*</w:t>
              </w:r>
            </w:ins>
          </w:p>
        </w:tc>
        <w:tc>
          <w:tcPr>
            <w:tcW w:w="0" w:type="auto"/>
            <w:tcBorders>
              <w:top w:val="nil"/>
              <w:left w:val="nil"/>
              <w:bottom w:val="nil"/>
              <w:right w:val="nil"/>
            </w:tcBorders>
            <w:shd w:val="clear" w:color="000000" w:fill="FFFFFF"/>
            <w:noWrap/>
            <w:vAlign w:val="bottom"/>
          </w:tcPr>
          <w:p w14:paraId="68627616" w14:textId="77777777" w:rsidR="008D137A" w:rsidRPr="00360F8B" w:rsidRDefault="008D137A" w:rsidP="00AF4F87">
            <w:pPr>
              <w:jc w:val="center"/>
              <w:rPr>
                <w:ins w:id="389" w:author="Arnaud" w:date="2021-08-19T00:29:00Z"/>
                <w:rFonts w:ascii="Calibri" w:eastAsia="Times New Roman" w:hAnsi="Calibri" w:cs="Calibri"/>
                <w:color w:val="000000"/>
                <w:sz w:val="18"/>
                <w:szCs w:val="18"/>
                <w:lang w:val="en-GB" w:eastAsia="fr-FR"/>
              </w:rPr>
            </w:pPr>
            <w:ins w:id="390" w:author="Arnaud" w:date="2021-08-19T00:29:00Z">
              <w:r>
                <w:rPr>
                  <w:rFonts w:ascii="Calibri" w:eastAsia="Times New Roman" w:hAnsi="Calibri" w:cs="Calibri"/>
                  <w:color w:val="000000"/>
                  <w:sz w:val="18"/>
                  <w:szCs w:val="18"/>
                  <w:lang w:val="en-GB" w:eastAsia="fr-FR"/>
                </w:rPr>
                <w:t>57.4</w:t>
              </w:r>
            </w:ins>
          </w:p>
        </w:tc>
        <w:tc>
          <w:tcPr>
            <w:tcW w:w="0" w:type="auto"/>
            <w:tcBorders>
              <w:top w:val="nil"/>
              <w:left w:val="nil"/>
              <w:bottom w:val="nil"/>
              <w:right w:val="nil"/>
            </w:tcBorders>
            <w:shd w:val="clear" w:color="000000" w:fill="FFFFFF"/>
            <w:noWrap/>
            <w:vAlign w:val="bottom"/>
          </w:tcPr>
          <w:p w14:paraId="24590CAD" w14:textId="77777777" w:rsidR="008D137A" w:rsidRPr="00360F8B" w:rsidRDefault="008D137A" w:rsidP="00AF4F87">
            <w:pPr>
              <w:jc w:val="center"/>
              <w:rPr>
                <w:ins w:id="391" w:author="Arnaud" w:date="2021-08-19T00:29:00Z"/>
                <w:rFonts w:ascii="Calibri" w:eastAsia="Times New Roman" w:hAnsi="Calibri" w:cs="Calibri"/>
                <w:color w:val="000000"/>
                <w:sz w:val="18"/>
                <w:szCs w:val="18"/>
                <w:lang w:val="en-GB" w:eastAsia="fr-FR"/>
              </w:rPr>
            </w:pPr>
            <w:ins w:id="392" w:author="Arnaud" w:date="2021-08-19T00:29:00Z">
              <w:r>
                <w:rPr>
                  <w:rFonts w:ascii="Calibri" w:eastAsia="Times New Roman" w:hAnsi="Calibri" w:cs="Calibri"/>
                  <w:color w:val="000000"/>
                  <w:sz w:val="18"/>
                  <w:szCs w:val="18"/>
                  <w:lang w:val="en-GB" w:eastAsia="fr-FR"/>
                </w:rPr>
                <w:t>67.1</w:t>
              </w:r>
            </w:ins>
          </w:p>
        </w:tc>
        <w:tc>
          <w:tcPr>
            <w:tcW w:w="0" w:type="auto"/>
            <w:tcBorders>
              <w:top w:val="nil"/>
              <w:left w:val="nil"/>
              <w:bottom w:val="nil"/>
              <w:right w:val="nil"/>
            </w:tcBorders>
            <w:shd w:val="clear" w:color="000000" w:fill="FFFFFF"/>
            <w:noWrap/>
            <w:vAlign w:val="bottom"/>
          </w:tcPr>
          <w:p w14:paraId="074804CB" w14:textId="77777777" w:rsidR="008D137A" w:rsidRPr="00360F8B" w:rsidRDefault="008D137A" w:rsidP="00AF4F87">
            <w:pPr>
              <w:jc w:val="center"/>
              <w:rPr>
                <w:ins w:id="393" w:author="Arnaud" w:date="2021-08-19T00:29:00Z"/>
                <w:rFonts w:ascii="Calibri" w:eastAsia="Times New Roman" w:hAnsi="Calibri" w:cs="Calibri"/>
                <w:color w:val="000000"/>
                <w:sz w:val="18"/>
                <w:szCs w:val="18"/>
                <w:lang w:val="en-GB" w:eastAsia="fr-FR"/>
              </w:rPr>
            </w:pPr>
          </w:p>
        </w:tc>
        <w:tc>
          <w:tcPr>
            <w:tcW w:w="0" w:type="auto"/>
            <w:tcBorders>
              <w:top w:val="nil"/>
              <w:left w:val="nil"/>
              <w:bottom w:val="nil"/>
              <w:right w:val="nil"/>
            </w:tcBorders>
            <w:shd w:val="clear" w:color="000000" w:fill="FFFFFF"/>
            <w:noWrap/>
            <w:vAlign w:val="bottom"/>
          </w:tcPr>
          <w:p w14:paraId="70EC9F35" w14:textId="77777777" w:rsidR="008D137A" w:rsidRPr="00360F8B" w:rsidRDefault="008D137A" w:rsidP="00AF4F87">
            <w:pPr>
              <w:jc w:val="center"/>
              <w:rPr>
                <w:ins w:id="394" w:author="Arnaud" w:date="2021-08-19T00:29:00Z"/>
                <w:rFonts w:ascii="Calibri" w:eastAsia="Times New Roman" w:hAnsi="Calibri" w:cs="Calibri"/>
                <w:color w:val="000000"/>
                <w:sz w:val="18"/>
                <w:szCs w:val="18"/>
                <w:lang w:val="en-GB" w:eastAsia="fr-FR"/>
              </w:rPr>
            </w:pPr>
            <w:ins w:id="395" w:author="Arnaud" w:date="2021-08-19T00:29:00Z">
              <w:r>
                <w:rPr>
                  <w:rFonts w:ascii="Calibri" w:eastAsia="Times New Roman" w:hAnsi="Calibri" w:cs="Calibri"/>
                  <w:color w:val="000000"/>
                  <w:sz w:val="18"/>
                  <w:szCs w:val="18"/>
                  <w:lang w:val="en-GB" w:eastAsia="fr-FR"/>
                </w:rPr>
                <w:t>51.9</w:t>
              </w:r>
            </w:ins>
          </w:p>
        </w:tc>
        <w:tc>
          <w:tcPr>
            <w:tcW w:w="0" w:type="auto"/>
            <w:tcBorders>
              <w:top w:val="nil"/>
              <w:left w:val="nil"/>
              <w:bottom w:val="nil"/>
              <w:right w:val="nil"/>
            </w:tcBorders>
            <w:shd w:val="clear" w:color="000000" w:fill="FFFFFF"/>
            <w:noWrap/>
            <w:vAlign w:val="bottom"/>
          </w:tcPr>
          <w:p w14:paraId="40A4AEB0" w14:textId="77777777" w:rsidR="008D137A" w:rsidRPr="00360F8B" w:rsidRDefault="008D137A" w:rsidP="00AF4F87">
            <w:pPr>
              <w:jc w:val="center"/>
              <w:rPr>
                <w:ins w:id="396" w:author="Arnaud" w:date="2021-08-19T00:29:00Z"/>
                <w:rFonts w:ascii="Calibri" w:eastAsia="Times New Roman" w:hAnsi="Calibri" w:cs="Calibri"/>
                <w:color w:val="000000"/>
                <w:sz w:val="18"/>
                <w:szCs w:val="18"/>
                <w:lang w:val="en-GB" w:eastAsia="fr-FR"/>
              </w:rPr>
            </w:pPr>
            <w:ins w:id="397" w:author="Arnaud" w:date="2021-08-19T00:29:00Z">
              <w:r>
                <w:rPr>
                  <w:rFonts w:ascii="Calibri" w:eastAsia="Times New Roman" w:hAnsi="Calibri" w:cs="Calibri"/>
                  <w:color w:val="000000"/>
                  <w:sz w:val="18"/>
                  <w:szCs w:val="18"/>
                  <w:lang w:val="en-GB" w:eastAsia="fr-FR"/>
                </w:rPr>
                <w:t>64.9</w:t>
              </w:r>
            </w:ins>
          </w:p>
        </w:tc>
        <w:tc>
          <w:tcPr>
            <w:tcW w:w="0" w:type="auto"/>
            <w:tcBorders>
              <w:top w:val="nil"/>
              <w:left w:val="nil"/>
              <w:bottom w:val="nil"/>
              <w:right w:val="nil"/>
            </w:tcBorders>
            <w:shd w:val="clear" w:color="000000" w:fill="FFFFFF"/>
            <w:noWrap/>
            <w:vAlign w:val="bottom"/>
          </w:tcPr>
          <w:p w14:paraId="08CE684A" w14:textId="77777777" w:rsidR="008D137A" w:rsidRPr="00360F8B" w:rsidRDefault="008D137A" w:rsidP="00AF4F87">
            <w:pPr>
              <w:jc w:val="center"/>
              <w:rPr>
                <w:ins w:id="398" w:author="Arnaud" w:date="2021-08-19T00:29:00Z"/>
                <w:rFonts w:ascii="Calibri" w:eastAsia="Times New Roman" w:hAnsi="Calibri" w:cs="Calibri"/>
                <w:color w:val="000000"/>
                <w:sz w:val="18"/>
                <w:szCs w:val="18"/>
                <w:lang w:val="en-GB" w:eastAsia="fr-FR"/>
              </w:rPr>
            </w:pPr>
          </w:p>
        </w:tc>
        <w:tc>
          <w:tcPr>
            <w:tcW w:w="0" w:type="auto"/>
            <w:tcBorders>
              <w:top w:val="nil"/>
              <w:left w:val="nil"/>
              <w:bottom w:val="nil"/>
              <w:right w:val="nil"/>
            </w:tcBorders>
            <w:shd w:val="clear" w:color="000000" w:fill="FFFFFF"/>
            <w:noWrap/>
            <w:vAlign w:val="bottom"/>
          </w:tcPr>
          <w:p w14:paraId="718383E5" w14:textId="77777777" w:rsidR="008D137A" w:rsidRPr="00360F8B" w:rsidRDefault="008D137A" w:rsidP="00AF4F87">
            <w:pPr>
              <w:jc w:val="center"/>
              <w:rPr>
                <w:ins w:id="399" w:author="Arnaud" w:date="2021-08-19T00:29:00Z"/>
                <w:rFonts w:ascii="Calibri" w:eastAsia="Times New Roman" w:hAnsi="Calibri" w:cs="Calibri"/>
                <w:color w:val="000000"/>
                <w:sz w:val="18"/>
                <w:szCs w:val="18"/>
                <w:lang w:val="en-GB" w:eastAsia="fr-FR"/>
              </w:rPr>
            </w:pPr>
            <w:ins w:id="400" w:author="Arnaud" w:date="2021-08-19T00:29:00Z">
              <w:r>
                <w:rPr>
                  <w:rFonts w:ascii="Calibri" w:eastAsia="Times New Roman" w:hAnsi="Calibri" w:cs="Calibri"/>
                  <w:color w:val="000000"/>
                  <w:sz w:val="18"/>
                  <w:szCs w:val="18"/>
                  <w:lang w:val="en-GB" w:eastAsia="fr-FR"/>
                </w:rPr>
                <w:t>73.2</w:t>
              </w:r>
            </w:ins>
          </w:p>
        </w:tc>
        <w:tc>
          <w:tcPr>
            <w:tcW w:w="0" w:type="auto"/>
            <w:tcBorders>
              <w:top w:val="nil"/>
              <w:left w:val="nil"/>
              <w:bottom w:val="nil"/>
              <w:right w:val="nil"/>
            </w:tcBorders>
            <w:shd w:val="clear" w:color="000000" w:fill="FFFFFF"/>
            <w:noWrap/>
            <w:vAlign w:val="bottom"/>
          </w:tcPr>
          <w:p w14:paraId="5D67DE0D" w14:textId="77777777" w:rsidR="008D137A" w:rsidRPr="00360F8B" w:rsidRDefault="008D137A" w:rsidP="00AF4F87">
            <w:pPr>
              <w:jc w:val="center"/>
              <w:rPr>
                <w:ins w:id="401" w:author="Arnaud" w:date="2021-08-19T00:29:00Z"/>
                <w:rFonts w:ascii="Calibri" w:eastAsia="Times New Roman" w:hAnsi="Calibri" w:cs="Calibri"/>
                <w:color w:val="000000"/>
                <w:sz w:val="18"/>
                <w:szCs w:val="18"/>
                <w:lang w:val="en-GB" w:eastAsia="fr-FR"/>
              </w:rPr>
            </w:pPr>
            <w:ins w:id="402" w:author="Arnaud" w:date="2021-08-19T00:29:00Z">
              <w:r>
                <w:rPr>
                  <w:rFonts w:ascii="Calibri" w:eastAsia="Times New Roman" w:hAnsi="Calibri" w:cs="Calibri"/>
                  <w:color w:val="000000"/>
                  <w:sz w:val="18"/>
                  <w:szCs w:val="18"/>
                  <w:lang w:val="en-GB" w:eastAsia="fr-FR"/>
                </w:rPr>
                <w:t>80.6</w:t>
              </w:r>
            </w:ins>
          </w:p>
        </w:tc>
        <w:tc>
          <w:tcPr>
            <w:tcW w:w="0" w:type="auto"/>
            <w:tcBorders>
              <w:top w:val="nil"/>
              <w:left w:val="nil"/>
              <w:bottom w:val="nil"/>
              <w:right w:val="nil"/>
            </w:tcBorders>
            <w:shd w:val="clear" w:color="000000" w:fill="FFFFFF"/>
            <w:noWrap/>
            <w:vAlign w:val="bottom"/>
          </w:tcPr>
          <w:p w14:paraId="74BE8E48" w14:textId="77777777" w:rsidR="008D137A" w:rsidRPr="00360F8B" w:rsidRDefault="008D137A" w:rsidP="00AF4F87">
            <w:pPr>
              <w:jc w:val="center"/>
              <w:rPr>
                <w:ins w:id="403" w:author="Arnaud" w:date="2021-08-19T00:29:00Z"/>
                <w:rFonts w:ascii="Calibri" w:eastAsia="Times New Roman" w:hAnsi="Calibri" w:cs="Calibri"/>
                <w:color w:val="000000"/>
                <w:sz w:val="18"/>
                <w:szCs w:val="18"/>
                <w:lang w:val="en-GB" w:eastAsia="fr-FR"/>
              </w:rPr>
            </w:pPr>
          </w:p>
        </w:tc>
        <w:tc>
          <w:tcPr>
            <w:tcW w:w="0" w:type="auto"/>
            <w:tcBorders>
              <w:top w:val="nil"/>
              <w:left w:val="nil"/>
              <w:bottom w:val="nil"/>
              <w:right w:val="nil"/>
            </w:tcBorders>
            <w:shd w:val="clear" w:color="000000" w:fill="FFFFFF"/>
            <w:noWrap/>
            <w:vAlign w:val="bottom"/>
          </w:tcPr>
          <w:p w14:paraId="4D656022" w14:textId="77777777" w:rsidR="008D137A" w:rsidRPr="00360F8B" w:rsidRDefault="008D137A" w:rsidP="00AF4F87">
            <w:pPr>
              <w:jc w:val="center"/>
              <w:rPr>
                <w:ins w:id="404" w:author="Arnaud" w:date="2021-08-19T00:29:00Z"/>
                <w:rFonts w:ascii="Calibri" w:eastAsia="Times New Roman" w:hAnsi="Calibri" w:cs="Calibri"/>
                <w:color w:val="000000"/>
                <w:sz w:val="18"/>
                <w:szCs w:val="18"/>
                <w:lang w:val="en-GB" w:eastAsia="fr-FR"/>
              </w:rPr>
            </w:pPr>
            <w:ins w:id="405" w:author="Arnaud" w:date="2021-08-19T00:29:00Z">
              <w:r>
                <w:rPr>
                  <w:rFonts w:ascii="Calibri" w:eastAsia="Times New Roman" w:hAnsi="Calibri" w:cs="Calibri"/>
                  <w:color w:val="000000"/>
                  <w:sz w:val="18"/>
                  <w:szCs w:val="18"/>
                  <w:lang w:val="en-GB" w:eastAsia="fr-FR"/>
                </w:rPr>
                <w:t>57.3</w:t>
              </w:r>
            </w:ins>
          </w:p>
        </w:tc>
        <w:tc>
          <w:tcPr>
            <w:tcW w:w="0" w:type="auto"/>
            <w:tcBorders>
              <w:top w:val="nil"/>
              <w:left w:val="nil"/>
              <w:bottom w:val="nil"/>
              <w:right w:val="nil"/>
            </w:tcBorders>
            <w:shd w:val="clear" w:color="000000" w:fill="FFFFFF"/>
            <w:noWrap/>
            <w:vAlign w:val="bottom"/>
          </w:tcPr>
          <w:p w14:paraId="4525DB7B" w14:textId="77777777" w:rsidR="008D137A" w:rsidRPr="00360F8B" w:rsidRDefault="008D137A" w:rsidP="00AF4F87">
            <w:pPr>
              <w:jc w:val="center"/>
              <w:rPr>
                <w:ins w:id="406" w:author="Arnaud" w:date="2021-08-19T00:29:00Z"/>
                <w:rFonts w:ascii="Calibri" w:eastAsia="Times New Roman" w:hAnsi="Calibri" w:cs="Calibri"/>
                <w:color w:val="000000"/>
                <w:sz w:val="18"/>
                <w:szCs w:val="18"/>
                <w:lang w:val="en-GB" w:eastAsia="fr-FR"/>
              </w:rPr>
            </w:pPr>
            <w:ins w:id="407" w:author="Arnaud" w:date="2021-08-19T00:29:00Z">
              <w:r>
                <w:rPr>
                  <w:rFonts w:ascii="Calibri" w:eastAsia="Times New Roman" w:hAnsi="Calibri" w:cs="Calibri"/>
                  <w:color w:val="000000"/>
                  <w:sz w:val="18"/>
                  <w:szCs w:val="18"/>
                  <w:lang w:val="en-GB" w:eastAsia="fr-FR"/>
                </w:rPr>
                <w:t>68.0</w:t>
              </w:r>
            </w:ins>
          </w:p>
        </w:tc>
      </w:tr>
      <w:tr w:rsidR="008D137A" w:rsidRPr="0046372A" w14:paraId="1255858D" w14:textId="77777777" w:rsidTr="00AF4F87">
        <w:trPr>
          <w:trHeight w:val="288"/>
          <w:ins w:id="408" w:author="Arnaud" w:date="2021-08-19T00:29:00Z"/>
        </w:trPr>
        <w:tc>
          <w:tcPr>
            <w:tcW w:w="0" w:type="auto"/>
            <w:tcBorders>
              <w:top w:val="nil"/>
              <w:left w:val="nil"/>
              <w:bottom w:val="nil"/>
              <w:right w:val="nil"/>
            </w:tcBorders>
            <w:shd w:val="clear" w:color="000000" w:fill="FFFFFF"/>
            <w:noWrap/>
            <w:vAlign w:val="bottom"/>
            <w:hideMark/>
          </w:tcPr>
          <w:p w14:paraId="3E5F0CCA" w14:textId="77777777" w:rsidR="008D137A" w:rsidRPr="00311AB2" w:rsidRDefault="008D137A" w:rsidP="00AF4F87">
            <w:pPr>
              <w:rPr>
                <w:ins w:id="409" w:author="Arnaud" w:date="2021-08-19T00:29:00Z"/>
                <w:rFonts w:ascii="Calibri" w:eastAsia="Times New Roman" w:hAnsi="Calibri" w:cs="Calibri"/>
                <w:color w:val="000000"/>
                <w:sz w:val="18"/>
                <w:szCs w:val="18"/>
                <w:lang w:val="fr-FR" w:eastAsia="fr-FR"/>
              </w:rPr>
            </w:pPr>
            <w:proofErr w:type="spellStart"/>
            <w:ins w:id="410" w:author="Arnaud" w:date="2021-08-19T00:29:00Z">
              <w:r w:rsidRPr="00311AB2">
                <w:rPr>
                  <w:rFonts w:ascii="Calibri" w:eastAsia="Times New Roman" w:hAnsi="Calibri" w:cs="Calibri"/>
                  <w:color w:val="000000"/>
                  <w:sz w:val="18"/>
                  <w:szCs w:val="18"/>
                  <w:lang w:val="fr-FR" w:eastAsia="fr-FR"/>
                </w:rPr>
                <w:t>Annual</w:t>
              </w:r>
              <w:proofErr w:type="spellEnd"/>
              <w:r w:rsidRPr="00311AB2">
                <w:rPr>
                  <w:rFonts w:ascii="Calibri" w:eastAsia="Times New Roman" w:hAnsi="Calibri" w:cs="Calibri"/>
                  <w:color w:val="000000"/>
                  <w:sz w:val="18"/>
                  <w:szCs w:val="18"/>
                  <w:lang w:val="fr-FR" w:eastAsia="fr-FR"/>
                </w:rPr>
                <w:t xml:space="preserve"> </w:t>
              </w:r>
              <w:proofErr w:type="spellStart"/>
              <w:r w:rsidRPr="00311AB2">
                <w:rPr>
                  <w:rFonts w:ascii="Calibri" w:eastAsia="Times New Roman" w:hAnsi="Calibri" w:cs="Calibri"/>
                  <w:color w:val="000000"/>
                  <w:sz w:val="18"/>
                  <w:szCs w:val="18"/>
                  <w:lang w:val="fr-FR" w:eastAsia="fr-FR"/>
                </w:rPr>
                <w:t>income</w:t>
              </w:r>
              <w:proofErr w:type="spellEnd"/>
              <w:r w:rsidRPr="00311AB2">
                <w:rPr>
                  <w:rFonts w:ascii="Calibri" w:eastAsia="Times New Roman" w:hAnsi="Calibri" w:cs="Calibri"/>
                  <w:color w:val="000000"/>
                  <w:sz w:val="18"/>
                  <w:szCs w:val="18"/>
                  <w:lang w:val="fr-FR" w:eastAsia="fr-FR"/>
                </w:rPr>
                <w:t xml:space="preserve"> (1,000 INR)</w:t>
              </w:r>
            </w:ins>
          </w:p>
        </w:tc>
        <w:tc>
          <w:tcPr>
            <w:tcW w:w="0" w:type="auto"/>
            <w:tcBorders>
              <w:top w:val="nil"/>
              <w:left w:val="nil"/>
              <w:bottom w:val="nil"/>
              <w:right w:val="nil"/>
            </w:tcBorders>
            <w:shd w:val="clear" w:color="000000" w:fill="FFFFFF"/>
            <w:noWrap/>
            <w:vAlign w:val="bottom"/>
            <w:hideMark/>
          </w:tcPr>
          <w:p w14:paraId="5F7A77B3" w14:textId="77777777" w:rsidR="008D137A" w:rsidRPr="00311AB2" w:rsidRDefault="008D137A" w:rsidP="00AF4F87">
            <w:pPr>
              <w:jc w:val="center"/>
              <w:rPr>
                <w:ins w:id="411" w:author="Arnaud" w:date="2021-08-19T00:29:00Z"/>
                <w:rFonts w:ascii="Calibri" w:eastAsia="Times New Roman" w:hAnsi="Calibri" w:cs="Calibri"/>
                <w:color w:val="000000"/>
                <w:sz w:val="18"/>
                <w:szCs w:val="18"/>
                <w:lang w:val="fr-FR" w:eastAsia="fr-FR"/>
              </w:rPr>
            </w:pPr>
            <w:ins w:id="412"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784EF174" w14:textId="77777777" w:rsidR="008D137A" w:rsidRPr="00311AB2" w:rsidRDefault="008D137A" w:rsidP="00AF4F87">
            <w:pPr>
              <w:jc w:val="center"/>
              <w:rPr>
                <w:ins w:id="413" w:author="Arnaud" w:date="2021-08-19T00:29:00Z"/>
                <w:rFonts w:ascii="Calibri" w:eastAsia="Times New Roman" w:hAnsi="Calibri" w:cs="Calibri"/>
                <w:color w:val="000000"/>
                <w:sz w:val="18"/>
                <w:szCs w:val="18"/>
                <w:lang w:val="fr-FR" w:eastAsia="fr-FR"/>
              </w:rPr>
            </w:pPr>
            <w:ins w:id="414"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0791F0C5" w14:textId="77777777" w:rsidR="008D137A" w:rsidRPr="00311AB2" w:rsidRDefault="008D137A" w:rsidP="00AF4F87">
            <w:pPr>
              <w:jc w:val="center"/>
              <w:rPr>
                <w:ins w:id="415" w:author="Arnaud" w:date="2021-08-19T00:29:00Z"/>
                <w:rFonts w:ascii="Calibri" w:eastAsia="Times New Roman" w:hAnsi="Calibri" w:cs="Calibri"/>
                <w:color w:val="000000"/>
                <w:sz w:val="18"/>
                <w:szCs w:val="18"/>
                <w:lang w:val="fr-FR" w:eastAsia="fr-FR"/>
              </w:rPr>
            </w:pPr>
            <w:ins w:id="416"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04CE7256" w14:textId="77777777" w:rsidR="008D137A" w:rsidRPr="00311AB2" w:rsidRDefault="008D137A" w:rsidP="00AF4F87">
            <w:pPr>
              <w:jc w:val="center"/>
              <w:rPr>
                <w:ins w:id="417" w:author="Arnaud" w:date="2021-08-19T00:29:00Z"/>
                <w:rFonts w:ascii="Calibri" w:eastAsia="Times New Roman" w:hAnsi="Calibri" w:cs="Calibri"/>
                <w:color w:val="000000"/>
                <w:sz w:val="18"/>
                <w:szCs w:val="18"/>
                <w:lang w:val="fr-FR" w:eastAsia="fr-FR"/>
              </w:rPr>
            </w:pPr>
            <w:ins w:id="418"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7F050CA1" w14:textId="77777777" w:rsidR="008D137A" w:rsidRPr="00311AB2" w:rsidRDefault="008D137A" w:rsidP="00AF4F87">
            <w:pPr>
              <w:jc w:val="center"/>
              <w:rPr>
                <w:ins w:id="419" w:author="Arnaud" w:date="2021-08-19T00:29:00Z"/>
                <w:rFonts w:ascii="Calibri" w:eastAsia="Times New Roman" w:hAnsi="Calibri" w:cs="Calibri"/>
                <w:color w:val="000000"/>
                <w:sz w:val="18"/>
                <w:szCs w:val="18"/>
                <w:lang w:val="fr-FR" w:eastAsia="fr-FR"/>
              </w:rPr>
            </w:pPr>
            <w:ins w:id="420"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7FC26FF3" w14:textId="77777777" w:rsidR="008D137A" w:rsidRPr="00311AB2" w:rsidRDefault="008D137A" w:rsidP="00AF4F87">
            <w:pPr>
              <w:jc w:val="center"/>
              <w:rPr>
                <w:ins w:id="421" w:author="Arnaud" w:date="2021-08-19T00:29:00Z"/>
                <w:rFonts w:ascii="Calibri" w:eastAsia="Times New Roman" w:hAnsi="Calibri" w:cs="Calibri"/>
                <w:color w:val="000000"/>
                <w:sz w:val="18"/>
                <w:szCs w:val="18"/>
                <w:lang w:val="fr-FR" w:eastAsia="fr-FR"/>
              </w:rPr>
            </w:pPr>
            <w:ins w:id="422"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614DBA08" w14:textId="77777777" w:rsidR="008D137A" w:rsidRPr="00311AB2" w:rsidRDefault="008D137A" w:rsidP="00AF4F87">
            <w:pPr>
              <w:jc w:val="center"/>
              <w:rPr>
                <w:ins w:id="423" w:author="Arnaud" w:date="2021-08-19T00:29:00Z"/>
                <w:rFonts w:ascii="Calibri" w:eastAsia="Times New Roman" w:hAnsi="Calibri" w:cs="Calibri"/>
                <w:color w:val="000000"/>
                <w:sz w:val="18"/>
                <w:szCs w:val="18"/>
                <w:lang w:val="fr-FR" w:eastAsia="fr-FR"/>
              </w:rPr>
            </w:pPr>
            <w:ins w:id="424"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7DE6AF60" w14:textId="77777777" w:rsidR="008D137A" w:rsidRPr="00311AB2" w:rsidRDefault="008D137A" w:rsidP="00AF4F87">
            <w:pPr>
              <w:jc w:val="center"/>
              <w:rPr>
                <w:ins w:id="425" w:author="Arnaud" w:date="2021-08-19T00:29:00Z"/>
                <w:rFonts w:ascii="Calibri" w:eastAsia="Times New Roman" w:hAnsi="Calibri" w:cs="Calibri"/>
                <w:color w:val="000000"/>
                <w:sz w:val="18"/>
                <w:szCs w:val="18"/>
                <w:lang w:val="fr-FR" w:eastAsia="fr-FR"/>
              </w:rPr>
            </w:pPr>
            <w:ins w:id="426"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15E2FA5A" w14:textId="77777777" w:rsidR="008D137A" w:rsidRPr="00311AB2" w:rsidRDefault="008D137A" w:rsidP="00AF4F87">
            <w:pPr>
              <w:jc w:val="center"/>
              <w:rPr>
                <w:ins w:id="427" w:author="Arnaud" w:date="2021-08-19T00:29:00Z"/>
                <w:rFonts w:ascii="Calibri" w:eastAsia="Times New Roman" w:hAnsi="Calibri" w:cs="Calibri"/>
                <w:color w:val="000000"/>
                <w:sz w:val="18"/>
                <w:szCs w:val="18"/>
                <w:lang w:val="fr-FR" w:eastAsia="fr-FR"/>
              </w:rPr>
            </w:pPr>
            <w:ins w:id="428"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3FAB0791" w14:textId="77777777" w:rsidR="008D137A" w:rsidRPr="00311AB2" w:rsidRDefault="008D137A" w:rsidP="00AF4F87">
            <w:pPr>
              <w:jc w:val="center"/>
              <w:rPr>
                <w:ins w:id="429" w:author="Arnaud" w:date="2021-08-19T00:29:00Z"/>
                <w:rFonts w:ascii="Calibri" w:eastAsia="Times New Roman" w:hAnsi="Calibri" w:cs="Calibri"/>
                <w:color w:val="000000"/>
                <w:sz w:val="18"/>
                <w:szCs w:val="18"/>
                <w:lang w:val="fr-FR" w:eastAsia="fr-FR"/>
              </w:rPr>
            </w:pPr>
            <w:ins w:id="430"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1F4E1A59" w14:textId="77777777" w:rsidR="008D137A" w:rsidRPr="00311AB2" w:rsidRDefault="008D137A" w:rsidP="00AF4F87">
            <w:pPr>
              <w:jc w:val="center"/>
              <w:rPr>
                <w:ins w:id="431" w:author="Arnaud" w:date="2021-08-19T00:29:00Z"/>
                <w:rFonts w:ascii="Calibri" w:eastAsia="Times New Roman" w:hAnsi="Calibri" w:cs="Calibri"/>
                <w:color w:val="000000"/>
                <w:sz w:val="18"/>
                <w:szCs w:val="18"/>
                <w:lang w:val="fr-FR" w:eastAsia="fr-FR"/>
              </w:rPr>
            </w:pPr>
            <w:ins w:id="432" w:author="Arnaud" w:date="2021-08-19T00:29:00Z">
              <w:r w:rsidRPr="00311AB2">
                <w:rPr>
                  <w:rFonts w:ascii="Calibri" w:eastAsia="Times New Roman" w:hAnsi="Calibri" w:cs="Calibri"/>
                  <w:color w:val="000000"/>
                  <w:sz w:val="18"/>
                  <w:szCs w:val="18"/>
                  <w:lang w:val="fr-FR" w:eastAsia="fr-FR"/>
                </w:rPr>
                <w:t> </w:t>
              </w:r>
            </w:ins>
          </w:p>
        </w:tc>
      </w:tr>
      <w:tr w:rsidR="008D137A" w:rsidRPr="0046372A" w14:paraId="73439598" w14:textId="77777777" w:rsidTr="00AF4F87">
        <w:trPr>
          <w:trHeight w:val="288"/>
          <w:ins w:id="433" w:author="Arnaud" w:date="2021-08-19T00:29:00Z"/>
        </w:trPr>
        <w:tc>
          <w:tcPr>
            <w:tcW w:w="0" w:type="auto"/>
            <w:tcBorders>
              <w:top w:val="nil"/>
              <w:left w:val="nil"/>
              <w:bottom w:val="nil"/>
              <w:right w:val="nil"/>
            </w:tcBorders>
            <w:shd w:val="clear" w:color="000000" w:fill="FFFFFF"/>
            <w:noWrap/>
            <w:vAlign w:val="bottom"/>
            <w:hideMark/>
          </w:tcPr>
          <w:p w14:paraId="75F1350E" w14:textId="77777777" w:rsidR="008D137A" w:rsidRPr="00311AB2" w:rsidRDefault="008D137A" w:rsidP="00AF4F87">
            <w:pPr>
              <w:ind w:firstLineChars="100" w:firstLine="180"/>
              <w:rPr>
                <w:ins w:id="434" w:author="Arnaud" w:date="2021-08-19T00:29:00Z"/>
                <w:rFonts w:ascii="Calibri" w:eastAsia="Times New Roman" w:hAnsi="Calibri" w:cs="Calibri"/>
                <w:i/>
                <w:iCs/>
                <w:color w:val="000000"/>
                <w:sz w:val="18"/>
                <w:szCs w:val="18"/>
                <w:lang w:val="fr-FR" w:eastAsia="fr-FR"/>
              </w:rPr>
            </w:pPr>
            <w:proofErr w:type="spellStart"/>
            <w:ins w:id="435" w:author="Arnaud" w:date="2021-08-19T00:29:00Z">
              <w:r w:rsidRPr="00311AB2">
                <w:rPr>
                  <w:rFonts w:ascii="Calibri" w:eastAsia="Times New Roman" w:hAnsi="Calibri" w:cs="Calibri"/>
                  <w:i/>
                  <w:iCs/>
                  <w:color w:val="000000"/>
                  <w:sz w:val="18"/>
                  <w:szCs w:val="18"/>
                  <w:lang w:val="fr-FR" w:eastAsia="fr-FR"/>
                </w:rPr>
                <w:t>Mean</w:t>
              </w:r>
              <w:proofErr w:type="spellEnd"/>
            </w:ins>
          </w:p>
        </w:tc>
        <w:tc>
          <w:tcPr>
            <w:tcW w:w="0" w:type="auto"/>
            <w:tcBorders>
              <w:top w:val="nil"/>
              <w:left w:val="nil"/>
              <w:bottom w:val="nil"/>
              <w:right w:val="nil"/>
            </w:tcBorders>
            <w:shd w:val="clear" w:color="000000" w:fill="FFFFFF"/>
            <w:noWrap/>
            <w:vAlign w:val="bottom"/>
            <w:hideMark/>
          </w:tcPr>
          <w:p w14:paraId="418D5B30" w14:textId="77777777" w:rsidR="008D137A" w:rsidRPr="00311AB2" w:rsidRDefault="008D137A" w:rsidP="00AF4F87">
            <w:pPr>
              <w:jc w:val="center"/>
              <w:rPr>
                <w:ins w:id="436" w:author="Arnaud" w:date="2021-08-19T00:29:00Z"/>
                <w:rFonts w:ascii="Calibri" w:eastAsia="Times New Roman" w:hAnsi="Calibri" w:cs="Calibri"/>
                <w:color w:val="000000"/>
                <w:sz w:val="18"/>
                <w:szCs w:val="18"/>
                <w:lang w:val="fr-FR" w:eastAsia="fr-FR"/>
              </w:rPr>
            </w:pPr>
            <w:ins w:id="437" w:author="Arnaud" w:date="2021-08-19T00:29:00Z">
              <w:r w:rsidRPr="00311AB2">
                <w:rPr>
                  <w:rFonts w:ascii="Calibri" w:eastAsia="Times New Roman" w:hAnsi="Calibri" w:cs="Calibri"/>
                  <w:color w:val="000000"/>
                  <w:sz w:val="18"/>
                  <w:szCs w:val="18"/>
                  <w:lang w:val="fr-FR" w:eastAsia="fr-FR"/>
                </w:rPr>
                <w:t>78.7</w:t>
              </w:r>
            </w:ins>
          </w:p>
        </w:tc>
        <w:tc>
          <w:tcPr>
            <w:tcW w:w="0" w:type="auto"/>
            <w:tcBorders>
              <w:top w:val="nil"/>
              <w:left w:val="nil"/>
              <w:bottom w:val="nil"/>
              <w:right w:val="nil"/>
            </w:tcBorders>
            <w:shd w:val="clear" w:color="000000" w:fill="FFFFFF"/>
            <w:noWrap/>
            <w:vAlign w:val="bottom"/>
            <w:hideMark/>
          </w:tcPr>
          <w:p w14:paraId="66F01913" w14:textId="77777777" w:rsidR="008D137A" w:rsidRPr="00311AB2" w:rsidRDefault="008D137A" w:rsidP="00AF4F87">
            <w:pPr>
              <w:jc w:val="center"/>
              <w:rPr>
                <w:ins w:id="438" w:author="Arnaud" w:date="2021-08-19T00:29:00Z"/>
                <w:rFonts w:ascii="Calibri" w:eastAsia="Times New Roman" w:hAnsi="Calibri" w:cs="Calibri"/>
                <w:color w:val="000000"/>
                <w:sz w:val="18"/>
                <w:szCs w:val="18"/>
                <w:lang w:val="fr-FR" w:eastAsia="fr-FR"/>
              </w:rPr>
            </w:pPr>
            <w:ins w:id="439" w:author="Arnaud" w:date="2021-08-19T00:29:00Z">
              <w:r w:rsidRPr="00311AB2">
                <w:rPr>
                  <w:rFonts w:ascii="Calibri" w:eastAsia="Times New Roman" w:hAnsi="Calibri" w:cs="Calibri"/>
                  <w:color w:val="000000"/>
                  <w:sz w:val="18"/>
                  <w:szCs w:val="18"/>
                  <w:lang w:val="fr-FR" w:eastAsia="fr-FR"/>
                </w:rPr>
                <w:t>111.9</w:t>
              </w:r>
            </w:ins>
          </w:p>
        </w:tc>
        <w:tc>
          <w:tcPr>
            <w:tcW w:w="0" w:type="auto"/>
            <w:tcBorders>
              <w:top w:val="nil"/>
              <w:left w:val="nil"/>
              <w:bottom w:val="nil"/>
              <w:right w:val="nil"/>
            </w:tcBorders>
            <w:shd w:val="clear" w:color="000000" w:fill="FFFFFF"/>
            <w:noWrap/>
            <w:vAlign w:val="bottom"/>
            <w:hideMark/>
          </w:tcPr>
          <w:p w14:paraId="23FEE989" w14:textId="77777777" w:rsidR="008D137A" w:rsidRPr="00311AB2" w:rsidRDefault="008D137A" w:rsidP="00AF4F87">
            <w:pPr>
              <w:jc w:val="center"/>
              <w:rPr>
                <w:ins w:id="440" w:author="Arnaud" w:date="2021-08-19T00:29:00Z"/>
                <w:rFonts w:ascii="Calibri" w:eastAsia="Times New Roman" w:hAnsi="Calibri" w:cs="Calibri"/>
                <w:color w:val="000000"/>
                <w:sz w:val="18"/>
                <w:szCs w:val="18"/>
                <w:lang w:val="fr-FR" w:eastAsia="fr-FR"/>
              </w:rPr>
            </w:pPr>
            <w:ins w:id="441"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0551FB60" w14:textId="77777777" w:rsidR="008D137A" w:rsidRPr="00311AB2" w:rsidRDefault="008D137A" w:rsidP="00AF4F87">
            <w:pPr>
              <w:jc w:val="center"/>
              <w:rPr>
                <w:ins w:id="442" w:author="Arnaud" w:date="2021-08-19T00:29:00Z"/>
                <w:rFonts w:ascii="Calibri" w:eastAsia="Times New Roman" w:hAnsi="Calibri" w:cs="Calibri"/>
                <w:color w:val="000000"/>
                <w:sz w:val="18"/>
                <w:szCs w:val="18"/>
                <w:lang w:val="fr-FR" w:eastAsia="fr-FR"/>
              </w:rPr>
            </w:pPr>
            <w:ins w:id="443" w:author="Arnaud" w:date="2021-08-19T00:29:00Z">
              <w:r w:rsidRPr="00311AB2">
                <w:rPr>
                  <w:rFonts w:ascii="Calibri" w:eastAsia="Times New Roman" w:hAnsi="Calibri" w:cs="Calibri"/>
                  <w:color w:val="000000"/>
                  <w:sz w:val="18"/>
                  <w:szCs w:val="18"/>
                  <w:lang w:val="fr-FR" w:eastAsia="fr-FR"/>
                </w:rPr>
                <w:t>80.0</w:t>
              </w:r>
            </w:ins>
          </w:p>
        </w:tc>
        <w:tc>
          <w:tcPr>
            <w:tcW w:w="0" w:type="auto"/>
            <w:tcBorders>
              <w:top w:val="nil"/>
              <w:left w:val="nil"/>
              <w:bottom w:val="nil"/>
              <w:right w:val="nil"/>
            </w:tcBorders>
            <w:shd w:val="clear" w:color="000000" w:fill="FFFFFF"/>
            <w:noWrap/>
            <w:vAlign w:val="bottom"/>
            <w:hideMark/>
          </w:tcPr>
          <w:p w14:paraId="352533BE" w14:textId="77777777" w:rsidR="008D137A" w:rsidRPr="00311AB2" w:rsidRDefault="008D137A" w:rsidP="00AF4F87">
            <w:pPr>
              <w:jc w:val="center"/>
              <w:rPr>
                <w:ins w:id="444" w:author="Arnaud" w:date="2021-08-19T00:29:00Z"/>
                <w:rFonts w:ascii="Calibri" w:eastAsia="Times New Roman" w:hAnsi="Calibri" w:cs="Calibri"/>
                <w:color w:val="000000"/>
                <w:sz w:val="18"/>
                <w:szCs w:val="18"/>
                <w:lang w:val="fr-FR" w:eastAsia="fr-FR"/>
              </w:rPr>
            </w:pPr>
            <w:ins w:id="445" w:author="Arnaud" w:date="2021-08-19T00:29:00Z">
              <w:r w:rsidRPr="00311AB2">
                <w:rPr>
                  <w:rFonts w:ascii="Calibri" w:eastAsia="Times New Roman" w:hAnsi="Calibri" w:cs="Calibri"/>
                  <w:color w:val="000000"/>
                  <w:sz w:val="18"/>
                  <w:szCs w:val="18"/>
                  <w:lang w:val="fr-FR" w:eastAsia="fr-FR"/>
                </w:rPr>
                <w:t>118.</w:t>
              </w:r>
              <w:r>
                <w:rPr>
                  <w:rFonts w:ascii="Calibri" w:eastAsia="Times New Roman" w:hAnsi="Calibri" w:cs="Calibri"/>
                  <w:color w:val="000000"/>
                  <w:sz w:val="18"/>
                  <w:szCs w:val="18"/>
                  <w:lang w:val="fr-FR" w:eastAsia="fr-FR"/>
                </w:rPr>
                <w:t>5</w:t>
              </w:r>
            </w:ins>
          </w:p>
        </w:tc>
        <w:tc>
          <w:tcPr>
            <w:tcW w:w="0" w:type="auto"/>
            <w:tcBorders>
              <w:top w:val="nil"/>
              <w:left w:val="nil"/>
              <w:bottom w:val="nil"/>
              <w:right w:val="nil"/>
            </w:tcBorders>
            <w:shd w:val="clear" w:color="000000" w:fill="FFFFFF"/>
            <w:noWrap/>
            <w:vAlign w:val="bottom"/>
            <w:hideMark/>
          </w:tcPr>
          <w:p w14:paraId="6F3EDDC2" w14:textId="77777777" w:rsidR="008D137A" w:rsidRPr="00311AB2" w:rsidRDefault="008D137A" w:rsidP="00AF4F87">
            <w:pPr>
              <w:jc w:val="center"/>
              <w:rPr>
                <w:ins w:id="446" w:author="Arnaud" w:date="2021-08-19T00:29:00Z"/>
                <w:rFonts w:ascii="Calibri" w:eastAsia="Times New Roman" w:hAnsi="Calibri" w:cs="Calibri"/>
                <w:color w:val="000000"/>
                <w:sz w:val="18"/>
                <w:szCs w:val="18"/>
                <w:lang w:val="fr-FR" w:eastAsia="fr-FR"/>
              </w:rPr>
            </w:pPr>
            <w:ins w:id="447"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59CE3E3B" w14:textId="77777777" w:rsidR="008D137A" w:rsidRPr="00311AB2" w:rsidRDefault="008D137A" w:rsidP="00AF4F87">
            <w:pPr>
              <w:jc w:val="center"/>
              <w:rPr>
                <w:ins w:id="448" w:author="Arnaud" w:date="2021-08-19T00:29:00Z"/>
                <w:rFonts w:ascii="Calibri" w:eastAsia="Times New Roman" w:hAnsi="Calibri" w:cs="Calibri"/>
                <w:color w:val="000000"/>
                <w:sz w:val="18"/>
                <w:szCs w:val="18"/>
                <w:lang w:val="fr-FR" w:eastAsia="fr-FR"/>
              </w:rPr>
            </w:pPr>
            <w:ins w:id="449" w:author="Arnaud" w:date="2021-08-19T00:29:00Z">
              <w:r w:rsidRPr="00311AB2">
                <w:rPr>
                  <w:rFonts w:ascii="Calibri" w:eastAsia="Times New Roman" w:hAnsi="Calibri" w:cs="Calibri"/>
                  <w:color w:val="000000"/>
                  <w:sz w:val="18"/>
                  <w:szCs w:val="18"/>
                  <w:lang w:val="fr-FR" w:eastAsia="fr-FR"/>
                </w:rPr>
                <w:t>94.</w:t>
              </w:r>
              <w:r>
                <w:rPr>
                  <w:rFonts w:ascii="Calibri" w:eastAsia="Times New Roman" w:hAnsi="Calibri" w:cs="Calibri"/>
                  <w:color w:val="000000"/>
                  <w:sz w:val="18"/>
                  <w:szCs w:val="18"/>
                  <w:lang w:val="fr-FR" w:eastAsia="fr-FR"/>
                </w:rPr>
                <w:t>6</w:t>
              </w:r>
            </w:ins>
          </w:p>
        </w:tc>
        <w:tc>
          <w:tcPr>
            <w:tcW w:w="0" w:type="auto"/>
            <w:tcBorders>
              <w:top w:val="nil"/>
              <w:left w:val="nil"/>
              <w:bottom w:val="nil"/>
              <w:right w:val="nil"/>
            </w:tcBorders>
            <w:shd w:val="clear" w:color="000000" w:fill="FFFFFF"/>
            <w:noWrap/>
            <w:vAlign w:val="bottom"/>
            <w:hideMark/>
          </w:tcPr>
          <w:p w14:paraId="583646DB" w14:textId="77777777" w:rsidR="008D137A" w:rsidRPr="00311AB2" w:rsidRDefault="008D137A" w:rsidP="00AF4F87">
            <w:pPr>
              <w:jc w:val="center"/>
              <w:rPr>
                <w:ins w:id="450" w:author="Arnaud" w:date="2021-08-19T00:29:00Z"/>
                <w:rFonts w:ascii="Calibri" w:eastAsia="Times New Roman" w:hAnsi="Calibri" w:cs="Calibri"/>
                <w:color w:val="000000"/>
                <w:sz w:val="18"/>
                <w:szCs w:val="18"/>
                <w:lang w:val="fr-FR" w:eastAsia="fr-FR"/>
              </w:rPr>
            </w:pPr>
            <w:ins w:id="451" w:author="Arnaud" w:date="2021-08-19T00:29:00Z">
              <w:r w:rsidRPr="00311AB2">
                <w:rPr>
                  <w:rFonts w:ascii="Calibri" w:eastAsia="Times New Roman" w:hAnsi="Calibri" w:cs="Calibri"/>
                  <w:color w:val="000000"/>
                  <w:sz w:val="18"/>
                  <w:szCs w:val="18"/>
                  <w:lang w:val="fr-FR" w:eastAsia="fr-FR"/>
                </w:rPr>
                <w:t>117.</w:t>
              </w:r>
              <w:r>
                <w:rPr>
                  <w:rFonts w:ascii="Calibri" w:eastAsia="Times New Roman" w:hAnsi="Calibri" w:cs="Calibri"/>
                  <w:color w:val="000000"/>
                  <w:sz w:val="18"/>
                  <w:szCs w:val="18"/>
                  <w:lang w:val="fr-FR" w:eastAsia="fr-FR"/>
                </w:rPr>
                <w:t>3</w:t>
              </w:r>
            </w:ins>
          </w:p>
        </w:tc>
        <w:tc>
          <w:tcPr>
            <w:tcW w:w="0" w:type="auto"/>
            <w:tcBorders>
              <w:top w:val="nil"/>
              <w:left w:val="nil"/>
              <w:bottom w:val="nil"/>
              <w:right w:val="nil"/>
            </w:tcBorders>
            <w:shd w:val="clear" w:color="000000" w:fill="FFFFFF"/>
            <w:noWrap/>
            <w:vAlign w:val="bottom"/>
            <w:hideMark/>
          </w:tcPr>
          <w:p w14:paraId="35492F34" w14:textId="77777777" w:rsidR="008D137A" w:rsidRPr="00311AB2" w:rsidRDefault="008D137A" w:rsidP="00AF4F87">
            <w:pPr>
              <w:jc w:val="center"/>
              <w:rPr>
                <w:ins w:id="452" w:author="Arnaud" w:date="2021-08-19T00:29:00Z"/>
                <w:rFonts w:ascii="Calibri" w:eastAsia="Times New Roman" w:hAnsi="Calibri" w:cs="Calibri"/>
                <w:color w:val="000000"/>
                <w:sz w:val="18"/>
                <w:szCs w:val="18"/>
                <w:lang w:val="fr-FR" w:eastAsia="fr-FR"/>
              </w:rPr>
            </w:pPr>
            <w:ins w:id="453"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53A4AA18" w14:textId="77777777" w:rsidR="008D137A" w:rsidRPr="00311AB2" w:rsidRDefault="008D137A" w:rsidP="00AF4F87">
            <w:pPr>
              <w:jc w:val="center"/>
              <w:rPr>
                <w:ins w:id="454" w:author="Arnaud" w:date="2021-08-19T00:29:00Z"/>
                <w:rFonts w:ascii="Calibri" w:eastAsia="Times New Roman" w:hAnsi="Calibri" w:cs="Calibri"/>
                <w:color w:val="000000"/>
                <w:sz w:val="18"/>
                <w:szCs w:val="18"/>
                <w:lang w:val="fr-FR" w:eastAsia="fr-FR"/>
              </w:rPr>
            </w:pPr>
            <w:ins w:id="455" w:author="Arnaud" w:date="2021-08-19T00:29:00Z">
              <w:r w:rsidRPr="00311AB2">
                <w:rPr>
                  <w:rFonts w:ascii="Calibri" w:eastAsia="Times New Roman" w:hAnsi="Calibri" w:cs="Calibri"/>
                  <w:color w:val="000000"/>
                  <w:sz w:val="18"/>
                  <w:szCs w:val="18"/>
                  <w:lang w:val="fr-FR" w:eastAsia="fr-FR"/>
                </w:rPr>
                <w:t>81.3</w:t>
              </w:r>
            </w:ins>
          </w:p>
        </w:tc>
        <w:tc>
          <w:tcPr>
            <w:tcW w:w="0" w:type="auto"/>
            <w:tcBorders>
              <w:top w:val="nil"/>
              <w:left w:val="nil"/>
              <w:bottom w:val="nil"/>
              <w:right w:val="nil"/>
            </w:tcBorders>
            <w:shd w:val="clear" w:color="000000" w:fill="FFFFFF"/>
            <w:noWrap/>
            <w:vAlign w:val="bottom"/>
            <w:hideMark/>
          </w:tcPr>
          <w:p w14:paraId="6F1E2A24" w14:textId="77777777" w:rsidR="008D137A" w:rsidRPr="00311AB2" w:rsidRDefault="008D137A" w:rsidP="00AF4F87">
            <w:pPr>
              <w:jc w:val="center"/>
              <w:rPr>
                <w:ins w:id="456" w:author="Arnaud" w:date="2021-08-19T00:29:00Z"/>
                <w:rFonts w:ascii="Calibri" w:eastAsia="Times New Roman" w:hAnsi="Calibri" w:cs="Calibri"/>
                <w:color w:val="000000"/>
                <w:sz w:val="18"/>
                <w:szCs w:val="18"/>
                <w:lang w:val="fr-FR" w:eastAsia="fr-FR"/>
              </w:rPr>
            </w:pPr>
            <w:ins w:id="457" w:author="Arnaud" w:date="2021-08-19T00:29:00Z">
              <w:r w:rsidRPr="00311AB2">
                <w:rPr>
                  <w:rFonts w:ascii="Calibri" w:eastAsia="Times New Roman" w:hAnsi="Calibri" w:cs="Calibri"/>
                  <w:color w:val="000000"/>
                  <w:sz w:val="18"/>
                  <w:szCs w:val="18"/>
                  <w:lang w:val="fr-FR" w:eastAsia="fr-FR"/>
                </w:rPr>
                <w:t>115.</w:t>
              </w:r>
              <w:r>
                <w:rPr>
                  <w:rFonts w:ascii="Calibri" w:eastAsia="Times New Roman" w:hAnsi="Calibri" w:cs="Calibri"/>
                  <w:color w:val="000000"/>
                  <w:sz w:val="18"/>
                  <w:szCs w:val="18"/>
                  <w:lang w:val="fr-FR" w:eastAsia="fr-FR"/>
                </w:rPr>
                <w:t>2</w:t>
              </w:r>
            </w:ins>
          </w:p>
        </w:tc>
      </w:tr>
      <w:tr w:rsidR="008D137A" w:rsidRPr="0046372A" w14:paraId="4C529BDB" w14:textId="77777777" w:rsidTr="00AF4F87">
        <w:trPr>
          <w:trHeight w:val="288"/>
          <w:ins w:id="458" w:author="Arnaud" w:date="2021-08-19T00:29:00Z"/>
        </w:trPr>
        <w:tc>
          <w:tcPr>
            <w:tcW w:w="0" w:type="auto"/>
            <w:tcBorders>
              <w:top w:val="nil"/>
              <w:left w:val="nil"/>
              <w:bottom w:val="nil"/>
              <w:right w:val="nil"/>
            </w:tcBorders>
            <w:shd w:val="clear" w:color="000000" w:fill="FFFFFF"/>
            <w:noWrap/>
            <w:vAlign w:val="bottom"/>
            <w:hideMark/>
          </w:tcPr>
          <w:p w14:paraId="02CEE56E" w14:textId="77777777" w:rsidR="008D137A" w:rsidRPr="00311AB2" w:rsidRDefault="008D137A" w:rsidP="00AF4F87">
            <w:pPr>
              <w:ind w:firstLineChars="100" w:firstLine="180"/>
              <w:rPr>
                <w:ins w:id="459" w:author="Arnaud" w:date="2021-08-19T00:29:00Z"/>
                <w:rFonts w:ascii="Calibri" w:eastAsia="Times New Roman" w:hAnsi="Calibri" w:cs="Calibri"/>
                <w:i/>
                <w:iCs/>
                <w:color w:val="000000"/>
                <w:sz w:val="18"/>
                <w:szCs w:val="18"/>
                <w:lang w:val="fr-FR" w:eastAsia="fr-FR"/>
              </w:rPr>
            </w:pPr>
            <w:ins w:id="460" w:author="Arnaud" w:date="2021-08-19T00:29:00Z">
              <w:r w:rsidRPr="00311AB2">
                <w:rPr>
                  <w:rFonts w:ascii="Calibri" w:eastAsia="Times New Roman" w:hAnsi="Calibri" w:cs="Calibri"/>
                  <w:i/>
                  <w:iCs/>
                  <w:color w:val="000000"/>
                  <w:sz w:val="18"/>
                  <w:szCs w:val="18"/>
                  <w:lang w:val="fr-FR" w:eastAsia="fr-FR"/>
                </w:rPr>
                <w:t>SD</w:t>
              </w:r>
            </w:ins>
          </w:p>
        </w:tc>
        <w:tc>
          <w:tcPr>
            <w:tcW w:w="0" w:type="auto"/>
            <w:tcBorders>
              <w:top w:val="nil"/>
              <w:left w:val="nil"/>
              <w:bottom w:val="nil"/>
              <w:right w:val="nil"/>
            </w:tcBorders>
            <w:shd w:val="clear" w:color="000000" w:fill="FFFFFF"/>
            <w:noWrap/>
            <w:vAlign w:val="bottom"/>
            <w:hideMark/>
          </w:tcPr>
          <w:p w14:paraId="56444E27" w14:textId="77777777" w:rsidR="008D137A" w:rsidRPr="00311AB2" w:rsidRDefault="008D137A" w:rsidP="00AF4F87">
            <w:pPr>
              <w:jc w:val="center"/>
              <w:rPr>
                <w:ins w:id="461" w:author="Arnaud" w:date="2021-08-19T00:29:00Z"/>
                <w:rFonts w:ascii="Calibri" w:eastAsia="Times New Roman" w:hAnsi="Calibri" w:cs="Calibri"/>
                <w:color w:val="000000"/>
                <w:sz w:val="18"/>
                <w:szCs w:val="18"/>
                <w:lang w:val="fr-FR" w:eastAsia="fr-FR"/>
              </w:rPr>
            </w:pPr>
            <w:ins w:id="462" w:author="Arnaud" w:date="2021-08-19T00:29:00Z">
              <w:r w:rsidRPr="00311AB2">
                <w:rPr>
                  <w:rFonts w:ascii="Calibri" w:eastAsia="Times New Roman" w:hAnsi="Calibri" w:cs="Calibri"/>
                  <w:color w:val="000000"/>
                  <w:sz w:val="18"/>
                  <w:szCs w:val="18"/>
                  <w:lang w:val="fr-FR" w:eastAsia="fr-FR"/>
                </w:rPr>
                <w:t>54.</w:t>
              </w:r>
              <w:r>
                <w:rPr>
                  <w:rFonts w:ascii="Calibri" w:eastAsia="Times New Roman" w:hAnsi="Calibri" w:cs="Calibri"/>
                  <w:color w:val="000000"/>
                  <w:sz w:val="18"/>
                  <w:szCs w:val="18"/>
                  <w:lang w:val="fr-FR" w:eastAsia="fr-FR"/>
                </w:rPr>
                <w:t>7</w:t>
              </w:r>
            </w:ins>
          </w:p>
        </w:tc>
        <w:tc>
          <w:tcPr>
            <w:tcW w:w="0" w:type="auto"/>
            <w:tcBorders>
              <w:top w:val="nil"/>
              <w:left w:val="nil"/>
              <w:bottom w:val="nil"/>
              <w:right w:val="nil"/>
            </w:tcBorders>
            <w:shd w:val="clear" w:color="000000" w:fill="FFFFFF"/>
            <w:noWrap/>
            <w:vAlign w:val="bottom"/>
            <w:hideMark/>
          </w:tcPr>
          <w:p w14:paraId="157719EC" w14:textId="77777777" w:rsidR="008D137A" w:rsidRPr="00311AB2" w:rsidRDefault="008D137A" w:rsidP="00AF4F87">
            <w:pPr>
              <w:jc w:val="center"/>
              <w:rPr>
                <w:ins w:id="463" w:author="Arnaud" w:date="2021-08-19T00:29:00Z"/>
                <w:rFonts w:ascii="Calibri" w:eastAsia="Times New Roman" w:hAnsi="Calibri" w:cs="Calibri"/>
                <w:color w:val="000000"/>
                <w:sz w:val="18"/>
                <w:szCs w:val="18"/>
                <w:lang w:val="fr-FR" w:eastAsia="fr-FR"/>
              </w:rPr>
            </w:pPr>
            <w:ins w:id="464" w:author="Arnaud" w:date="2021-08-19T00:29:00Z">
              <w:r w:rsidRPr="00311AB2">
                <w:rPr>
                  <w:rFonts w:ascii="Calibri" w:eastAsia="Times New Roman" w:hAnsi="Calibri" w:cs="Calibri"/>
                  <w:color w:val="000000"/>
                  <w:sz w:val="18"/>
                  <w:szCs w:val="18"/>
                  <w:lang w:val="fr-FR" w:eastAsia="fr-FR"/>
                </w:rPr>
                <w:t>210.</w:t>
              </w:r>
              <w:r>
                <w:rPr>
                  <w:rFonts w:ascii="Calibri" w:eastAsia="Times New Roman" w:hAnsi="Calibri" w:cs="Calibri"/>
                  <w:color w:val="000000"/>
                  <w:sz w:val="18"/>
                  <w:szCs w:val="18"/>
                  <w:lang w:val="fr-FR" w:eastAsia="fr-FR"/>
                </w:rPr>
                <w:t>9</w:t>
              </w:r>
            </w:ins>
          </w:p>
        </w:tc>
        <w:tc>
          <w:tcPr>
            <w:tcW w:w="0" w:type="auto"/>
            <w:tcBorders>
              <w:top w:val="nil"/>
              <w:left w:val="nil"/>
              <w:bottom w:val="nil"/>
              <w:right w:val="nil"/>
            </w:tcBorders>
            <w:shd w:val="clear" w:color="000000" w:fill="FFFFFF"/>
            <w:noWrap/>
            <w:vAlign w:val="bottom"/>
            <w:hideMark/>
          </w:tcPr>
          <w:p w14:paraId="152A1E7F" w14:textId="77777777" w:rsidR="008D137A" w:rsidRPr="00311AB2" w:rsidRDefault="008D137A" w:rsidP="00AF4F87">
            <w:pPr>
              <w:jc w:val="center"/>
              <w:rPr>
                <w:ins w:id="465" w:author="Arnaud" w:date="2021-08-19T00:29:00Z"/>
                <w:rFonts w:ascii="Calibri" w:eastAsia="Times New Roman" w:hAnsi="Calibri" w:cs="Calibri"/>
                <w:color w:val="000000"/>
                <w:sz w:val="18"/>
                <w:szCs w:val="18"/>
                <w:lang w:val="fr-FR" w:eastAsia="fr-FR"/>
              </w:rPr>
            </w:pPr>
            <w:ins w:id="466"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0BE0A49D" w14:textId="77777777" w:rsidR="008D137A" w:rsidRPr="00311AB2" w:rsidRDefault="008D137A" w:rsidP="00AF4F87">
            <w:pPr>
              <w:jc w:val="center"/>
              <w:rPr>
                <w:ins w:id="467" w:author="Arnaud" w:date="2021-08-19T00:29:00Z"/>
                <w:rFonts w:ascii="Calibri" w:eastAsia="Times New Roman" w:hAnsi="Calibri" w:cs="Calibri"/>
                <w:color w:val="000000"/>
                <w:sz w:val="18"/>
                <w:szCs w:val="18"/>
                <w:lang w:val="fr-FR" w:eastAsia="fr-FR"/>
              </w:rPr>
            </w:pPr>
            <w:ins w:id="468" w:author="Arnaud" w:date="2021-08-19T00:29:00Z">
              <w:r w:rsidRPr="00311AB2">
                <w:rPr>
                  <w:rFonts w:ascii="Calibri" w:eastAsia="Times New Roman" w:hAnsi="Calibri" w:cs="Calibri"/>
                  <w:color w:val="000000"/>
                  <w:sz w:val="18"/>
                  <w:szCs w:val="18"/>
                  <w:lang w:val="fr-FR" w:eastAsia="fr-FR"/>
                </w:rPr>
                <w:t>48.3</w:t>
              </w:r>
            </w:ins>
          </w:p>
        </w:tc>
        <w:tc>
          <w:tcPr>
            <w:tcW w:w="0" w:type="auto"/>
            <w:tcBorders>
              <w:top w:val="nil"/>
              <w:left w:val="nil"/>
              <w:bottom w:val="nil"/>
              <w:right w:val="nil"/>
            </w:tcBorders>
            <w:shd w:val="clear" w:color="000000" w:fill="FFFFFF"/>
            <w:noWrap/>
            <w:vAlign w:val="bottom"/>
            <w:hideMark/>
          </w:tcPr>
          <w:p w14:paraId="4417D089" w14:textId="77777777" w:rsidR="008D137A" w:rsidRPr="00311AB2" w:rsidRDefault="008D137A" w:rsidP="00AF4F87">
            <w:pPr>
              <w:jc w:val="center"/>
              <w:rPr>
                <w:ins w:id="469" w:author="Arnaud" w:date="2021-08-19T00:29:00Z"/>
                <w:rFonts w:ascii="Calibri" w:eastAsia="Times New Roman" w:hAnsi="Calibri" w:cs="Calibri"/>
                <w:color w:val="000000"/>
                <w:sz w:val="18"/>
                <w:szCs w:val="18"/>
                <w:lang w:val="fr-FR" w:eastAsia="fr-FR"/>
              </w:rPr>
            </w:pPr>
            <w:ins w:id="470" w:author="Arnaud" w:date="2021-08-19T00:29:00Z">
              <w:r w:rsidRPr="00311AB2">
                <w:rPr>
                  <w:rFonts w:ascii="Calibri" w:eastAsia="Times New Roman" w:hAnsi="Calibri" w:cs="Calibri"/>
                  <w:color w:val="000000"/>
                  <w:sz w:val="18"/>
                  <w:szCs w:val="18"/>
                  <w:lang w:val="fr-FR" w:eastAsia="fr-FR"/>
                </w:rPr>
                <w:t>137.5</w:t>
              </w:r>
            </w:ins>
          </w:p>
        </w:tc>
        <w:tc>
          <w:tcPr>
            <w:tcW w:w="0" w:type="auto"/>
            <w:tcBorders>
              <w:top w:val="nil"/>
              <w:left w:val="nil"/>
              <w:bottom w:val="nil"/>
              <w:right w:val="nil"/>
            </w:tcBorders>
            <w:shd w:val="clear" w:color="000000" w:fill="FFFFFF"/>
            <w:noWrap/>
            <w:vAlign w:val="bottom"/>
            <w:hideMark/>
          </w:tcPr>
          <w:p w14:paraId="60A7E5C5" w14:textId="77777777" w:rsidR="008D137A" w:rsidRPr="00311AB2" w:rsidRDefault="008D137A" w:rsidP="00AF4F87">
            <w:pPr>
              <w:jc w:val="center"/>
              <w:rPr>
                <w:ins w:id="471" w:author="Arnaud" w:date="2021-08-19T00:29:00Z"/>
                <w:rFonts w:ascii="Calibri" w:eastAsia="Times New Roman" w:hAnsi="Calibri" w:cs="Calibri"/>
                <w:color w:val="000000"/>
                <w:sz w:val="18"/>
                <w:szCs w:val="18"/>
                <w:lang w:val="fr-FR" w:eastAsia="fr-FR"/>
              </w:rPr>
            </w:pPr>
            <w:ins w:id="472"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242693C7" w14:textId="77777777" w:rsidR="008D137A" w:rsidRPr="00311AB2" w:rsidRDefault="008D137A" w:rsidP="00AF4F87">
            <w:pPr>
              <w:jc w:val="center"/>
              <w:rPr>
                <w:ins w:id="473" w:author="Arnaud" w:date="2021-08-19T00:29:00Z"/>
                <w:rFonts w:ascii="Calibri" w:eastAsia="Times New Roman" w:hAnsi="Calibri" w:cs="Calibri"/>
                <w:color w:val="000000"/>
                <w:sz w:val="18"/>
                <w:szCs w:val="18"/>
                <w:lang w:val="fr-FR" w:eastAsia="fr-FR"/>
              </w:rPr>
            </w:pPr>
            <w:ins w:id="474" w:author="Arnaud" w:date="2021-08-19T00:29:00Z">
              <w:r w:rsidRPr="00311AB2">
                <w:rPr>
                  <w:rFonts w:ascii="Calibri" w:eastAsia="Times New Roman" w:hAnsi="Calibri" w:cs="Calibri"/>
                  <w:color w:val="000000"/>
                  <w:sz w:val="18"/>
                  <w:szCs w:val="18"/>
                  <w:lang w:val="fr-FR" w:eastAsia="fr-FR"/>
                </w:rPr>
                <w:t>100.1</w:t>
              </w:r>
            </w:ins>
          </w:p>
        </w:tc>
        <w:tc>
          <w:tcPr>
            <w:tcW w:w="0" w:type="auto"/>
            <w:tcBorders>
              <w:top w:val="nil"/>
              <w:left w:val="nil"/>
              <w:bottom w:val="nil"/>
              <w:right w:val="nil"/>
            </w:tcBorders>
            <w:shd w:val="clear" w:color="000000" w:fill="FFFFFF"/>
            <w:noWrap/>
            <w:vAlign w:val="bottom"/>
            <w:hideMark/>
          </w:tcPr>
          <w:p w14:paraId="770011A1" w14:textId="77777777" w:rsidR="008D137A" w:rsidRPr="00311AB2" w:rsidRDefault="008D137A" w:rsidP="00AF4F87">
            <w:pPr>
              <w:jc w:val="center"/>
              <w:rPr>
                <w:ins w:id="475" w:author="Arnaud" w:date="2021-08-19T00:29:00Z"/>
                <w:rFonts w:ascii="Calibri" w:eastAsia="Times New Roman" w:hAnsi="Calibri" w:cs="Calibri"/>
                <w:color w:val="000000"/>
                <w:sz w:val="18"/>
                <w:szCs w:val="18"/>
                <w:lang w:val="fr-FR" w:eastAsia="fr-FR"/>
              </w:rPr>
            </w:pPr>
            <w:ins w:id="476" w:author="Arnaud" w:date="2021-08-19T00:29:00Z">
              <w:r w:rsidRPr="00311AB2">
                <w:rPr>
                  <w:rFonts w:ascii="Calibri" w:eastAsia="Times New Roman" w:hAnsi="Calibri" w:cs="Calibri"/>
                  <w:color w:val="000000"/>
                  <w:sz w:val="18"/>
                  <w:szCs w:val="18"/>
                  <w:lang w:val="fr-FR" w:eastAsia="fr-FR"/>
                </w:rPr>
                <w:t>85.</w:t>
              </w:r>
              <w:r>
                <w:rPr>
                  <w:rFonts w:ascii="Calibri" w:eastAsia="Times New Roman" w:hAnsi="Calibri" w:cs="Calibri"/>
                  <w:color w:val="000000"/>
                  <w:sz w:val="18"/>
                  <w:szCs w:val="18"/>
                  <w:lang w:val="fr-FR" w:eastAsia="fr-FR"/>
                </w:rPr>
                <w:t>9</w:t>
              </w:r>
            </w:ins>
          </w:p>
        </w:tc>
        <w:tc>
          <w:tcPr>
            <w:tcW w:w="0" w:type="auto"/>
            <w:tcBorders>
              <w:top w:val="nil"/>
              <w:left w:val="nil"/>
              <w:bottom w:val="nil"/>
              <w:right w:val="nil"/>
            </w:tcBorders>
            <w:shd w:val="clear" w:color="000000" w:fill="FFFFFF"/>
            <w:noWrap/>
            <w:vAlign w:val="bottom"/>
            <w:hideMark/>
          </w:tcPr>
          <w:p w14:paraId="58B1539C" w14:textId="77777777" w:rsidR="008D137A" w:rsidRPr="00311AB2" w:rsidRDefault="008D137A" w:rsidP="00AF4F87">
            <w:pPr>
              <w:jc w:val="center"/>
              <w:rPr>
                <w:ins w:id="477" w:author="Arnaud" w:date="2021-08-19T00:29:00Z"/>
                <w:rFonts w:ascii="Calibri" w:eastAsia="Times New Roman" w:hAnsi="Calibri" w:cs="Calibri"/>
                <w:color w:val="000000"/>
                <w:sz w:val="18"/>
                <w:szCs w:val="18"/>
                <w:lang w:val="fr-FR" w:eastAsia="fr-FR"/>
              </w:rPr>
            </w:pPr>
            <w:ins w:id="478"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25E166E8" w14:textId="77777777" w:rsidR="008D137A" w:rsidRPr="00311AB2" w:rsidRDefault="008D137A" w:rsidP="00AF4F87">
            <w:pPr>
              <w:jc w:val="center"/>
              <w:rPr>
                <w:ins w:id="479" w:author="Arnaud" w:date="2021-08-19T00:29:00Z"/>
                <w:rFonts w:ascii="Calibri" w:eastAsia="Times New Roman" w:hAnsi="Calibri" w:cs="Calibri"/>
                <w:color w:val="000000"/>
                <w:sz w:val="18"/>
                <w:szCs w:val="18"/>
                <w:lang w:val="fr-FR" w:eastAsia="fr-FR"/>
              </w:rPr>
            </w:pPr>
            <w:ins w:id="480" w:author="Arnaud" w:date="2021-08-19T00:29:00Z">
              <w:r w:rsidRPr="00311AB2">
                <w:rPr>
                  <w:rFonts w:ascii="Calibri" w:eastAsia="Times New Roman" w:hAnsi="Calibri" w:cs="Calibri"/>
                  <w:color w:val="000000"/>
                  <w:sz w:val="18"/>
                  <w:szCs w:val="18"/>
                  <w:lang w:val="fr-FR" w:eastAsia="fr-FR"/>
                </w:rPr>
                <w:t>60.4</w:t>
              </w:r>
            </w:ins>
          </w:p>
        </w:tc>
        <w:tc>
          <w:tcPr>
            <w:tcW w:w="0" w:type="auto"/>
            <w:tcBorders>
              <w:top w:val="nil"/>
              <w:left w:val="nil"/>
              <w:bottom w:val="nil"/>
              <w:right w:val="nil"/>
            </w:tcBorders>
            <w:shd w:val="clear" w:color="000000" w:fill="FFFFFF"/>
            <w:noWrap/>
            <w:vAlign w:val="bottom"/>
            <w:hideMark/>
          </w:tcPr>
          <w:p w14:paraId="5335A6F3" w14:textId="77777777" w:rsidR="008D137A" w:rsidRPr="00311AB2" w:rsidRDefault="008D137A" w:rsidP="00AF4F87">
            <w:pPr>
              <w:jc w:val="center"/>
              <w:rPr>
                <w:ins w:id="481" w:author="Arnaud" w:date="2021-08-19T00:29:00Z"/>
                <w:rFonts w:ascii="Calibri" w:eastAsia="Times New Roman" w:hAnsi="Calibri" w:cs="Calibri"/>
                <w:color w:val="000000"/>
                <w:sz w:val="18"/>
                <w:szCs w:val="18"/>
                <w:lang w:val="fr-FR" w:eastAsia="fr-FR"/>
              </w:rPr>
            </w:pPr>
            <w:ins w:id="482" w:author="Arnaud" w:date="2021-08-19T00:29:00Z">
              <w:r w:rsidRPr="00311AB2">
                <w:rPr>
                  <w:rFonts w:ascii="Calibri" w:eastAsia="Times New Roman" w:hAnsi="Calibri" w:cs="Calibri"/>
                  <w:color w:val="000000"/>
                  <w:sz w:val="18"/>
                  <w:szCs w:val="18"/>
                  <w:lang w:val="fr-FR" w:eastAsia="fr-FR"/>
                </w:rPr>
                <w:t>172.5</w:t>
              </w:r>
            </w:ins>
          </w:p>
        </w:tc>
      </w:tr>
      <w:tr w:rsidR="008D137A" w:rsidRPr="0046372A" w14:paraId="64CBB6DD" w14:textId="77777777" w:rsidTr="00AF4F87">
        <w:trPr>
          <w:trHeight w:val="288"/>
          <w:ins w:id="483" w:author="Arnaud" w:date="2021-08-19T00:29:00Z"/>
        </w:trPr>
        <w:tc>
          <w:tcPr>
            <w:tcW w:w="0" w:type="auto"/>
            <w:tcBorders>
              <w:top w:val="nil"/>
              <w:left w:val="nil"/>
              <w:bottom w:val="nil"/>
              <w:right w:val="nil"/>
            </w:tcBorders>
            <w:shd w:val="clear" w:color="000000" w:fill="FFFFFF"/>
            <w:noWrap/>
            <w:vAlign w:val="bottom"/>
            <w:hideMark/>
          </w:tcPr>
          <w:p w14:paraId="183209C3" w14:textId="77777777" w:rsidR="008D137A" w:rsidRPr="00311AB2" w:rsidRDefault="008D137A" w:rsidP="00AF4F87">
            <w:pPr>
              <w:ind w:firstLineChars="100" w:firstLine="180"/>
              <w:rPr>
                <w:ins w:id="484" w:author="Arnaud" w:date="2021-08-19T00:29:00Z"/>
                <w:rFonts w:ascii="Calibri" w:eastAsia="Times New Roman" w:hAnsi="Calibri" w:cs="Calibri"/>
                <w:i/>
                <w:iCs/>
                <w:color w:val="000000"/>
                <w:sz w:val="18"/>
                <w:szCs w:val="18"/>
                <w:lang w:val="fr-FR" w:eastAsia="fr-FR"/>
              </w:rPr>
            </w:pPr>
            <w:proofErr w:type="spellStart"/>
            <w:ins w:id="485" w:author="Arnaud" w:date="2021-08-19T00:29:00Z">
              <w:r w:rsidRPr="00311AB2">
                <w:rPr>
                  <w:rFonts w:ascii="Calibri" w:eastAsia="Times New Roman" w:hAnsi="Calibri" w:cs="Calibri"/>
                  <w:i/>
                  <w:iCs/>
                  <w:color w:val="000000"/>
                  <w:sz w:val="18"/>
                  <w:szCs w:val="18"/>
                  <w:lang w:val="fr-FR" w:eastAsia="fr-FR"/>
                </w:rPr>
                <w:t>Median</w:t>
              </w:r>
              <w:proofErr w:type="spellEnd"/>
            </w:ins>
          </w:p>
        </w:tc>
        <w:tc>
          <w:tcPr>
            <w:tcW w:w="0" w:type="auto"/>
            <w:tcBorders>
              <w:top w:val="nil"/>
              <w:left w:val="nil"/>
              <w:bottom w:val="nil"/>
              <w:right w:val="nil"/>
            </w:tcBorders>
            <w:shd w:val="clear" w:color="000000" w:fill="FFFFFF"/>
            <w:noWrap/>
            <w:vAlign w:val="bottom"/>
            <w:hideMark/>
          </w:tcPr>
          <w:p w14:paraId="52AD3237" w14:textId="77777777" w:rsidR="008D137A" w:rsidRPr="00311AB2" w:rsidRDefault="008D137A" w:rsidP="00AF4F87">
            <w:pPr>
              <w:jc w:val="center"/>
              <w:rPr>
                <w:ins w:id="486" w:author="Arnaud" w:date="2021-08-19T00:29:00Z"/>
                <w:rFonts w:ascii="Calibri" w:eastAsia="Times New Roman" w:hAnsi="Calibri" w:cs="Calibri"/>
                <w:color w:val="000000"/>
                <w:sz w:val="18"/>
                <w:szCs w:val="18"/>
                <w:lang w:val="fr-FR" w:eastAsia="fr-FR"/>
              </w:rPr>
            </w:pPr>
            <w:ins w:id="487" w:author="Arnaud" w:date="2021-08-19T00:29:00Z">
              <w:r w:rsidRPr="00311AB2">
                <w:rPr>
                  <w:rFonts w:ascii="Calibri" w:eastAsia="Times New Roman" w:hAnsi="Calibri" w:cs="Calibri"/>
                  <w:color w:val="000000"/>
                  <w:sz w:val="18"/>
                  <w:szCs w:val="18"/>
                  <w:lang w:val="fr-FR" w:eastAsia="fr-FR"/>
                </w:rPr>
                <w:t>66.0</w:t>
              </w:r>
            </w:ins>
          </w:p>
        </w:tc>
        <w:tc>
          <w:tcPr>
            <w:tcW w:w="0" w:type="auto"/>
            <w:tcBorders>
              <w:top w:val="nil"/>
              <w:left w:val="nil"/>
              <w:bottom w:val="nil"/>
              <w:right w:val="nil"/>
            </w:tcBorders>
            <w:shd w:val="clear" w:color="000000" w:fill="FFFFFF"/>
            <w:noWrap/>
            <w:vAlign w:val="bottom"/>
            <w:hideMark/>
          </w:tcPr>
          <w:p w14:paraId="596C408B" w14:textId="77777777" w:rsidR="008D137A" w:rsidRPr="00311AB2" w:rsidRDefault="008D137A" w:rsidP="00AF4F87">
            <w:pPr>
              <w:jc w:val="center"/>
              <w:rPr>
                <w:ins w:id="488" w:author="Arnaud" w:date="2021-08-19T00:29:00Z"/>
                <w:rFonts w:ascii="Calibri" w:eastAsia="Times New Roman" w:hAnsi="Calibri" w:cs="Calibri"/>
                <w:color w:val="000000"/>
                <w:sz w:val="18"/>
                <w:szCs w:val="18"/>
                <w:lang w:val="fr-FR" w:eastAsia="fr-FR"/>
              </w:rPr>
            </w:pPr>
            <w:ins w:id="489" w:author="Arnaud" w:date="2021-08-19T00:29:00Z">
              <w:r w:rsidRPr="00311AB2">
                <w:rPr>
                  <w:rFonts w:ascii="Calibri" w:eastAsia="Times New Roman" w:hAnsi="Calibri" w:cs="Calibri"/>
                  <w:color w:val="000000"/>
                  <w:sz w:val="18"/>
                  <w:szCs w:val="18"/>
                  <w:lang w:val="fr-FR" w:eastAsia="fr-FR"/>
                </w:rPr>
                <w:t>67.7</w:t>
              </w:r>
            </w:ins>
          </w:p>
        </w:tc>
        <w:tc>
          <w:tcPr>
            <w:tcW w:w="0" w:type="auto"/>
            <w:tcBorders>
              <w:top w:val="nil"/>
              <w:left w:val="nil"/>
              <w:bottom w:val="nil"/>
              <w:right w:val="nil"/>
            </w:tcBorders>
            <w:shd w:val="clear" w:color="000000" w:fill="FFFFFF"/>
            <w:noWrap/>
            <w:vAlign w:val="bottom"/>
            <w:hideMark/>
          </w:tcPr>
          <w:p w14:paraId="28F50929" w14:textId="77777777" w:rsidR="008D137A" w:rsidRPr="00311AB2" w:rsidRDefault="008D137A" w:rsidP="00AF4F87">
            <w:pPr>
              <w:jc w:val="center"/>
              <w:rPr>
                <w:ins w:id="490" w:author="Arnaud" w:date="2021-08-19T00:29:00Z"/>
                <w:rFonts w:ascii="Calibri" w:eastAsia="Times New Roman" w:hAnsi="Calibri" w:cs="Calibri"/>
                <w:color w:val="000000"/>
                <w:sz w:val="18"/>
                <w:szCs w:val="18"/>
                <w:lang w:val="fr-FR" w:eastAsia="fr-FR"/>
              </w:rPr>
            </w:pPr>
            <w:ins w:id="491"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5B6D3C9D" w14:textId="77777777" w:rsidR="008D137A" w:rsidRPr="00311AB2" w:rsidRDefault="008D137A" w:rsidP="00AF4F87">
            <w:pPr>
              <w:jc w:val="center"/>
              <w:rPr>
                <w:ins w:id="492" w:author="Arnaud" w:date="2021-08-19T00:29:00Z"/>
                <w:rFonts w:ascii="Calibri" w:eastAsia="Times New Roman" w:hAnsi="Calibri" w:cs="Calibri"/>
                <w:color w:val="000000"/>
                <w:sz w:val="18"/>
                <w:szCs w:val="18"/>
                <w:lang w:val="fr-FR" w:eastAsia="fr-FR"/>
              </w:rPr>
            </w:pPr>
            <w:ins w:id="493" w:author="Arnaud" w:date="2021-08-19T00:29:00Z">
              <w:r w:rsidRPr="00311AB2">
                <w:rPr>
                  <w:rFonts w:ascii="Calibri" w:eastAsia="Times New Roman" w:hAnsi="Calibri" w:cs="Calibri"/>
                  <w:color w:val="000000"/>
                  <w:sz w:val="18"/>
                  <w:szCs w:val="18"/>
                  <w:lang w:val="fr-FR" w:eastAsia="fr-FR"/>
                </w:rPr>
                <w:t>70.0</w:t>
              </w:r>
            </w:ins>
          </w:p>
        </w:tc>
        <w:tc>
          <w:tcPr>
            <w:tcW w:w="0" w:type="auto"/>
            <w:tcBorders>
              <w:top w:val="nil"/>
              <w:left w:val="nil"/>
              <w:bottom w:val="nil"/>
              <w:right w:val="nil"/>
            </w:tcBorders>
            <w:shd w:val="clear" w:color="000000" w:fill="FFFFFF"/>
            <w:noWrap/>
            <w:vAlign w:val="bottom"/>
            <w:hideMark/>
          </w:tcPr>
          <w:p w14:paraId="08BB4142" w14:textId="77777777" w:rsidR="008D137A" w:rsidRPr="00311AB2" w:rsidRDefault="008D137A" w:rsidP="00AF4F87">
            <w:pPr>
              <w:jc w:val="center"/>
              <w:rPr>
                <w:ins w:id="494" w:author="Arnaud" w:date="2021-08-19T00:29:00Z"/>
                <w:rFonts w:ascii="Calibri" w:eastAsia="Times New Roman" w:hAnsi="Calibri" w:cs="Calibri"/>
                <w:color w:val="000000"/>
                <w:sz w:val="18"/>
                <w:szCs w:val="18"/>
                <w:lang w:val="fr-FR" w:eastAsia="fr-FR"/>
              </w:rPr>
            </w:pPr>
            <w:ins w:id="495" w:author="Arnaud" w:date="2021-08-19T00:29:00Z">
              <w:r w:rsidRPr="00311AB2">
                <w:rPr>
                  <w:rFonts w:ascii="Calibri" w:eastAsia="Times New Roman" w:hAnsi="Calibri" w:cs="Calibri"/>
                  <w:color w:val="000000"/>
                  <w:sz w:val="18"/>
                  <w:szCs w:val="18"/>
                  <w:lang w:val="fr-FR" w:eastAsia="fr-FR"/>
                </w:rPr>
                <w:t>82.</w:t>
              </w:r>
              <w:r>
                <w:rPr>
                  <w:rFonts w:ascii="Calibri" w:eastAsia="Times New Roman" w:hAnsi="Calibri" w:cs="Calibri"/>
                  <w:color w:val="000000"/>
                  <w:sz w:val="18"/>
                  <w:szCs w:val="18"/>
                  <w:lang w:val="fr-FR" w:eastAsia="fr-FR"/>
                </w:rPr>
                <w:t>1</w:t>
              </w:r>
            </w:ins>
          </w:p>
        </w:tc>
        <w:tc>
          <w:tcPr>
            <w:tcW w:w="0" w:type="auto"/>
            <w:tcBorders>
              <w:top w:val="nil"/>
              <w:left w:val="nil"/>
              <w:bottom w:val="nil"/>
              <w:right w:val="nil"/>
            </w:tcBorders>
            <w:shd w:val="clear" w:color="000000" w:fill="FFFFFF"/>
            <w:noWrap/>
            <w:vAlign w:val="bottom"/>
            <w:hideMark/>
          </w:tcPr>
          <w:p w14:paraId="12C33BE0" w14:textId="77777777" w:rsidR="008D137A" w:rsidRPr="00311AB2" w:rsidRDefault="008D137A" w:rsidP="00AF4F87">
            <w:pPr>
              <w:jc w:val="center"/>
              <w:rPr>
                <w:ins w:id="496" w:author="Arnaud" w:date="2021-08-19T00:29:00Z"/>
                <w:rFonts w:ascii="Calibri" w:eastAsia="Times New Roman" w:hAnsi="Calibri" w:cs="Calibri"/>
                <w:color w:val="000000"/>
                <w:sz w:val="18"/>
                <w:szCs w:val="18"/>
                <w:lang w:val="fr-FR" w:eastAsia="fr-FR"/>
              </w:rPr>
            </w:pPr>
            <w:ins w:id="497"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66DCAB02" w14:textId="77777777" w:rsidR="008D137A" w:rsidRPr="00311AB2" w:rsidRDefault="008D137A" w:rsidP="00AF4F87">
            <w:pPr>
              <w:jc w:val="center"/>
              <w:rPr>
                <w:ins w:id="498" w:author="Arnaud" w:date="2021-08-19T00:29:00Z"/>
                <w:rFonts w:ascii="Calibri" w:eastAsia="Times New Roman" w:hAnsi="Calibri" w:cs="Calibri"/>
                <w:color w:val="000000"/>
                <w:sz w:val="18"/>
                <w:szCs w:val="18"/>
                <w:lang w:val="fr-FR" w:eastAsia="fr-FR"/>
              </w:rPr>
            </w:pPr>
            <w:ins w:id="499" w:author="Arnaud" w:date="2021-08-19T00:29:00Z">
              <w:r w:rsidRPr="00311AB2">
                <w:rPr>
                  <w:rFonts w:ascii="Calibri" w:eastAsia="Times New Roman" w:hAnsi="Calibri" w:cs="Calibri"/>
                  <w:color w:val="000000"/>
                  <w:sz w:val="18"/>
                  <w:szCs w:val="18"/>
                  <w:lang w:val="fr-FR" w:eastAsia="fr-FR"/>
                </w:rPr>
                <w:t>80.0</w:t>
              </w:r>
            </w:ins>
          </w:p>
        </w:tc>
        <w:tc>
          <w:tcPr>
            <w:tcW w:w="0" w:type="auto"/>
            <w:tcBorders>
              <w:top w:val="nil"/>
              <w:left w:val="nil"/>
              <w:bottom w:val="nil"/>
              <w:right w:val="nil"/>
            </w:tcBorders>
            <w:shd w:val="clear" w:color="000000" w:fill="FFFFFF"/>
            <w:noWrap/>
            <w:vAlign w:val="bottom"/>
            <w:hideMark/>
          </w:tcPr>
          <w:p w14:paraId="3A995321" w14:textId="77777777" w:rsidR="008D137A" w:rsidRPr="00311AB2" w:rsidRDefault="008D137A" w:rsidP="00AF4F87">
            <w:pPr>
              <w:jc w:val="center"/>
              <w:rPr>
                <w:ins w:id="500" w:author="Arnaud" w:date="2021-08-19T00:29:00Z"/>
                <w:rFonts w:ascii="Calibri" w:eastAsia="Times New Roman" w:hAnsi="Calibri" w:cs="Calibri"/>
                <w:color w:val="000000"/>
                <w:sz w:val="18"/>
                <w:szCs w:val="18"/>
                <w:lang w:val="fr-FR" w:eastAsia="fr-FR"/>
              </w:rPr>
            </w:pPr>
            <w:ins w:id="501" w:author="Arnaud" w:date="2021-08-19T00:29:00Z">
              <w:r w:rsidRPr="00311AB2">
                <w:rPr>
                  <w:rFonts w:ascii="Calibri" w:eastAsia="Times New Roman" w:hAnsi="Calibri" w:cs="Calibri"/>
                  <w:color w:val="000000"/>
                  <w:sz w:val="18"/>
                  <w:szCs w:val="18"/>
                  <w:lang w:val="fr-FR" w:eastAsia="fr-FR"/>
                </w:rPr>
                <w:t>102.</w:t>
              </w:r>
              <w:r>
                <w:rPr>
                  <w:rFonts w:ascii="Calibri" w:eastAsia="Times New Roman" w:hAnsi="Calibri" w:cs="Calibri"/>
                  <w:color w:val="000000"/>
                  <w:sz w:val="18"/>
                  <w:szCs w:val="18"/>
                  <w:lang w:val="fr-FR" w:eastAsia="fr-FR"/>
                </w:rPr>
                <w:t>6</w:t>
              </w:r>
            </w:ins>
          </w:p>
        </w:tc>
        <w:tc>
          <w:tcPr>
            <w:tcW w:w="0" w:type="auto"/>
            <w:tcBorders>
              <w:top w:val="nil"/>
              <w:left w:val="nil"/>
              <w:bottom w:val="nil"/>
              <w:right w:val="nil"/>
            </w:tcBorders>
            <w:shd w:val="clear" w:color="000000" w:fill="FFFFFF"/>
            <w:noWrap/>
            <w:vAlign w:val="bottom"/>
            <w:hideMark/>
          </w:tcPr>
          <w:p w14:paraId="2716E5F1" w14:textId="77777777" w:rsidR="008D137A" w:rsidRPr="00311AB2" w:rsidRDefault="008D137A" w:rsidP="00AF4F87">
            <w:pPr>
              <w:jc w:val="center"/>
              <w:rPr>
                <w:ins w:id="502" w:author="Arnaud" w:date="2021-08-19T00:29:00Z"/>
                <w:rFonts w:ascii="Calibri" w:eastAsia="Times New Roman" w:hAnsi="Calibri" w:cs="Calibri"/>
                <w:color w:val="000000"/>
                <w:sz w:val="18"/>
                <w:szCs w:val="18"/>
                <w:lang w:val="fr-FR" w:eastAsia="fr-FR"/>
              </w:rPr>
            </w:pPr>
            <w:ins w:id="503"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348016EF" w14:textId="77777777" w:rsidR="008D137A" w:rsidRPr="00311AB2" w:rsidRDefault="008D137A" w:rsidP="00AF4F87">
            <w:pPr>
              <w:jc w:val="center"/>
              <w:rPr>
                <w:ins w:id="504" w:author="Arnaud" w:date="2021-08-19T00:29:00Z"/>
                <w:rFonts w:ascii="Calibri" w:eastAsia="Times New Roman" w:hAnsi="Calibri" w:cs="Calibri"/>
                <w:color w:val="000000"/>
                <w:sz w:val="18"/>
                <w:szCs w:val="18"/>
                <w:lang w:val="fr-FR" w:eastAsia="fr-FR"/>
              </w:rPr>
            </w:pPr>
            <w:ins w:id="505" w:author="Arnaud" w:date="2021-08-19T00:29:00Z">
              <w:r w:rsidRPr="00311AB2">
                <w:rPr>
                  <w:rFonts w:ascii="Calibri" w:eastAsia="Times New Roman" w:hAnsi="Calibri" w:cs="Calibri"/>
                  <w:color w:val="000000"/>
                  <w:sz w:val="18"/>
                  <w:szCs w:val="18"/>
                  <w:lang w:val="fr-FR" w:eastAsia="fr-FR"/>
                </w:rPr>
                <w:t>68.0</w:t>
              </w:r>
            </w:ins>
          </w:p>
        </w:tc>
        <w:tc>
          <w:tcPr>
            <w:tcW w:w="0" w:type="auto"/>
            <w:tcBorders>
              <w:top w:val="nil"/>
              <w:left w:val="nil"/>
              <w:bottom w:val="nil"/>
              <w:right w:val="nil"/>
            </w:tcBorders>
            <w:shd w:val="clear" w:color="000000" w:fill="FFFFFF"/>
            <w:noWrap/>
            <w:vAlign w:val="bottom"/>
            <w:hideMark/>
          </w:tcPr>
          <w:p w14:paraId="30FC9422" w14:textId="77777777" w:rsidR="008D137A" w:rsidRPr="00311AB2" w:rsidRDefault="008D137A" w:rsidP="00AF4F87">
            <w:pPr>
              <w:jc w:val="center"/>
              <w:rPr>
                <w:ins w:id="506" w:author="Arnaud" w:date="2021-08-19T00:29:00Z"/>
                <w:rFonts w:ascii="Calibri" w:eastAsia="Times New Roman" w:hAnsi="Calibri" w:cs="Calibri"/>
                <w:color w:val="000000"/>
                <w:sz w:val="18"/>
                <w:szCs w:val="18"/>
                <w:lang w:val="fr-FR" w:eastAsia="fr-FR"/>
              </w:rPr>
            </w:pPr>
            <w:ins w:id="507" w:author="Arnaud" w:date="2021-08-19T00:29:00Z">
              <w:r w:rsidRPr="00311AB2">
                <w:rPr>
                  <w:rFonts w:ascii="Calibri" w:eastAsia="Times New Roman" w:hAnsi="Calibri" w:cs="Calibri"/>
                  <w:color w:val="000000"/>
                  <w:sz w:val="18"/>
                  <w:szCs w:val="18"/>
                  <w:lang w:val="fr-FR" w:eastAsia="fr-FR"/>
                </w:rPr>
                <w:t>77.3</w:t>
              </w:r>
            </w:ins>
          </w:p>
        </w:tc>
      </w:tr>
      <w:tr w:rsidR="008D137A" w:rsidRPr="0046372A" w14:paraId="529DABCC" w14:textId="77777777" w:rsidTr="00AF4F87">
        <w:trPr>
          <w:trHeight w:val="288"/>
          <w:ins w:id="508" w:author="Arnaud" w:date="2021-08-19T00:29:00Z"/>
        </w:trPr>
        <w:tc>
          <w:tcPr>
            <w:tcW w:w="0" w:type="auto"/>
            <w:tcBorders>
              <w:top w:val="nil"/>
              <w:left w:val="nil"/>
              <w:bottom w:val="nil"/>
              <w:right w:val="nil"/>
            </w:tcBorders>
            <w:shd w:val="clear" w:color="000000" w:fill="FFFFFF"/>
            <w:noWrap/>
            <w:vAlign w:val="bottom"/>
            <w:hideMark/>
          </w:tcPr>
          <w:p w14:paraId="7633264E" w14:textId="77777777" w:rsidR="008D137A" w:rsidRPr="00311AB2" w:rsidRDefault="008D137A" w:rsidP="00AF4F87">
            <w:pPr>
              <w:rPr>
                <w:ins w:id="509" w:author="Arnaud" w:date="2021-08-19T00:29:00Z"/>
                <w:rFonts w:ascii="Calibri" w:eastAsia="Times New Roman" w:hAnsi="Calibri" w:cs="Calibri"/>
                <w:color w:val="000000"/>
                <w:sz w:val="18"/>
                <w:szCs w:val="18"/>
                <w:lang w:val="fr-FR" w:eastAsia="fr-FR"/>
              </w:rPr>
            </w:pPr>
            <w:ins w:id="510" w:author="Arnaud" w:date="2021-08-19T00:29:00Z">
              <w:r w:rsidRPr="00311AB2">
                <w:rPr>
                  <w:rFonts w:ascii="Calibri" w:eastAsia="Times New Roman" w:hAnsi="Calibri" w:cs="Calibri"/>
                  <w:color w:val="000000"/>
                  <w:sz w:val="18"/>
                  <w:szCs w:val="18"/>
                  <w:lang w:val="fr-FR" w:eastAsia="fr-FR"/>
                </w:rPr>
                <w:t>Assets (1,000 INR)</w:t>
              </w:r>
            </w:ins>
          </w:p>
        </w:tc>
        <w:tc>
          <w:tcPr>
            <w:tcW w:w="0" w:type="auto"/>
            <w:tcBorders>
              <w:top w:val="nil"/>
              <w:left w:val="nil"/>
              <w:bottom w:val="nil"/>
              <w:right w:val="nil"/>
            </w:tcBorders>
            <w:shd w:val="clear" w:color="000000" w:fill="FFFFFF"/>
            <w:noWrap/>
            <w:vAlign w:val="bottom"/>
            <w:hideMark/>
          </w:tcPr>
          <w:p w14:paraId="23517F5D" w14:textId="77777777" w:rsidR="008D137A" w:rsidRPr="00311AB2" w:rsidRDefault="008D137A" w:rsidP="00AF4F87">
            <w:pPr>
              <w:jc w:val="center"/>
              <w:rPr>
                <w:ins w:id="511" w:author="Arnaud" w:date="2021-08-19T00:29:00Z"/>
                <w:rFonts w:ascii="Calibri" w:eastAsia="Times New Roman" w:hAnsi="Calibri" w:cs="Calibri"/>
                <w:color w:val="000000"/>
                <w:sz w:val="18"/>
                <w:szCs w:val="18"/>
                <w:lang w:val="fr-FR" w:eastAsia="fr-FR"/>
              </w:rPr>
            </w:pPr>
            <w:ins w:id="512"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088FE489" w14:textId="77777777" w:rsidR="008D137A" w:rsidRPr="00311AB2" w:rsidRDefault="008D137A" w:rsidP="00AF4F87">
            <w:pPr>
              <w:jc w:val="center"/>
              <w:rPr>
                <w:ins w:id="513" w:author="Arnaud" w:date="2021-08-19T00:29:00Z"/>
                <w:rFonts w:ascii="Calibri" w:eastAsia="Times New Roman" w:hAnsi="Calibri" w:cs="Calibri"/>
                <w:color w:val="000000"/>
                <w:sz w:val="18"/>
                <w:szCs w:val="18"/>
                <w:lang w:val="fr-FR" w:eastAsia="fr-FR"/>
              </w:rPr>
            </w:pPr>
            <w:ins w:id="514"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133F15C4" w14:textId="77777777" w:rsidR="008D137A" w:rsidRPr="00311AB2" w:rsidRDefault="008D137A" w:rsidP="00AF4F87">
            <w:pPr>
              <w:jc w:val="center"/>
              <w:rPr>
                <w:ins w:id="515" w:author="Arnaud" w:date="2021-08-19T00:29:00Z"/>
                <w:rFonts w:ascii="Calibri" w:eastAsia="Times New Roman" w:hAnsi="Calibri" w:cs="Calibri"/>
                <w:color w:val="000000"/>
                <w:sz w:val="18"/>
                <w:szCs w:val="18"/>
                <w:lang w:val="fr-FR" w:eastAsia="fr-FR"/>
              </w:rPr>
            </w:pPr>
            <w:ins w:id="516"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7632CA4E" w14:textId="77777777" w:rsidR="008D137A" w:rsidRPr="00311AB2" w:rsidRDefault="008D137A" w:rsidP="00AF4F87">
            <w:pPr>
              <w:jc w:val="center"/>
              <w:rPr>
                <w:ins w:id="517" w:author="Arnaud" w:date="2021-08-19T00:29:00Z"/>
                <w:rFonts w:ascii="Calibri" w:eastAsia="Times New Roman" w:hAnsi="Calibri" w:cs="Calibri"/>
                <w:color w:val="000000"/>
                <w:sz w:val="18"/>
                <w:szCs w:val="18"/>
                <w:lang w:val="fr-FR" w:eastAsia="fr-FR"/>
              </w:rPr>
            </w:pPr>
            <w:ins w:id="518"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158804D4" w14:textId="77777777" w:rsidR="008D137A" w:rsidRPr="00311AB2" w:rsidRDefault="008D137A" w:rsidP="00AF4F87">
            <w:pPr>
              <w:jc w:val="center"/>
              <w:rPr>
                <w:ins w:id="519" w:author="Arnaud" w:date="2021-08-19T00:29:00Z"/>
                <w:rFonts w:ascii="Calibri" w:eastAsia="Times New Roman" w:hAnsi="Calibri" w:cs="Calibri"/>
                <w:color w:val="000000"/>
                <w:sz w:val="18"/>
                <w:szCs w:val="18"/>
                <w:lang w:val="fr-FR" w:eastAsia="fr-FR"/>
              </w:rPr>
            </w:pPr>
            <w:ins w:id="520"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1E2E0179" w14:textId="77777777" w:rsidR="008D137A" w:rsidRPr="00311AB2" w:rsidRDefault="008D137A" w:rsidP="00AF4F87">
            <w:pPr>
              <w:jc w:val="center"/>
              <w:rPr>
                <w:ins w:id="521" w:author="Arnaud" w:date="2021-08-19T00:29:00Z"/>
                <w:rFonts w:ascii="Calibri" w:eastAsia="Times New Roman" w:hAnsi="Calibri" w:cs="Calibri"/>
                <w:color w:val="000000"/>
                <w:sz w:val="18"/>
                <w:szCs w:val="18"/>
                <w:lang w:val="fr-FR" w:eastAsia="fr-FR"/>
              </w:rPr>
            </w:pPr>
            <w:ins w:id="522"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65FB4B3B" w14:textId="77777777" w:rsidR="008D137A" w:rsidRPr="00311AB2" w:rsidRDefault="008D137A" w:rsidP="00AF4F87">
            <w:pPr>
              <w:jc w:val="center"/>
              <w:rPr>
                <w:ins w:id="523" w:author="Arnaud" w:date="2021-08-19T00:29:00Z"/>
                <w:rFonts w:ascii="Calibri" w:eastAsia="Times New Roman" w:hAnsi="Calibri" w:cs="Calibri"/>
                <w:color w:val="000000"/>
                <w:sz w:val="18"/>
                <w:szCs w:val="18"/>
                <w:lang w:val="fr-FR" w:eastAsia="fr-FR"/>
              </w:rPr>
            </w:pPr>
            <w:ins w:id="524"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74821330" w14:textId="77777777" w:rsidR="008D137A" w:rsidRPr="00311AB2" w:rsidRDefault="008D137A" w:rsidP="00AF4F87">
            <w:pPr>
              <w:jc w:val="center"/>
              <w:rPr>
                <w:ins w:id="525" w:author="Arnaud" w:date="2021-08-19T00:29:00Z"/>
                <w:rFonts w:ascii="Calibri" w:eastAsia="Times New Roman" w:hAnsi="Calibri" w:cs="Calibri"/>
                <w:color w:val="000000"/>
                <w:sz w:val="18"/>
                <w:szCs w:val="18"/>
                <w:lang w:val="fr-FR" w:eastAsia="fr-FR"/>
              </w:rPr>
            </w:pPr>
            <w:ins w:id="526"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3D2702D6" w14:textId="77777777" w:rsidR="008D137A" w:rsidRPr="00311AB2" w:rsidRDefault="008D137A" w:rsidP="00AF4F87">
            <w:pPr>
              <w:jc w:val="center"/>
              <w:rPr>
                <w:ins w:id="527" w:author="Arnaud" w:date="2021-08-19T00:29:00Z"/>
                <w:rFonts w:ascii="Calibri" w:eastAsia="Times New Roman" w:hAnsi="Calibri" w:cs="Calibri"/>
                <w:color w:val="000000"/>
                <w:sz w:val="18"/>
                <w:szCs w:val="18"/>
                <w:lang w:val="fr-FR" w:eastAsia="fr-FR"/>
              </w:rPr>
            </w:pPr>
            <w:ins w:id="528"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1CA4A2E3" w14:textId="77777777" w:rsidR="008D137A" w:rsidRPr="00311AB2" w:rsidRDefault="008D137A" w:rsidP="00AF4F87">
            <w:pPr>
              <w:jc w:val="center"/>
              <w:rPr>
                <w:ins w:id="529" w:author="Arnaud" w:date="2021-08-19T00:29:00Z"/>
                <w:rFonts w:ascii="Calibri" w:eastAsia="Times New Roman" w:hAnsi="Calibri" w:cs="Calibri"/>
                <w:color w:val="000000"/>
                <w:sz w:val="18"/>
                <w:szCs w:val="18"/>
                <w:lang w:val="fr-FR" w:eastAsia="fr-FR"/>
              </w:rPr>
            </w:pPr>
            <w:ins w:id="530"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73099B74" w14:textId="77777777" w:rsidR="008D137A" w:rsidRPr="00311AB2" w:rsidRDefault="008D137A" w:rsidP="00AF4F87">
            <w:pPr>
              <w:jc w:val="center"/>
              <w:rPr>
                <w:ins w:id="531" w:author="Arnaud" w:date="2021-08-19T00:29:00Z"/>
                <w:rFonts w:ascii="Calibri" w:eastAsia="Times New Roman" w:hAnsi="Calibri" w:cs="Calibri"/>
                <w:color w:val="000000"/>
                <w:sz w:val="18"/>
                <w:szCs w:val="18"/>
                <w:lang w:val="fr-FR" w:eastAsia="fr-FR"/>
              </w:rPr>
            </w:pPr>
            <w:ins w:id="532" w:author="Arnaud" w:date="2021-08-19T00:29:00Z">
              <w:r w:rsidRPr="00311AB2">
                <w:rPr>
                  <w:rFonts w:ascii="Calibri" w:eastAsia="Times New Roman" w:hAnsi="Calibri" w:cs="Calibri"/>
                  <w:color w:val="000000"/>
                  <w:sz w:val="18"/>
                  <w:szCs w:val="18"/>
                  <w:lang w:val="fr-FR" w:eastAsia="fr-FR"/>
                </w:rPr>
                <w:t> </w:t>
              </w:r>
            </w:ins>
          </w:p>
        </w:tc>
      </w:tr>
      <w:tr w:rsidR="008D137A" w:rsidRPr="0046372A" w14:paraId="29CEC1AD" w14:textId="77777777" w:rsidTr="00AF4F87">
        <w:trPr>
          <w:trHeight w:val="288"/>
          <w:ins w:id="533" w:author="Arnaud" w:date="2021-08-19T00:29:00Z"/>
        </w:trPr>
        <w:tc>
          <w:tcPr>
            <w:tcW w:w="0" w:type="auto"/>
            <w:tcBorders>
              <w:top w:val="nil"/>
              <w:left w:val="nil"/>
              <w:bottom w:val="nil"/>
              <w:right w:val="nil"/>
            </w:tcBorders>
            <w:shd w:val="clear" w:color="000000" w:fill="FFFFFF"/>
            <w:noWrap/>
            <w:vAlign w:val="bottom"/>
            <w:hideMark/>
          </w:tcPr>
          <w:p w14:paraId="05D4984A" w14:textId="77777777" w:rsidR="008D137A" w:rsidRPr="00311AB2" w:rsidRDefault="008D137A" w:rsidP="00AF4F87">
            <w:pPr>
              <w:ind w:firstLineChars="100" w:firstLine="180"/>
              <w:rPr>
                <w:ins w:id="534" w:author="Arnaud" w:date="2021-08-19T00:29:00Z"/>
                <w:rFonts w:ascii="Calibri" w:eastAsia="Times New Roman" w:hAnsi="Calibri" w:cs="Calibri"/>
                <w:i/>
                <w:iCs/>
                <w:color w:val="000000"/>
                <w:sz w:val="18"/>
                <w:szCs w:val="18"/>
                <w:lang w:val="fr-FR" w:eastAsia="fr-FR"/>
              </w:rPr>
            </w:pPr>
            <w:proofErr w:type="spellStart"/>
            <w:ins w:id="535" w:author="Arnaud" w:date="2021-08-19T00:29:00Z">
              <w:r w:rsidRPr="00311AB2">
                <w:rPr>
                  <w:rFonts w:ascii="Calibri" w:eastAsia="Times New Roman" w:hAnsi="Calibri" w:cs="Calibri"/>
                  <w:i/>
                  <w:iCs/>
                  <w:color w:val="000000"/>
                  <w:sz w:val="18"/>
                  <w:szCs w:val="18"/>
                  <w:lang w:val="fr-FR" w:eastAsia="fr-FR"/>
                </w:rPr>
                <w:t>Mean</w:t>
              </w:r>
              <w:proofErr w:type="spellEnd"/>
            </w:ins>
          </w:p>
        </w:tc>
        <w:tc>
          <w:tcPr>
            <w:tcW w:w="0" w:type="auto"/>
            <w:tcBorders>
              <w:top w:val="nil"/>
              <w:left w:val="nil"/>
              <w:bottom w:val="nil"/>
              <w:right w:val="nil"/>
            </w:tcBorders>
            <w:shd w:val="clear" w:color="000000" w:fill="FFFFFF"/>
            <w:noWrap/>
            <w:vAlign w:val="bottom"/>
            <w:hideMark/>
          </w:tcPr>
          <w:p w14:paraId="47E306EE" w14:textId="77777777" w:rsidR="008D137A" w:rsidRPr="00311AB2" w:rsidRDefault="008D137A" w:rsidP="00AF4F87">
            <w:pPr>
              <w:jc w:val="center"/>
              <w:rPr>
                <w:ins w:id="536" w:author="Arnaud" w:date="2021-08-19T00:29:00Z"/>
                <w:rFonts w:ascii="Calibri" w:eastAsia="Times New Roman" w:hAnsi="Calibri" w:cs="Calibri"/>
                <w:color w:val="000000"/>
                <w:sz w:val="18"/>
                <w:szCs w:val="18"/>
                <w:lang w:val="fr-FR" w:eastAsia="fr-FR"/>
              </w:rPr>
            </w:pPr>
            <w:ins w:id="537" w:author="Arnaud" w:date="2021-08-19T00:29:00Z">
              <w:r w:rsidRPr="00311AB2">
                <w:rPr>
                  <w:rFonts w:ascii="Calibri" w:eastAsia="Times New Roman" w:hAnsi="Calibri" w:cs="Calibri"/>
                  <w:color w:val="000000"/>
                  <w:sz w:val="18"/>
                  <w:szCs w:val="18"/>
                  <w:lang w:val="fr-FR" w:eastAsia="fr-FR"/>
                </w:rPr>
                <w:t>7</w:t>
              </w:r>
              <w:r>
                <w:rPr>
                  <w:rFonts w:ascii="Calibri" w:eastAsia="Times New Roman" w:hAnsi="Calibri" w:cs="Calibri"/>
                  <w:color w:val="000000"/>
                  <w:sz w:val="18"/>
                  <w:szCs w:val="18"/>
                  <w:lang w:val="fr-FR" w:eastAsia="fr-FR"/>
                </w:rPr>
                <w:t>70.0</w:t>
              </w:r>
            </w:ins>
          </w:p>
        </w:tc>
        <w:tc>
          <w:tcPr>
            <w:tcW w:w="0" w:type="auto"/>
            <w:tcBorders>
              <w:top w:val="nil"/>
              <w:left w:val="nil"/>
              <w:bottom w:val="nil"/>
              <w:right w:val="nil"/>
            </w:tcBorders>
            <w:shd w:val="clear" w:color="000000" w:fill="FFFFFF"/>
            <w:noWrap/>
            <w:vAlign w:val="bottom"/>
            <w:hideMark/>
          </w:tcPr>
          <w:p w14:paraId="6B8DAD34" w14:textId="77777777" w:rsidR="008D137A" w:rsidRPr="00311AB2" w:rsidRDefault="008D137A" w:rsidP="00AF4F87">
            <w:pPr>
              <w:jc w:val="center"/>
              <w:rPr>
                <w:ins w:id="538" w:author="Arnaud" w:date="2021-08-19T00:29:00Z"/>
                <w:rFonts w:ascii="Calibri" w:eastAsia="Times New Roman" w:hAnsi="Calibri" w:cs="Calibri"/>
                <w:color w:val="000000"/>
                <w:sz w:val="18"/>
                <w:szCs w:val="18"/>
                <w:lang w:val="fr-FR" w:eastAsia="fr-FR"/>
              </w:rPr>
            </w:pPr>
            <w:ins w:id="539" w:author="Arnaud" w:date="2021-08-19T00:29:00Z">
              <w:r w:rsidRPr="00311AB2">
                <w:rPr>
                  <w:rFonts w:ascii="Calibri" w:eastAsia="Times New Roman" w:hAnsi="Calibri" w:cs="Calibri"/>
                  <w:color w:val="000000"/>
                  <w:sz w:val="18"/>
                  <w:szCs w:val="18"/>
                  <w:lang w:val="fr-FR" w:eastAsia="fr-FR"/>
                </w:rPr>
                <w:t>351.7</w:t>
              </w:r>
            </w:ins>
          </w:p>
        </w:tc>
        <w:tc>
          <w:tcPr>
            <w:tcW w:w="0" w:type="auto"/>
            <w:tcBorders>
              <w:top w:val="nil"/>
              <w:left w:val="nil"/>
              <w:bottom w:val="nil"/>
              <w:right w:val="nil"/>
            </w:tcBorders>
            <w:shd w:val="clear" w:color="000000" w:fill="FFFFFF"/>
            <w:noWrap/>
            <w:vAlign w:val="bottom"/>
            <w:hideMark/>
          </w:tcPr>
          <w:p w14:paraId="353A8E71" w14:textId="77777777" w:rsidR="008D137A" w:rsidRPr="00311AB2" w:rsidRDefault="008D137A" w:rsidP="00AF4F87">
            <w:pPr>
              <w:jc w:val="center"/>
              <w:rPr>
                <w:ins w:id="540" w:author="Arnaud" w:date="2021-08-19T00:29:00Z"/>
                <w:rFonts w:ascii="Calibri" w:eastAsia="Times New Roman" w:hAnsi="Calibri" w:cs="Calibri"/>
                <w:color w:val="000000"/>
                <w:sz w:val="18"/>
                <w:szCs w:val="18"/>
                <w:lang w:val="fr-FR" w:eastAsia="fr-FR"/>
              </w:rPr>
            </w:pPr>
            <w:ins w:id="541"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227743EB" w14:textId="77777777" w:rsidR="008D137A" w:rsidRPr="00311AB2" w:rsidRDefault="008D137A" w:rsidP="00AF4F87">
            <w:pPr>
              <w:jc w:val="center"/>
              <w:rPr>
                <w:ins w:id="542" w:author="Arnaud" w:date="2021-08-19T00:29:00Z"/>
                <w:rFonts w:ascii="Calibri" w:eastAsia="Times New Roman" w:hAnsi="Calibri" w:cs="Calibri"/>
                <w:color w:val="000000"/>
                <w:sz w:val="18"/>
                <w:szCs w:val="18"/>
                <w:lang w:val="fr-FR" w:eastAsia="fr-FR"/>
              </w:rPr>
            </w:pPr>
            <w:ins w:id="543" w:author="Arnaud" w:date="2021-08-19T00:29:00Z">
              <w:r w:rsidRPr="00311AB2">
                <w:rPr>
                  <w:rFonts w:ascii="Calibri" w:eastAsia="Times New Roman" w:hAnsi="Calibri" w:cs="Calibri"/>
                  <w:color w:val="000000"/>
                  <w:sz w:val="18"/>
                  <w:szCs w:val="18"/>
                  <w:lang w:val="fr-FR" w:eastAsia="fr-FR"/>
                </w:rPr>
                <w:t>1</w:t>
              </w:r>
              <w:r>
                <w:rPr>
                  <w:rFonts w:ascii="Calibri" w:eastAsia="Times New Roman" w:hAnsi="Calibri" w:cs="Calibri"/>
                  <w:color w:val="000000"/>
                  <w:sz w:val="18"/>
                  <w:szCs w:val="18"/>
                  <w:lang w:val="fr-FR" w:eastAsia="fr-FR"/>
                </w:rPr>
                <w:t>,</w:t>
              </w:r>
              <w:r w:rsidRPr="00311AB2">
                <w:rPr>
                  <w:rFonts w:ascii="Calibri" w:eastAsia="Times New Roman" w:hAnsi="Calibri" w:cs="Calibri"/>
                  <w:color w:val="000000"/>
                  <w:sz w:val="18"/>
                  <w:szCs w:val="18"/>
                  <w:lang w:val="fr-FR" w:eastAsia="fr-FR"/>
                </w:rPr>
                <w:t>684.</w:t>
              </w:r>
              <w:r>
                <w:rPr>
                  <w:rFonts w:ascii="Calibri" w:eastAsia="Times New Roman" w:hAnsi="Calibri" w:cs="Calibri"/>
                  <w:color w:val="000000"/>
                  <w:sz w:val="18"/>
                  <w:szCs w:val="18"/>
                  <w:lang w:val="fr-FR" w:eastAsia="fr-FR"/>
                </w:rPr>
                <w:t>7</w:t>
              </w:r>
            </w:ins>
          </w:p>
        </w:tc>
        <w:tc>
          <w:tcPr>
            <w:tcW w:w="0" w:type="auto"/>
            <w:tcBorders>
              <w:top w:val="nil"/>
              <w:left w:val="nil"/>
              <w:bottom w:val="nil"/>
              <w:right w:val="nil"/>
            </w:tcBorders>
            <w:shd w:val="clear" w:color="000000" w:fill="FFFFFF"/>
            <w:noWrap/>
            <w:vAlign w:val="bottom"/>
            <w:hideMark/>
          </w:tcPr>
          <w:p w14:paraId="5475510E" w14:textId="77777777" w:rsidR="008D137A" w:rsidRPr="00311AB2" w:rsidRDefault="008D137A" w:rsidP="00AF4F87">
            <w:pPr>
              <w:jc w:val="center"/>
              <w:rPr>
                <w:ins w:id="544" w:author="Arnaud" w:date="2021-08-19T00:29:00Z"/>
                <w:rFonts w:ascii="Calibri" w:eastAsia="Times New Roman" w:hAnsi="Calibri" w:cs="Calibri"/>
                <w:color w:val="000000"/>
                <w:sz w:val="18"/>
                <w:szCs w:val="18"/>
                <w:lang w:val="fr-FR" w:eastAsia="fr-FR"/>
              </w:rPr>
            </w:pPr>
            <w:ins w:id="545" w:author="Arnaud" w:date="2021-08-19T00:29:00Z">
              <w:r w:rsidRPr="00311AB2">
                <w:rPr>
                  <w:rFonts w:ascii="Calibri" w:eastAsia="Times New Roman" w:hAnsi="Calibri" w:cs="Calibri"/>
                  <w:color w:val="000000"/>
                  <w:sz w:val="18"/>
                  <w:szCs w:val="18"/>
                  <w:lang w:val="fr-FR" w:eastAsia="fr-FR"/>
                </w:rPr>
                <w:t>1</w:t>
              </w:r>
              <w:r>
                <w:rPr>
                  <w:rFonts w:ascii="Calibri" w:eastAsia="Times New Roman" w:hAnsi="Calibri" w:cs="Calibri"/>
                  <w:color w:val="000000"/>
                  <w:sz w:val="18"/>
                  <w:szCs w:val="18"/>
                  <w:lang w:val="fr-FR" w:eastAsia="fr-FR"/>
                </w:rPr>
                <w:t>,</w:t>
              </w:r>
              <w:r w:rsidRPr="00311AB2">
                <w:rPr>
                  <w:rFonts w:ascii="Calibri" w:eastAsia="Times New Roman" w:hAnsi="Calibri" w:cs="Calibri"/>
                  <w:color w:val="000000"/>
                  <w:sz w:val="18"/>
                  <w:szCs w:val="18"/>
                  <w:lang w:val="fr-FR" w:eastAsia="fr-FR"/>
                </w:rPr>
                <w:t>098.3</w:t>
              </w:r>
            </w:ins>
          </w:p>
        </w:tc>
        <w:tc>
          <w:tcPr>
            <w:tcW w:w="0" w:type="auto"/>
            <w:tcBorders>
              <w:top w:val="nil"/>
              <w:left w:val="nil"/>
              <w:bottom w:val="nil"/>
              <w:right w:val="nil"/>
            </w:tcBorders>
            <w:shd w:val="clear" w:color="000000" w:fill="FFFFFF"/>
            <w:noWrap/>
            <w:vAlign w:val="bottom"/>
            <w:hideMark/>
          </w:tcPr>
          <w:p w14:paraId="33B37940" w14:textId="77777777" w:rsidR="008D137A" w:rsidRPr="00311AB2" w:rsidRDefault="008D137A" w:rsidP="00AF4F87">
            <w:pPr>
              <w:jc w:val="center"/>
              <w:rPr>
                <w:ins w:id="546" w:author="Arnaud" w:date="2021-08-19T00:29:00Z"/>
                <w:rFonts w:ascii="Calibri" w:eastAsia="Times New Roman" w:hAnsi="Calibri" w:cs="Calibri"/>
                <w:color w:val="000000"/>
                <w:sz w:val="18"/>
                <w:szCs w:val="18"/>
                <w:lang w:val="fr-FR" w:eastAsia="fr-FR"/>
              </w:rPr>
            </w:pPr>
            <w:ins w:id="547"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073F6D10" w14:textId="77777777" w:rsidR="008D137A" w:rsidRPr="00311AB2" w:rsidRDefault="008D137A" w:rsidP="00AF4F87">
            <w:pPr>
              <w:jc w:val="center"/>
              <w:rPr>
                <w:ins w:id="548" w:author="Arnaud" w:date="2021-08-19T00:29:00Z"/>
                <w:rFonts w:ascii="Calibri" w:eastAsia="Times New Roman" w:hAnsi="Calibri" w:cs="Calibri"/>
                <w:color w:val="000000"/>
                <w:sz w:val="18"/>
                <w:szCs w:val="18"/>
                <w:lang w:val="fr-FR" w:eastAsia="fr-FR"/>
              </w:rPr>
            </w:pPr>
            <w:ins w:id="549" w:author="Arnaud" w:date="2021-08-19T00:29:00Z">
              <w:r w:rsidRPr="00311AB2">
                <w:rPr>
                  <w:rFonts w:ascii="Calibri" w:eastAsia="Times New Roman" w:hAnsi="Calibri" w:cs="Calibri"/>
                  <w:color w:val="000000"/>
                  <w:sz w:val="18"/>
                  <w:szCs w:val="18"/>
                  <w:lang w:val="fr-FR" w:eastAsia="fr-FR"/>
                </w:rPr>
                <w:t>2</w:t>
              </w:r>
              <w:r>
                <w:rPr>
                  <w:rFonts w:ascii="Calibri" w:eastAsia="Times New Roman" w:hAnsi="Calibri" w:cs="Calibri"/>
                  <w:color w:val="000000"/>
                  <w:sz w:val="18"/>
                  <w:szCs w:val="18"/>
                  <w:lang w:val="fr-FR" w:eastAsia="fr-FR"/>
                </w:rPr>
                <w:t>,</w:t>
              </w:r>
              <w:r w:rsidRPr="00311AB2">
                <w:rPr>
                  <w:rFonts w:ascii="Calibri" w:eastAsia="Times New Roman" w:hAnsi="Calibri" w:cs="Calibri"/>
                  <w:color w:val="000000"/>
                  <w:sz w:val="18"/>
                  <w:szCs w:val="18"/>
                  <w:lang w:val="fr-FR" w:eastAsia="fr-FR"/>
                </w:rPr>
                <w:t>047.</w:t>
              </w:r>
              <w:r>
                <w:rPr>
                  <w:rFonts w:ascii="Calibri" w:eastAsia="Times New Roman" w:hAnsi="Calibri" w:cs="Calibri"/>
                  <w:color w:val="000000"/>
                  <w:sz w:val="18"/>
                  <w:szCs w:val="18"/>
                  <w:lang w:val="fr-FR" w:eastAsia="fr-FR"/>
                </w:rPr>
                <w:t>3</w:t>
              </w:r>
            </w:ins>
          </w:p>
        </w:tc>
        <w:tc>
          <w:tcPr>
            <w:tcW w:w="0" w:type="auto"/>
            <w:tcBorders>
              <w:top w:val="nil"/>
              <w:left w:val="nil"/>
              <w:bottom w:val="nil"/>
              <w:right w:val="nil"/>
            </w:tcBorders>
            <w:shd w:val="clear" w:color="000000" w:fill="FFFFFF"/>
            <w:noWrap/>
            <w:vAlign w:val="bottom"/>
            <w:hideMark/>
          </w:tcPr>
          <w:p w14:paraId="2747A600" w14:textId="77777777" w:rsidR="008D137A" w:rsidRPr="00311AB2" w:rsidRDefault="008D137A" w:rsidP="00AF4F87">
            <w:pPr>
              <w:jc w:val="center"/>
              <w:rPr>
                <w:ins w:id="550" w:author="Arnaud" w:date="2021-08-19T00:29:00Z"/>
                <w:rFonts w:ascii="Calibri" w:eastAsia="Times New Roman" w:hAnsi="Calibri" w:cs="Calibri"/>
                <w:color w:val="000000"/>
                <w:sz w:val="18"/>
                <w:szCs w:val="18"/>
                <w:lang w:val="fr-FR" w:eastAsia="fr-FR"/>
              </w:rPr>
            </w:pPr>
            <w:ins w:id="551" w:author="Arnaud" w:date="2021-08-19T00:29:00Z">
              <w:r w:rsidRPr="00311AB2">
                <w:rPr>
                  <w:rFonts w:ascii="Calibri" w:eastAsia="Times New Roman" w:hAnsi="Calibri" w:cs="Calibri"/>
                  <w:color w:val="000000"/>
                  <w:sz w:val="18"/>
                  <w:szCs w:val="18"/>
                  <w:lang w:val="fr-FR" w:eastAsia="fr-FR"/>
                </w:rPr>
                <w:t>1</w:t>
              </w:r>
              <w:r>
                <w:rPr>
                  <w:rFonts w:ascii="Calibri" w:eastAsia="Times New Roman" w:hAnsi="Calibri" w:cs="Calibri"/>
                  <w:color w:val="000000"/>
                  <w:sz w:val="18"/>
                  <w:szCs w:val="18"/>
                  <w:lang w:val="fr-FR" w:eastAsia="fr-FR"/>
                </w:rPr>
                <w:t>,</w:t>
              </w:r>
              <w:r w:rsidRPr="00311AB2">
                <w:rPr>
                  <w:rFonts w:ascii="Calibri" w:eastAsia="Times New Roman" w:hAnsi="Calibri" w:cs="Calibri"/>
                  <w:color w:val="000000"/>
                  <w:sz w:val="18"/>
                  <w:szCs w:val="18"/>
                  <w:lang w:val="fr-FR" w:eastAsia="fr-FR"/>
                </w:rPr>
                <w:t>267.9</w:t>
              </w:r>
            </w:ins>
          </w:p>
        </w:tc>
        <w:tc>
          <w:tcPr>
            <w:tcW w:w="0" w:type="auto"/>
            <w:tcBorders>
              <w:top w:val="nil"/>
              <w:left w:val="nil"/>
              <w:bottom w:val="nil"/>
              <w:right w:val="nil"/>
            </w:tcBorders>
            <w:shd w:val="clear" w:color="000000" w:fill="FFFFFF"/>
            <w:noWrap/>
            <w:vAlign w:val="bottom"/>
            <w:hideMark/>
          </w:tcPr>
          <w:p w14:paraId="02B827C5" w14:textId="77777777" w:rsidR="008D137A" w:rsidRPr="00311AB2" w:rsidRDefault="008D137A" w:rsidP="00AF4F87">
            <w:pPr>
              <w:jc w:val="center"/>
              <w:rPr>
                <w:ins w:id="552" w:author="Arnaud" w:date="2021-08-19T00:29:00Z"/>
                <w:rFonts w:ascii="Calibri" w:eastAsia="Times New Roman" w:hAnsi="Calibri" w:cs="Calibri"/>
                <w:color w:val="000000"/>
                <w:sz w:val="18"/>
                <w:szCs w:val="18"/>
                <w:lang w:val="fr-FR" w:eastAsia="fr-FR"/>
              </w:rPr>
            </w:pPr>
            <w:ins w:id="553"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6DDA54E7" w14:textId="77777777" w:rsidR="008D137A" w:rsidRPr="00311AB2" w:rsidRDefault="008D137A" w:rsidP="00AF4F87">
            <w:pPr>
              <w:jc w:val="center"/>
              <w:rPr>
                <w:ins w:id="554" w:author="Arnaud" w:date="2021-08-19T00:29:00Z"/>
                <w:rFonts w:ascii="Calibri" w:eastAsia="Times New Roman" w:hAnsi="Calibri" w:cs="Calibri"/>
                <w:color w:val="000000"/>
                <w:sz w:val="18"/>
                <w:szCs w:val="18"/>
                <w:lang w:val="fr-FR" w:eastAsia="fr-FR"/>
              </w:rPr>
            </w:pPr>
            <w:ins w:id="555" w:author="Arnaud" w:date="2021-08-19T00:29:00Z">
              <w:r w:rsidRPr="00311AB2">
                <w:rPr>
                  <w:rFonts w:ascii="Calibri" w:eastAsia="Times New Roman" w:hAnsi="Calibri" w:cs="Calibri"/>
                  <w:color w:val="000000"/>
                  <w:sz w:val="18"/>
                  <w:szCs w:val="18"/>
                  <w:lang w:val="fr-FR" w:eastAsia="fr-FR"/>
                </w:rPr>
                <w:t>1</w:t>
              </w:r>
              <w:r>
                <w:rPr>
                  <w:rFonts w:ascii="Calibri" w:eastAsia="Times New Roman" w:hAnsi="Calibri" w:cs="Calibri"/>
                  <w:color w:val="000000"/>
                  <w:sz w:val="18"/>
                  <w:szCs w:val="18"/>
                  <w:lang w:val="fr-FR" w:eastAsia="fr-FR"/>
                </w:rPr>
                <w:t>,</w:t>
              </w:r>
              <w:r w:rsidRPr="00311AB2">
                <w:rPr>
                  <w:rFonts w:ascii="Calibri" w:eastAsia="Times New Roman" w:hAnsi="Calibri" w:cs="Calibri"/>
                  <w:color w:val="000000"/>
                  <w:sz w:val="18"/>
                  <w:szCs w:val="18"/>
                  <w:lang w:val="fr-FR" w:eastAsia="fr-FR"/>
                </w:rPr>
                <w:t>29</w:t>
              </w:r>
              <w:r>
                <w:rPr>
                  <w:rFonts w:ascii="Calibri" w:eastAsia="Times New Roman" w:hAnsi="Calibri" w:cs="Calibri"/>
                  <w:color w:val="000000"/>
                  <w:sz w:val="18"/>
                  <w:szCs w:val="18"/>
                  <w:lang w:val="fr-FR" w:eastAsia="fr-FR"/>
                </w:rPr>
                <w:t>4</w:t>
              </w:r>
              <w:r w:rsidRPr="00311AB2">
                <w:rPr>
                  <w:rFonts w:ascii="Calibri" w:eastAsia="Times New Roman" w:hAnsi="Calibri" w:cs="Calibri"/>
                  <w:color w:val="000000"/>
                  <w:sz w:val="18"/>
                  <w:szCs w:val="18"/>
                  <w:lang w:val="fr-FR" w:eastAsia="fr-FR"/>
                </w:rPr>
                <w:t>.</w:t>
              </w:r>
              <w:r>
                <w:rPr>
                  <w:rFonts w:ascii="Calibri" w:eastAsia="Times New Roman" w:hAnsi="Calibri" w:cs="Calibri"/>
                  <w:color w:val="000000"/>
                  <w:sz w:val="18"/>
                  <w:szCs w:val="18"/>
                  <w:lang w:val="fr-FR" w:eastAsia="fr-FR"/>
                </w:rPr>
                <w:t>0</w:t>
              </w:r>
            </w:ins>
          </w:p>
        </w:tc>
        <w:tc>
          <w:tcPr>
            <w:tcW w:w="0" w:type="auto"/>
            <w:tcBorders>
              <w:top w:val="nil"/>
              <w:left w:val="nil"/>
              <w:bottom w:val="nil"/>
              <w:right w:val="nil"/>
            </w:tcBorders>
            <w:shd w:val="clear" w:color="000000" w:fill="FFFFFF"/>
            <w:noWrap/>
            <w:vAlign w:val="bottom"/>
            <w:hideMark/>
          </w:tcPr>
          <w:p w14:paraId="6BF825CB" w14:textId="77777777" w:rsidR="008D137A" w:rsidRPr="00311AB2" w:rsidRDefault="008D137A" w:rsidP="00AF4F87">
            <w:pPr>
              <w:jc w:val="center"/>
              <w:rPr>
                <w:ins w:id="556" w:author="Arnaud" w:date="2021-08-19T00:29:00Z"/>
                <w:rFonts w:ascii="Calibri" w:eastAsia="Times New Roman" w:hAnsi="Calibri" w:cs="Calibri"/>
                <w:color w:val="000000"/>
                <w:sz w:val="18"/>
                <w:szCs w:val="18"/>
                <w:lang w:val="fr-FR" w:eastAsia="fr-FR"/>
              </w:rPr>
            </w:pPr>
            <w:ins w:id="557" w:author="Arnaud" w:date="2021-08-19T00:29:00Z">
              <w:r w:rsidRPr="00311AB2">
                <w:rPr>
                  <w:rFonts w:ascii="Calibri" w:eastAsia="Times New Roman" w:hAnsi="Calibri" w:cs="Calibri"/>
                  <w:color w:val="000000"/>
                  <w:sz w:val="18"/>
                  <w:szCs w:val="18"/>
                  <w:lang w:val="fr-FR" w:eastAsia="fr-FR"/>
                </w:rPr>
                <w:t>7</w:t>
              </w:r>
              <w:r>
                <w:rPr>
                  <w:rFonts w:ascii="Calibri" w:eastAsia="Times New Roman" w:hAnsi="Calibri" w:cs="Calibri"/>
                  <w:color w:val="000000"/>
                  <w:sz w:val="18"/>
                  <w:szCs w:val="18"/>
                  <w:lang w:val="fr-FR" w:eastAsia="fr-FR"/>
                </w:rPr>
                <w:t>60</w:t>
              </w:r>
              <w:r w:rsidRPr="00311AB2">
                <w:rPr>
                  <w:rFonts w:ascii="Calibri" w:eastAsia="Times New Roman" w:hAnsi="Calibri" w:cs="Calibri"/>
                  <w:color w:val="000000"/>
                  <w:sz w:val="18"/>
                  <w:szCs w:val="18"/>
                  <w:lang w:val="fr-FR" w:eastAsia="fr-FR"/>
                </w:rPr>
                <w:t>.</w:t>
              </w:r>
              <w:r>
                <w:rPr>
                  <w:rFonts w:ascii="Calibri" w:eastAsia="Times New Roman" w:hAnsi="Calibri" w:cs="Calibri"/>
                  <w:color w:val="000000"/>
                  <w:sz w:val="18"/>
                  <w:szCs w:val="18"/>
                  <w:lang w:val="fr-FR" w:eastAsia="fr-FR"/>
                </w:rPr>
                <w:t>0</w:t>
              </w:r>
            </w:ins>
          </w:p>
        </w:tc>
      </w:tr>
      <w:tr w:rsidR="008D137A" w:rsidRPr="0046372A" w14:paraId="4D1990F7" w14:textId="77777777" w:rsidTr="00AF4F87">
        <w:trPr>
          <w:trHeight w:val="288"/>
          <w:ins w:id="558" w:author="Arnaud" w:date="2021-08-19T00:29:00Z"/>
        </w:trPr>
        <w:tc>
          <w:tcPr>
            <w:tcW w:w="0" w:type="auto"/>
            <w:tcBorders>
              <w:top w:val="nil"/>
              <w:left w:val="nil"/>
              <w:bottom w:val="nil"/>
              <w:right w:val="nil"/>
            </w:tcBorders>
            <w:shd w:val="clear" w:color="000000" w:fill="FFFFFF"/>
            <w:noWrap/>
            <w:vAlign w:val="bottom"/>
            <w:hideMark/>
          </w:tcPr>
          <w:p w14:paraId="7BE8D718" w14:textId="77777777" w:rsidR="008D137A" w:rsidRPr="00311AB2" w:rsidRDefault="008D137A" w:rsidP="00AF4F87">
            <w:pPr>
              <w:ind w:firstLineChars="100" w:firstLine="180"/>
              <w:rPr>
                <w:ins w:id="559" w:author="Arnaud" w:date="2021-08-19T00:29:00Z"/>
                <w:rFonts w:ascii="Calibri" w:eastAsia="Times New Roman" w:hAnsi="Calibri" w:cs="Calibri"/>
                <w:i/>
                <w:iCs/>
                <w:color w:val="000000"/>
                <w:sz w:val="18"/>
                <w:szCs w:val="18"/>
                <w:lang w:val="fr-FR" w:eastAsia="fr-FR"/>
              </w:rPr>
            </w:pPr>
            <w:ins w:id="560" w:author="Arnaud" w:date="2021-08-19T00:29:00Z">
              <w:r w:rsidRPr="00311AB2">
                <w:rPr>
                  <w:rFonts w:ascii="Calibri" w:eastAsia="Times New Roman" w:hAnsi="Calibri" w:cs="Calibri"/>
                  <w:i/>
                  <w:iCs/>
                  <w:color w:val="000000"/>
                  <w:sz w:val="18"/>
                  <w:szCs w:val="18"/>
                  <w:lang w:val="fr-FR" w:eastAsia="fr-FR"/>
                </w:rPr>
                <w:t>SD</w:t>
              </w:r>
            </w:ins>
          </w:p>
        </w:tc>
        <w:tc>
          <w:tcPr>
            <w:tcW w:w="0" w:type="auto"/>
            <w:tcBorders>
              <w:top w:val="nil"/>
              <w:left w:val="nil"/>
              <w:bottom w:val="nil"/>
              <w:right w:val="nil"/>
            </w:tcBorders>
            <w:shd w:val="clear" w:color="000000" w:fill="FFFFFF"/>
            <w:noWrap/>
            <w:vAlign w:val="bottom"/>
            <w:hideMark/>
          </w:tcPr>
          <w:p w14:paraId="2E90BE56" w14:textId="77777777" w:rsidR="008D137A" w:rsidRPr="00311AB2" w:rsidRDefault="008D137A" w:rsidP="00AF4F87">
            <w:pPr>
              <w:jc w:val="center"/>
              <w:rPr>
                <w:ins w:id="561" w:author="Arnaud" w:date="2021-08-19T00:29:00Z"/>
                <w:rFonts w:ascii="Calibri" w:eastAsia="Times New Roman" w:hAnsi="Calibri" w:cs="Calibri"/>
                <w:color w:val="000000"/>
                <w:sz w:val="18"/>
                <w:szCs w:val="18"/>
                <w:lang w:val="fr-FR" w:eastAsia="fr-FR"/>
              </w:rPr>
            </w:pPr>
            <w:ins w:id="562" w:author="Arnaud" w:date="2021-08-19T00:29:00Z">
              <w:r w:rsidRPr="00311AB2">
                <w:rPr>
                  <w:rFonts w:ascii="Calibri" w:eastAsia="Times New Roman" w:hAnsi="Calibri" w:cs="Calibri"/>
                  <w:color w:val="000000"/>
                  <w:sz w:val="18"/>
                  <w:szCs w:val="18"/>
                  <w:lang w:val="fr-FR" w:eastAsia="fr-FR"/>
                </w:rPr>
                <w:t>945.0</w:t>
              </w:r>
            </w:ins>
          </w:p>
        </w:tc>
        <w:tc>
          <w:tcPr>
            <w:tcW w:w="0" w:type="auto"/>
            <w:tcBorders>
              <w:top w:val="nil"/>
              <w:left w:val="nil"/>
              <w:bottom w:val="nil"/>
              <w:right w:val="nil"/>
            </w:tcBorders>
            <w:shd w:val="clear" w:color="000000" w:fill="FFFFFF"/>
            <w:noWrap/>
            <w:vAlign w:val="bottom"/>
            <w:hideMark/>
          </w:tcPr>
          <w:p w14:paraId="01E2C495" w14:textId="77777777" w:rsidR="008D137A" w:rsidRPr="00311AB2" w:rsidRDefault="008D137A" w:rsidP="00AF4F87">
            <w:pPr>
              <w:jc w:val="center"/>
              <w:rPr>
                <w:ins w:id="563" w:author="Arnaud" w:date="2021-08-19T00:29:00Z"/>
                <w:rFonts w:ascii="Calibri" w:eastAsia="Times New Roman" w:hAnsi="Calibri" w:cs="Calibri"/>
                <w:color w:val="000000"/>
                <w:sz w:val="18"/>
                <w:szCs w:val="18"/>
                <w:lang w:val="fr-FR" w:eastAsia="fr-FR"/>
              </w:rPr>
            </w:pPr>
            <w:ins w:id="564" w:author="Arnaud" w:date="2021-08-19T00:29:00Z">
              <w:r w:rsidRPr="00311AB2">
                <w:rPr>
                  <w:rFonts w:ascii="Calibri" w:eastAsia="Times New Roman" w:hAnsi="Calibri" w:cs="Calibri"/>
                  <w:color w:val="000000"/>
                  <w:sz w:val="18"/>
                  <w:szCs w:val="18"/>
                  <w:lang w:val="fr-FR" w:eastAsia="fr-FR"/>
                </w:rPr>
                <w:t>67</w:t>
              </w:r>
              <w:r>
                <w:rPr>
                  <w:rFonts w:ascii="Calibri" w:eastAsia="Times New Roman" w:hAnsi="Calibri" w:cs="Calibri"/>
                  <w:color w:val="000000"/>
                  <w:sz w:val="18"/>
                  <w:szCs w:val="18"/>
                  <w:lang w:val="fr-FR" w:eastAsia="fr-FR"/>
                </w:rPr>
                <w:t>5</w:t>
              </w:r>
              <w:r w:rsidRPr="00311AB2">
                <w:rPr>
                  <w:rFonts w:ascii="Calibri" w:eastAsia="Times New Roman" w:hAnsi="Calibri" w:cs="Calibri"/>
                  <w:color w:val="000000"/>
                  <w:sz w:val="18"/>
                  <w:szCs w:val="18"/>
                  <w:lang w:val="fr-FR" w:eastAsia="fr-FR"/>
                </w:rPr>
                <w:t>.</w:t>
              </w:r>
              <w:r>
                <w:rPr>
                  <w:rFonts w:ascii="Calibri" w:eastAsia="Times New Roman" w:hAnsi="Calibri" w:cs="Calibri"/>
                  <w:color w:val="000000"/>
                  <w:sz w:val="18"/>
                  <w:szCs w:val="18"/>
                  <w:lang w:val="fr-FR" w:eastAsia="fr-FR"/>
                </w:rPr>
                <w:t>0</w:t>
              </w:r>
            </w:ins>
          </w:p>
        </w:tc>
        <w:tc>
          <w:tcPr>
            <w:tcW w:w="0" w:type="auto"/>
            <w:tcBorders>
              <w:top w:val="nil"/>
              <w:left w:val="nil"/>
              <w:bottom w:val="nil"/>
              <w:right w:val="nil"/>
            </w:tcBorders>
            <w:shd w:val="clear" w:color="000000" w:fill="FFFFFF"/>
            <w:noWrap/>
            <w:vAlign w:val="bottom"/>
            <w:hideMark/>
          </w:tcPr>
          <w:p w14:paraId="739C4BB6" w14:textId="77777777" w:rsidR="008D137A" w:rsidRPr="00311AB2" w:rsidRDefault="008D137A" w:rsidP="00AF4F87">
            <w:pPr>
              <w:jc w:val="center"/>
              <w:rPr>
                <w:ins w:id="565" w:author="Arnaud" w:date="2021-08-19T00:29:00Z"/>
                <w:rFonts w:ascii="Calibri" w:eastAsia="Times New Roman" w:hAnsi="Calibri" w:cs="Calibri"/>
                <w:color w:val="000000"/>
                <w:sz w:val="18"/>
                <w:szCs w:val="18"/>
                <w:lang w:val="fr-FR" w:eastAsia="fr-FR"/>
              </w:rPr>
            </w:pPr>
            <w:ins w:id="566"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4E117F2D" w14:textId="77777777" w:rsidR="008D137A" w:rsidRPr="00311AB2" w:rsidRDefault="008D137A" w:rsidP="00AF4F87">
            <w:pPr>
              <w:jc w:val="center"/>
              <w:rPr>
                <w:ins w:id="567" w:author="Arnaud" w:date="2021-08-19T00:29:00Z"/>
                <w:rFonts w:ascii="Calibri" w:eastAsia="Times New Roman" w:hAnsi="Calibri" w:cs="Calibri"/>
                <w:color w:val="000000"/>
                <w:sz w:val="18"/>
                <w:szCs w:val="18"/>
                <w:lang w:val="fr-FR" w:eastAsia="fr-FR"/>
              </w:rPr>
            </w:pPr>
            <w:ins w:id="568" w:author="Arnaud" w:date="2021-08-19T00:29:00Z">
              <w:r w:rsidRPr="00311AB2">
                <w:rPr>
                  <w:rFonts w:ascii="Calibri" w:eastAsia="Times New Roman" w:hAnsi="Calibri" w:cs="Calibri"/>
                  <w:color w:val="000000"/>
                  <w:sz w:val="18"/>
                  <w:szCs w:val="18"/>
                  <w:lang w:val="fr-FR" w:eastAsia="fr-FR"/>
                </w:rPr>
                <w:t>1</w:t>
              </w:r>
              <w:r>
                <w:rPr>
                  <w:rFonts w:ascii="Calibri" w:eastAsia="Times New Roman" w:hAnsi="Calibri" w:cs="Calibri"/>
                  <w:color w:val="000000"/>
                  <w:sz w:val="18"/>
                  <w:szCs w:val="18"/>
                  <w:lang w:val="fr-FR" w:eastAsia="fr-FR"/>
                </w:rPr>
                <w:t>,</w:t>
              </w:r>
              <w:r w:rsidRPr="00311AB2">
                <w:rPr>
                  <w:rFonts w:ascii="Calibri" w:eastAsia="Times New Roman" w:hAnsi="Calibri" w:cs="Calibri"/>
                  <w:color w:val="000000"/>
                  <w:sz w:val="18"/>
                  <w:szCs w:val="18"/>
                  <w:lang w:val="fr-FR" w:eastAsia="fr-FR"/>
                </w:rPr>
                <w:t>613.7</w:t>
              </w:r>
            </w:ins>
          </w:p>
        </w:tc>
        <w:tc>
          <w:tcPr>
            <w:tcW w:w="0" w:type="auto"/>
            <w:tcBorders>
              <w:top w:val="nil"/>
              <w:left w:val="nil"/>
              <w:bottom w:val="nil"/>
              <w:right w:val="nil"/>
            </w:tcBorders>
            <w:shd w:val="clear" w:color="000000" w:fill="FFFFFF"/>
            <w:noWrap/>
            <w:vAlign w:val="bottom"/>
            <w:hideMark/>
          </w:tcPr>
          <w:p w14:paraId="1048CE12" w14:textId="77777777" w:rsidR="008D137A" w:rsidRPr="00311AB2" w:rsidRDefault="008D137A" w:rsidP="00AF4F87">
            <w:pPr>
              <w:jc w:val="center"/>
              <w:rPr>
                <w:ins w:id="569" w:author="Arnaud" w:date="2021-08-19T00:29:00Z"/>
                <w:rFonts w:ascii="Calibri" w:eastAsia="Times New Roman" w:hAnsi="Calibri" w:cs="Calibri"/>
                <w:color w:val="000000"/>
                <w:sz w:val="18"/>
                <w:szCs w:val="18"/>
                <w:lang w:val="fr-FR" w:eastAsia="fr-FR"/>
              </w:rPr>
            </w:pPr>
            <w:ins w:id="570" w:author="Arnaud" w:date="2021-08-19T00:29:00Z">
              <w:r w:rsidRPr="00311AB2">
                <w:rPr>
                  <w:rFonts w:ascii="Calibri" w:eastAsia="Times New Roman" w:hAnsi="Calibri" w:cs="Calibri"/>
                  <w:color w:val="000000"/>
                  <w:sz w:val="18"/>
                  <w:szCs w:val="18"/>
                  <w:lang w:val="fr-FR" w:eastAsia="fr-FR"/>
                </w:rPr>
                <w:t>1</w:t>
              </w:r>
              <w:r>
                <w:rPr>
                  <w:rFonts w:ascii="Calibri" w:eastAsia="Times New Roman" w:hAnsi="Calibri" w:cs="Calibri"/>
                  <w:color w:val="000000"/>
                  <w:sz w:val="18"/>
                  <w:szCs w:val="18"/>
                  <w:lang w:val="fr-FR" w:eastAsia="fr-FR"/>
                </w:rPr>
                <w:t>,</w:t>
              </w:r>
              <w:r w:rsidRPr="00311AB2">
                <w:rPr>
                  <w:rFonts w:ascii="Calibri" w:eastAsia="Times New Roman" w:hAnsi="Calibri" w:cs="Calibri"/>
                  <w:color w:val="000000"/>
                  <w:sz w:val="18"/>
                  <w:szCs w:val="18"/>
                  <w:lang w:val="fr-FR" w:eastAsia="fr-FR"/>
                </w:rPr>
                <w:t>866.8</w:t>
              </w:r>
            </w:ins>
          </w:p>
        </w:tc>
        <w:tc>
          <w:tcPr>
            <w:tcW w:w="0" w:type="auto"/>
            <w:tcBorders>
              <w:top w:val="nil"/>
              <w:left w:val="nil"/>
              <w:bottom w:val="nil"/>
              <w:right w:val="nil"/>
            </w:tcBorders>
            <w:shd w:val="clear" w:color="000000" w:fill="FFFFFF"/>
            <w:noWrap/>
            <w:vAlign w:val="bottom"/>
            <w:hideMark/>
          </w:tcPr>
          <w:p w14:paraId="54165185" w14:textId="77777777" w:rsidR="008D137A" w:rsidRPr="00311AB2" w:rsidRDefault="008D137A" w:rsidP="00AF4F87">
            <w:pPr>
              <w:jc w:val="center"/>
              <w:rPr>
                <w:ins w:id="571" w:author="Arnaud" w:date="2021-08-19T00:29:00Z"/>
                <w:rFonts w:ascii="Calibri" w:eastAsia="Times New Roman" w:hAnsi="Calibri" w:cs="Calibri"/>
                <w:color w:val="000000"/>
                <w:sz w:val="18"/>
                <w:szCs w:val="18"/>
                <w:lang w:val="fr-FR" w:eastAsia="fr-FR"/>
              </w:rPr>
            </w:pPr>
            <w:ins w:id="572"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77423201" w14:textId="77777777" w:rsidR="008D137A" w:rsidRPr="00311AB2" w:rsidRDefault="008D137A" w:rsidP="00AF4F87">
            <w:pPr>
              <w:jc w:val="center"/>
              <w:rPr>
                <w:ins w:id="573" w:author="Arnaud" w:date="2021-08-19T00:29:00Z"/>
                <w:rFonts w:ascii="Calibri" w:eastAsia="Times New Roman" w:hAnsi="Calibri" w:cs="Calibri"/>
                <w:color w:val="000000"/>
                <w:sz w:val="18"/>
                <w:szCs w:val="18"/>
                <w:lang w:val="fr-FR" w:eastAsia="fr-FR"/>
              </w:rPr>
            </w:pPr>
            <w:ins w:id="574" w:author="Arnaud" w:date="2021-08-19T00:29:00Z">
              <w:r w:rsidRPr="00311AB2">
                <w:rPr>
                  <w:rFonts w:ascii="Calibri" w:eastAsia="Times New Roman" w:hAnsi="Calibri" w:cs="Calibri"/>
                  <w:color w:val="000000"/>
                  <w:sz w:val="18"/>
                  <w:szCs w:val="18"/>
                  <w:lang w:val="fr-FR" w:eastAsia="fr-FR"/>
                </w:rPr>
                <w:t>2</w:t>
              </w:r>
              <w:r>
                <w:rPr>
                  <w:rFonts w:ascii="Calibri" w:eastAsia="Times New Roman" w:hAnsi="Calibri" w:cs="Calibri"/>
                  <w:color w:val="000000"/>
                  <w:sz w:val="18"/>
                  <w:szCs w:val="18"/>
                  <w:lang w:val="fr-FR" w:eastAsia="fr-FR"/>
                </w:rPr>
                <w:t>,</w:t>
              </w:r>
              <w:r w:rsidRPr="00311AB2">
                <w:rPr>
                  <w:rFonts w:ascii="Calibri" w:eastAsia="Times New Roman" w:hAnsi="Calibri" w:cs="Calibri"/>
                  <w:color w:val="000000"/>
                  <w:sz w:val="18"/>
                  <w:szCs w:val="18"/>
                  <w:lang w:val="fr-FR" w:eastAsia="fr-FR"/>
                </w:rPr>
                <w:t>728.</w:t>
              </w:r>
              <w:r>
                <w:rPr>
                  <w:rFonts w:ascii="Calibri" w:eastAsia="Times New Roman" w:hAnsi="Calibri" w:cs="Calibri"/>
                  <w:color w:val="000000"/>
                  <w:sz w:val="18"/>
                  <w:szCs w:val="18"/>
                  <w:lang w:val="fr-FR" w:eastAsia="fr-FR"/>
                </w:rPr>
                <w:t>2</w:t>
              </w:r>
            </w:ins>
          </w:p>
        </w:tc>
        <w:tc>
          <w:tcPr>
            <w:tcW w:w="0" w:type="auto"/>
            <w:tcBorders>
              <w:top w:val="nil"/>
              <w:left w:val="nil"/>
              <w:bottom w:val="nil"/>
              <w:right w:val="nil"/>
            </w:tcBorders>
            <w:shd w:val="clear" w:color="000000" w:fill="FFFFFF"/>
            <w:noWrap/>
            <w:vAlign w:val="bottom"/>
            <w:hideMark/>
          </w:tcPr>
          <w:p w14:paraId="418556A3" w14:textId="77777777" w:rsidR="008D137A" w:rsidRPr="00311AB2" w:rsidRDefault="008D137A" w:rsidP="00AF4F87">
            <w:pPr>
              <w:jc w:val="center"/>
              <w:rPr>
                <w:ins w:id="575" w:author="Arnaud" w:date="2021-08-19T00:29:00Z"/>
                <w:rFonts w:ascii="Calibri" w:eastAsia="Times New Roman" w:hAnsi="Calibri" w:cs="Calibri"/>
                <w:color w:val="000000"/>
                <w:sz w:val="18"/>
                <w:szCs w:val="18"/>
                <w:lang w:val="fr-FR" w:eastAsia="fr-FR"/>
              </w:rPr>
            </w:pPr>
            <w:ins w:id="576" w:author="Arnaud" w:date="2021-08-19T00:29:00Z">
              <w:r w:rsidRPr="00311AB2">
                <w:rPr>
                  <w:rFonts w:ascii="Calibri" w:eastAsia="Times New Roman" w:hAnsi="Calibri" w:cs="Calibri"/>
                  <w:color w:val="000000"/>
                  <w:sz w:val="18"/>
                  <w:szCs w:val="18"/>
                  <w:lang w:val="fr-FR" w:eastAsia="fr-FR"/>
                </w:rPr>
                <w:t>2</w:t>
              </w:r>
              <w:r>
                <w:rPr>
                  <w:rFonts w:ascii="Calibri" w:eastAsia="Times New Roman" w:hAnsi="Calibri" w:cs="Calibri"/>
                  <w:color w:val="000000"/>
                  <w:sz w:val="18"/>
                  <w:szCs w:val="18"/>
                  <w:lang w:val="fr-FR" w:eastAsia="fr-FR"/>
                </w:rPr>
                <w:t>,</w:t>
              </w:r>
              <w:r w:rsidRPr="00311AB2">
                <w:rPr>
                  <w:rFonts w:ascii="Calibri" w:eastAsia="Times New Roman" w:hAnsi="Calibri" w:cs="Calibri"/>
                  <w:color w:val="000000"/>
                  <w:sz w:val="18"/>
                  <w:szCs w:val="18"/>
                  <w:lang w:val="fr-FR" w:eastAsia="fr-FR"/>
                </w:rPr>
                <w:t>002.</w:t>
              </w:r>
              <w:r>
                <w:rPr>
                  <w:rFonts w:ascii="Calibri" w:eastAsia="Times New Roman" w:hAnsi="Calibri" w:cs="Calibri"/>
                  <w:color w:val="000000"/>
                  <w:sz w:val="18"/>
                  <w:szCs w:val="18"/>
                  <w:lang w:val="fr-FR" w:eastAsia="fr-FR"/>
                </w:rPr>
                <w:t>4</w:t>
              </w:r>
            </w:ins>
          </w:p>
        </w:tc>
        <w:tc>
          <w:tcPr>
            <w:tcW w:w="0" w:type="auto"/>
            <w:tcBorders>
              <w:top w:val="nil"/>
              <w:left w:val="nil"/>
              <w:bottom w:val="nil"/>
              <w:right w:val="nil"/>
            </w:tcBorders>
            <w:shd w:val="clear" w:color="000000" w:fill="FFFFFF"/>
            <w:noWrap/>
            <w:vAlign w:val="bottom"/>
            <w:hideMark/>
          </w:tcPr>
          <w:p w14:paraId="335971E0" w14:textId="77777777" w:rsidR="008D137A" w:rsidRPr="00311AB2" w:rsidRDefault="008D137A" w:rsidP="00AF4F87">
            <w:pPr>
              <w:jc w:val="center"/>
              <w:rPr>
                <w:ins w:id="577" w:author="Arnaud" w:date="2021-08-19T00:29:00Z"/>
                <w:rFonts w:ascii="Calibri" w:eastAsia="Times New Roman" w:hAnsi="Calibri" w:cs="Calibri"/>
                <w:color w:val="000000"/>
                <w:sz w:val="18"/>
                <w:szCs w:val="18"/>
                <w:lang w:val="fr-FR" w:eastAsia="fr-FR"/>
              </w:rPr>
            </w:pPr>
            <w:ins w:id="578"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09725CDE" w14:textId="77777777" w:rsidR="008D137A" w:rsidRPr="00311AB2" w:rsidRDefault="008D137A" w:rsidP="00AF4F87">
            <w:pPr>
              <w:jc w:val="center"/>
              <w:rPr>
                <w:ins w:id="579" w:author="Arnaud" w:date="2021-08-19T00:29:00Z"/>
                <w:rFonts w:ascii="Calibri" w:eastAsia="Times New Roman" w:hAnsi="Calibri" w:cs="Calibri"/>
                <w:color w:val="000000"/>
                <w:sz w:val="18"/>
                <w:szCs w:val="18"/>
                <w:lang w:val="fr-FR" w:eastAsia="fr-FR"/>
              </w:rPr>
            </w:pPr>
            <w:ins w:id="580" w:author="Arnaud" w:date="2021-08-19T00:29:00Z">
              <w:r w:rsidRPr="00311AB2">
                <w:rPr>
                  <w:rFonts w:ascii="Calibri" w:eastAsia="Times New Roman" w:hAnsi="Calibri" w:cs="Calibri"/>
                  <w:color w:val="000000"/>
                  <w:sz w:val="18"/>
                  <w:szCs w:val="18"/>
                  <w:lang w:val="fr-FR" w:eastAsia="fr-FR"/>
                </w:rPr>
                <w:t>1</w:t>
              </w:r>
              <w:r>
                <w:rPr>
                  <w:rFonts w:ascii="Calibri" w:eastAsia="Times New Roman" w:hAnsi="Calibri" w:cs="Calibri"/>
                  <w:color w:val="000000"/>
                  <w:sz w:val="18"/>
                  <w:szCs w:val="18"/>
                  <w:lang w:val="fr-FR" w:eastAsia="fr-FR"/>
                </w:rPr>
                <w:t>,</w:t>
              </w:r>
              <w:r w:rsidRPr="00311AB2">
                <w:rPr>
                  <w:rFonts w:ascii="Calibri" w:eastAsia="Times New Roman" w:hAnsi="Calibri" w:cs="Calibri"/>
                  <w:color w:val="000000"/>
                  <w:sz w:val="18"/>
                  <w:szCs w:val="18"/>
                  <w:lang w:val="fr-FR" w:eastAsia="fr-FR"/>
                </w:rPr>
                <w:t>631.</w:t>
              </w:r>
              <w:r>
                <w:rPr>
                  <w:rFonts w:ascii="Calibri" w:eastAsia="Times New Roman" w:hAnsi="Calibri" w:cs="Calibri"/>
                  <w:color w:val="000000"/>
                  <w:sz w:val="18"/>
                  <w:szCs w:val="18"/>
                  <w:lang w:val="fr-FR" w:eastAsia="fr-FR"/>
                </w:rPr>
                <w:t>8</w:t>
              </w:r>
            </w:ins>
          </w:p>
        </w:tc>
        <w:tc>
          <w:tcPr>
            <w:tcW w:w="0" w:type="auto"/>
            <w:tcBorders>
              <w:top w:val="nil"/>
              <w:left w:val="nil"/>
              <w:bottom w:val="nil"/>
              <w:right w:val="nil"/>
            </w:tcBorders>
            <w:shd w:val="clear" w:color="000000" w:fill="FFFFFF"/>
            <w:noWrap/>
            <w:vAlign w:val="bottom"/>
            <w:hideMark/>
          </w:tcPr>
          <w:p w14:paraId="036176DC" w14:textId="77777777" w:rsidR="008D137A" w:rsidRPr="00311AB2" w:rsidRDefault="008D137A" w:rsidP="00AF4F87">
            <w:pPr>
              <w:jc w:val="center"/>
              <w:rPr>
                <w:ins w:id="581" w:author="Arnaud" w:date="2021-08-19T00:29:00Z"/>
                <w:rFonts w:ascii="Calibri" w:eastAsia="Times New Roman" w:hAnsi="Calibri" w:cs="Calibri"/>
                <w:color w:val="000000"/>
                <w:sz w:val="18"/>
                <w:szCs w:val="18"/>
                <w:lang w:val="fr-FR" w:eastAsia="fr-FR"/>
              </w:rPr>
            </w:pPr>
            <w:ins w:id="582" w:author="Arnaud" w:date="2021-08-19T00:29:00Z">
              <w:r w:rsidRPr="00311AB2">
                <w:rPr>
                  <w:rFonts w:ascii="Calibri" w:eastAsia="Times New Roman" w:hAnsi="Calibri" w:cs="Calibri"/>
                  <w:color w:val="000000"/>
                  <w:sz w:val="18"/>
                  <w:szCs w:val="18"/>
                  <w:lang w:val="fr-FR" w:eastAsia="fr-FR"/>
                </w:rPr>
                <w:t>1</w:t>
              </w:r>
              <w:r>
                <w:rPr>
                  <w:rFonts w:ascii="Calibri" w:eastAsia="Times New Roman" w:hAnsi="Calibri" w:cs="Calibri"/>
                  <w:color w:val="000000"/>
                  <w:sz w:val="18"/>
                  <w:szCs w:val="18"/>
                  <w:lang w:val="fr-FR" w:eastAsia="fr-FR"/>
                </w:rPr>
                <w:t>,</w:t>
              </w:r>
              <w:r w:rsidRPr="00311AB2">
                <w:rPr>
                  <w:rFonts w:ascii="Calibri" w:eastAsia="Times New Roman" w:hAnsi="Calibri" w:cs="Calibri"/>
                  <w:color w:val="000000"/>
                  <w:sz w:val="18"/>
                  <w:szCs w:val="18"/>
                  <w:lang w:val="fr-FR" w:eastAsia="fr-FR"/>
                </w:rPr>
                <w:t>495.7</w:t>
              </w:r>
            </w:ins>
          </w:p>
        </w:tc>
      </w:tr>
      <w:tr w:rsidR="008D137A" w:rsidRPr="0046372A" w14:paraId="593A12FD" w14:textId="77777777" w:rsidTr="00AF4F87">
        <w:trPr>
          <w:trHeight w:val="288"/>
          <w:ins w:id="583" w:author="Arnaud" w:date="2021-08-19T00:29:00Z"/>
        </w:trPr>
        <w:tc>
          <w:tcPr>
            <w:tcW w:w="0" w:type="auto"/>
            <w:tcBorders>
              <w:top w:val="nil"/>
              <w:left w:val="nil"/>
              <w:bottom w:val="nil"/>
              <w:right w:val="nil"/>
            </w:tcBorders>
            <w:shd w:val="clear" w:color="000000" w:fill="FFFFFF"/>
            <w:noWrap/>
            <w:vAlign w:val="bottom"/>
            <w:hideMark/>
          </w:tcPr>
          <w:p w14:paraId="68DB32AA" w14:textId="77777777" w:rsidR="008D137A" w:rsidRPr="00311AB2" w:rsidRDefault="008D137A" w:rsidP="00AF4F87">
            <w:pPr>
              <w:ind w:firstLineChars="100" w:firstLine="180"/>
              <w:rPr>
                <w:ins w:id="584" w:author="Arnaud" w:date="2021-08-19T00:29:00Z"/>
                <w:rFonts w:ascii="Calibri" w:eastAsia="Times New Roman" w:hAnsi="Calibri" w:cs="Calibri"/>
                <w:i/>
                <w:iCs/>
                <w:color w:val="000000"/>
                <w:sz w:val="18"/>
                <w:szCs w:val="18"/>
                <w:lang w:val="fr-FR" w:eastAsia="fr-FR"/>
              </w:rPr>
            </w:pPr>
            <w:proofErr w:type="spellStart"/>
            <w:ins w:id="585" w:author="Arnaud" w:date="2021-08-19T00:29:00Z">
              <w:r w:rsidRPr="00311AB2">
                <w:rPr>
                  <w:rFonts w:ascii="Calibri" w:eastAsia="Times New Roman" w:hAnsi="Calibri" w:cs="Calibri"/>
                  <w:i/>
                  <w:iCs/>
                  <w:color w:val="000000"/>
                  <w:sz w:val="18"/>
                  <w:szCs w:val="18"/>
                  <w:lang w:val="fr-FR" w:eastAsia="fr-FR"/>
                </w:rPr>
                <w:t>Median</w:t>
              </w:r>
              <w:proofErr w:type="spellEnd"/>
            </w:ins>
          </w:p>
        </w:tc>
        <w:tc>
          <w:tcPr>
            <w:tcW w:w="0" w:type="auto"/>
            <w:tcBorders>
              <w:top w:val="nil"/>
              <w:left w:val="nil"/>
              <w:bottom w:val="nil"/>
              <w:right w:val="nil"/>
            </w:tcBorders>
            <w:shd w:val="clear" w:color="000000" w:fill="FFFFFF"/>
            <w:noWrap/>
            <w:vAlign w:val="bottom"/>
            <w:hideMark/>
          </w:tcPr>
          <w:p w14:paraId="3C3382EB" w14:textId="77777777" w:rsidR="008D137A" w:rsidRPr="00311AB2" w:rsidRDefault="008D137A" w:rsidP="00AF4F87">
            <w:pPr>
              <w:jc w:val="center"/>
              <w:rPr>
                <w:ins w:id="586" w:author="Arnaud" w:date="2021-08-19T00:29:00Z"/>
                <w:rFonts w:ascii="Calibri" w:eastAsia="Times New Roman" w:hAnsi="Calibri" w:cs="Calibri"/>
                <w:color w:val="000000"/>
                <w:sz w:val="18"/>
                <w:szCs w:val="18"/>
                <w:lang w:val="fr-FR" w:eastAsia="fr-FR"/>
              </w:rPr>
            </w:pPr>
            <w:ins w:id="587" w:author="Arnaud" w:date="2021-08-19T00:29:00Z">
              <w:r w:rsidRPr="00311AB2">
                <w:rPr>
                  <w:rFonts w:ascii="Calibri" w:eastAsia="Times New Roman" w:hAnsi="Calibri" w:cs="Calibri"/>
                  <w:color w:val="000000"/>
                  <w:sz w:val="18"/>
                  <w:szCs w:val="18"/>
                  <w:lang w:val="fr-FR" w:eastAsia="fr-FR"/>
                </w:rPr>
                <w:t>241.0</w:t>
              </w:r>
            </w:ins>
          </w:p>
        </w:tc>
        <w:tc>
          <w:tcPr>
            <w:tcW w:w="0" w:type="auto"/>
            <w:tcBorders>
              <w:top w:val="nil"/>
              <w:left w:val="nil"/>
              <w:bottom w:val="nil"/>
              <w:right w:val="nil"/>
            </w:tcBorders>
            <w:shd w:val="clear" w:color="000000" w:fill="FFFFFF"/>
            <w:noWrap/>
            <w:vAlign w:val="bottom"/>
            <w:hideMark/>
          </w:tcPr>
          <w:p w14:paraId="1F323F13" w14:textId="77777777" w:rsidR="008D137A" w:rsidRPr="00311AB2" w:rsidRDefault="008D137A" w:rsidP="00AF4F87">
            <w:pPr>
              <w:jc w:val="center"/>
              <w:rPr>
                <w:ins w:id="588" w:author="Arnaud" w:date="2021-08-19T00:29:00Z"/>
                <w:rFonts w:ascii="Calibri" w:eastAsia="Times New Roman" w:hAnsi="Calibri" w:cs="Calibri"/>
                <w:color w:val="000000"/>
                <w:sz w:val="18"/>
                <w:szCs w:val="18"/>
                <w:lang w:val="fr-FR" w:eastAsia="fr-FR"/>
              </w:rPr>
            </w:pPr>
            <w:ins w:id="589" w:author="Arnaud" w:date="2021-08-19T00:29:00Z">
              <w:r w:rsidRPr="00311AB2">
                <w:rPr>
                  <w:rFonts w:ascii="Calibri" w:eastAsia="Times New Roman" w:hAnsi="Calibri" w:cs="Calibri"/>
                  <w:color w:val="000000"/>
                  <w:sz w:val="18"/>
                  <w:szCs w:val="18"/>
                  <w:lang w:val="fr-FR" w:eastAsia="fr-FR"/>
                </w:rPr>
                <w:t>171.</w:t>
              </w:r>
              <w:r>
                <w:rPr>
                  <w:rFonts w:ascii="Calibri" w:eastAsia="Times New Roman" w:hAnsi="Calibri" w:cs="Calibri"/>
                  <w:color w:val="000000"/>
                  <w:sz w:val="18"/>
                  <w:szCs w:val="18"/>
                  <w:lang w:val="fr-FR" w:eastAsia="fr-FR"/>
                </w:rPr>
                <w:t>9</w:t>
              </w:r>
            </w:ins>
          </w:p>
        </w:tc>
        <w:tc>
          <w:tcPr>
            <w:tcW w:w="0" w:type="auto"/>
            <w:tcBorders>
              <w:top w:val="nil"/>
              <w:left w:val="nil"/>
              <w:bottom w:val="nil"/>
              <w:right w:val="nil"/>
            </w:tcBorders>
            <w:shd w:val="clear" w:color="000000" w:fill="FFFFFF"/>
            <w:noWrap/>
            <w:vAlign w:val="bottom"/>
            <w:hideMark/>
          </w:tcPr>
          <w:p w14:paraId="65AA7D3D" w14:textId="77777777" w:rsidR="008D137A" w:rsidRPr="00311AB2" w:rsidRDefault="008D137A" w:rsidP="00AF4F87">
            <w:pPr>
              <w:jc w:val="center"/>
              <w:rPr>
                <w:ins w:id="590" w:author="Arnaud" w:date="2021-08-19T00:29:00Z"/>
                <w:rFonts w:ascii="Calibri" w:eastAsia="Times New Roman" w:hAnsi="Calibri" w:cs="Calibri"/>
                <w:color w:val="000000"/>
                <w:sz w:val="18"/>
                <w:szCs w:val="18"/>
                <w:lang w:val="fr-FR" w:eastAsia="fr-FR"/>
              </w:rPr>
            </w:pPr>
            <w:ins w:id="591"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589375FC" w14:textId="77777777" w:rsidR="008D137A" w:rsidRPr="00311AB2" w:rsidRDefault="008D137A" w:rsidP="00AF4F87">
            <w:pPr>
              <w:jc w:val="center"/>
              <w:rPr>
                <w:ins w:id="592" w:author="Arnaud" w:date="2021-08-19T00:29:00Z"/>
                <w:rFonts w:ascii="Calibri" w:eastAsia="Times New Roman" w:hAnsi="Calibri" w:cs="Calibri"/>
                <w:color w:val="000000"/>
                <w:sz w:val="18"/>
                <w:szCs w:val="18"/>
                <w:lang w:val="fr-FR" w:eastAsia="fr-FR"/>
              </w:rPr>
            </w:pPr>
            <w:ins w:id="593" w:author="Arnaud" w:date="2021-08-19T00:29:00Z">
              <w:r w:rsidRPr="00311AB2">
                <w:rPr>
                  <w:rFonts w:ascii="Calibri" w:eastAsia="Times New Roman" w:hAnsi="Calibri" w:cs="Calibri"/>
                  <w:color w:val="000000"/>
                  <w:sz w:val="18"/>
                  <w:szCs w:val="18"/>
                  <w:lang w:val="fr-FR" w:eastAsia="fr-FR"/>
                </w:rPr>
                <w:t>1</w:t>
              </w:r>
              <w:r>
                <w:rPr>
                  <w:rFonts w:ascii="Calibri" w:eastAsia="Times New Roman" w:hAnsi="Calibri" w:cs="Calibri"/>
                  <w:color w:val="000000"/>
                  <w:sz w:val="18"/>
                  <w:szCs w:val="18"/>
                  <w:lang w:val="fr-FR" w:eastAsia="fr-FR"/>
                </w:rPr>
                <w:t>,</w:t>
              </w:r>
              <w:r w:rsidRPr="00311AB2">
                <w:rPr>
                  <w:rFonts w:ascii="Calibri" w:eastAsia="Times New Roman" w:hAnsi="Calibri" w:cs="Calibri"/>
                  <w:color w:val="000000"/>
                  <w:sz w:val="18"/>
                  <w:szCs w:val="18"/>
                  <w:lang w:val="fr-FR" w:eastAsia="fr-FR"/>
                </w:rPr>
                <w:t>267.2</w:t>
              </w:r>
            </w:ins>
          </w:p>
        </w:tc>
        <w:tc>
          <w:tcPr>
            <w:tcW w:w="0" w:type="auto"/>
            <w:tcBorders>
              <w:top w:val="nil"/>
              <w:left w:val="nil"/>
              <w:bottom w:val="nil"/>
              <w:right w:val="nil"/>
            </w:tcBorders>
            <w:shd w:val="clear" w:color="000000" w:fill="FFFFFF"/>
            <w:noWrap/>
            <w:vAlign w:val="bottom"/>
            <w:hideMark/>
          </w:tcPr>
          <w:p w14:paraId="2C2222CF" w14:textId="77777777" w:rsidR="008D137A" w:rsidRPr="00311AB2" w:rsidRDefault="008D137A" w:rsidP="00AF4F87">
            <w:pPr>
              <w:jc w:val="center"/>
              <w:rPr>
                <w:ins w:id="594" w:author="Arnaud" w:date="2021-08-19T00:29:00Z"/>
                <w:rFonts w:ascii="Calibri" w:eastAsia="Times New Roman" w:hAnsi="Calibri" w:cs="Calibri"/>
                <w:color w:val="000000"/>
                <w:sz w:val="18"/>
                <w:szCs w:val="18"/>
                <w:lang w:val="fr-FR" w:eastAsia="fr-FR"/>
              </w:rPr>
            </w:pPr>
            <w:ins w:id="595" w:author="Arnaud" w:date="2021-08-19T00:29:00Z">
              <w:r w:rsidRPr="00311AB2">
                <w:rPr>
                  <w:rFonts w:ascii="Calibri" w:eastAsia="Times New Roman" w:hAnsi="Calibri" w:cs="Calibri"/>
                  <w:color w:val="000000"/>
                  <w:sz w:val="18"/>
                  <w:szCs w:val="18"/>
                  <w:lang w:val="fr-FR" w:eastAsia="fr-FR"/>
                </w:rPr>
                <w:t>434.7</w:t>
              </w:r>
            </w:ins>
          </w:p>
        </w:tc>
        <w:tc>
          <w:tcPr>
            <w:tcW w:w="0" w:type="auto"/>
            <w:tcBorders>
              <w:top w:val="nil"/>
              <w:left w:val="nil"/>
              <w:bottom w:val="nil"/>
              <w:right w:val="nil"/>
            </w:tcBorders>
            <w:shd w:val="clear" w:color="000000" w:fill="FFFFFF"/>
            <w:noWrap/>
            <w:vAlign w:val="bottom"/>
            <w:hideMark/>
          </w:tcPr>
          <w:p w14:paraId="349E2602" w14:textId="77777777" w:rsidR="008D137A" w:rsidRPr="00311AB2" w:rsidRDefault="008D137A" w:rsidP="00AF4F87">
            <w:pPr>
              <w:jc w:val="center"/>
              <w:rPr>
                <w:ins w:id="596" w:author="Arnaud" w:date="2021-08-19T00:29:00Z"/>
                <w:rFonts w:ascii="Calibri" w:eastAsia="Times New Roman" w:hAnsi="Calibri" w:cs="Calibri"/>
                <w:color w:val="000000"/>
                <w:sz w:val="18"/>
                <w:szCs w:val="18"/>
                <w:lang w:val="fr-FR" w:eastAsia="fr-FR"/>
              </w:rPr>
            </w:pPr>
            <w:ins w:id="597"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3224E728" w14:textId="77777777" w:rsidR="008D137A" w:rsidRPr="00311AB2" w:rsidRDefault="008D137A" w:rsidP="00AF4F87">
            <w:pPr>
              <w:jc w:val="center"/>
              <w:rPr>
                <w:ins w:id="598" w:author="Arnaud" w:date="2021-08-19T00:29:00Z"/>
                <w:rFonts w:ascii="Calibri" w:eastAsia="Times New Roman" w:hAnsi="Calibri" w:cs="Calibri"/>
                <w:color w:val="000000"/>
                <w:sz w:val="18"/>
                <w:szCs w:val="18"/>
                <w:lang w:val="fr-FR" w:eastAsia="fr-FR"/>
              </w:rPr>
            </w:pPr>
            <w:ins w:id="599" w:author="Arnaud" w:date="2021-08-19T00:29:00Z">
              <w:r w:rsidRPr="00311AB2">
                <w:rPr>
                  <w:rFonts w:ascii="Calibri" w:eastAsia="Times New Roman" w:hAnsi="Calibri" w:cs="Calibri"/>
                  <w:color w:val="000000"/>
                  <w:sz w:val="18"/>
                  <w:szCs w:val="18"/>
                  <w:lang w:val="fr-FR" w:eastAsia="fr-FR"/>
                </w:rPr>
                <w:t>717.0</w:t>
              </w:r>
            </w:ins>
          </w:p>
        </w:tc>
        <w:tc>
          <w:tcPr>
            <w:tcW w:w="0" w:type="auto"/>
            <w:tcBorders>
              <w:top w:val="nil"/>
              <w:left w:val="nil"/>
              <w:bottom w:val="nil"/>
              <w:right w:val="nil"/>
            </w:tcBorders>
            <w:shd w:val="clear" w:color="000000" w:fill="FFFFFF"/>
            <w:noWrap/>
            <w:vAlign w:val="bottom"/>
            <w:hideMark/>
          </w:tcPr>
          <w:p w14:paraId="4CC4A77F" w14:textId="77777777" w:rsidR="008D137A" w:rsidRPr="00311AB2" w:rsidRDefault="008D137A" w:rsidP="00AF4F87">
            <w:pPr>
              <w:jc w:val="center"/>
              <w:rPr>
                <w:ins w:id="600" w:author="Arnaud" w:date="2021-08-19T00:29:00Z"/>
                <w:rFonts w:ascii="Calibri" w:eastAsia="Times New Roman" w:hAnsi="Calibri" w:cs="Calibri"/>
                <w:color w:val="000000"/>
                <w:sz w:val="18"/>
                <w:szCs w:val="18"/>
                <w:lang w:val="fr-FR" w:eastAsia="fr-FR"/>
              </w:rPr>
            </w:pPr>
            <w:ins w:id="601" w:author="Arnaud" w:date="2021-08-19T00:29:00Z">
              <w:r w:rsidRPr="00311AB2">
                <w:rPr>
                  <w:rFonts w:ascii="Calibri" w:eastAsia="Times New Roman" w:hAnsi="Calibri" w:cs="Calibri"/>
                  <w:color w:val="000000"/>
                  <w:sz w:val="18"/>
                  <w:szCs w:val="18"/>
                  <w:lang w:val="fr-FR" w:eastAsia="fr-FR"/>
                </w:rPr>
                <w:t>452.</w:t>
              </w:r>
              <w:r>
                <w:rPr>
                  <w:rFonts w:ascii="Calibri" w:eastAsia="Times New Roman" w:hAnsi="Calibri" w:cs="Calibri"/>
                  <w:color w:val="000000"/>
                  <w:sz w:val="18"/>
                  <w:szCs w:val="18"/>
                  <w:lang w:val="fr-FR" w:eastAsia="fr-FR"/>
                </w:rPr>
                <w:t>3</w:t>
              </w:r>
            </w:ins>
          </w:p>
        </w:tc>
        <w:tc>
          <w:tcPr>
            <w:tcW w:w="0" w:type="auto"/>
            <w:tcBorders>
              <w:top w:val="nil"/>
              <w:left w:val="nil"/>
              <w:bottom w:val="nil"/>
              <w:right w:val="nil"/>
            </w:tcBorders>
            <w:shd w:val="clear" w:color="000000" w:fill="FFFFFF"/>
            <w:noWrap/>
            <w:vAlign w:val="bottom"/>
            <w:hideMark/>
          </w:tcPr>
          <w:p w14:paraId="2F5A954B" w14:textId="77777777" w:rsidR="008D137A" w:rsidRPr="00311AB2" w:rsidRDefault="008D137A" w:rsidP="00AF4F87">
            <w:pPr>
              <w:jc w:val="center"/>
              <w:rPr>
                <w:ins w:id="602" w:author="Arnaud" w:date="2021-08-19T00:29:00Z"/>
                <w:rFonts w:ascii="Calibri" w:eastAsia="Times New Roman" w:hAnsi="Calibri" w:cs="Calibri"/>
                <w:color w:val="000000"/>
                <w:sz w:val="18"/>
                <w:szCs w:val="18"/>
                <w:lang w:val="fr-FR" w:eastAsia="fr-FR"/>
              </w:rPr>
            </w:pPr>
            <w:ins w:id="603"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411E3623" w14:textId="77777777" w:rsidR="008D137A" w:rsidRPr="00311AB2" w:rsidRDefault="008D137A" w:rsidP="00AF4F87">
            <w:pPr>
              <w:jc w:val="center"/>
              <w:rPr>
                <w:ins w:id="604" w:author="Arnaud" w:date="2021-08-19T00:29:00Z"/>
                <w:rFonts w:ascii="Calibri" w:eastAsia="Times New Roman" w:hAnsi="Calibri" w:cs="Calibri"/>
                <w:color w:val="000000"/>
                <w:sz w:val="18"/>
                <w:szCs w:val="18"/>
                <w:lang w:val="fr-FR" w:eastAsia="fr-FR"/>
              </w:rPr>
            </w:pPr>
            <w:ins w:id="605" w:author="Arnaud" w:date="2021-08-19T00:29:00Z">
              <w:r w:rsidRPr="00311AB2">
                <w:rPr>
                  <w:rFonts w:ascii="Calibri" w:eastAsia="Times New Roman" w:hAnsi="Calibri" w:cs="Calibri"/>
                  <w:color w:val="000000"/>
                  <w:sz w:val="18"/>
                  <w:szCs w:val="18"/>
                  <w:lang w:val="fr-FR" w:eastAsia="fr-FR"/>
                </w:rPr>
                <w:t>701.0</w:t>
              </w:r>
            </w:ins>
          </w:p>
        </w:tc>
        <w:tc>
          <w:tcPr>
            <w:tcW w:w="0" w:type="auto"/>
            <w:tcBorders>
              <w:top w:val="nil"/>
              <w:left w:val="nil"/>
              <w:bottom w:val="nil"/>
              <w:right w:val="nil"/>
            </w:tcBorders>
            <w:shd w:val="clear" w:color="000000" w:fill="FFFFFF"/>
            <w:noWrap/>
            <w:vAlign w:val="bottom"/>
            <w:hideMark/>
          </w:tcPr>
          <w:p w14:paraId="3F0FB907" w14:textId="77777777" w:rsidR="008D137A" w:rsidRPr="00311AB2" w:rsidRDefault="008D137A" w:rsidP="00AF4F87">
            <w:pPr>
              <w:jc w:val="center"/>
              <w:rPr>
                <w:ins w:id="606" w:author="Arnaud" w:date="2021-08-19T00:29:00Z"/>
                <w:rFonts w:ascii="Calibri" w:eastAsia="Times New Roman" w:hAnsi="Calibri" w:cs="Calibri"/>
                <w:color w:val="000000"/>
                <w:sz w:val="18"/>
                <w:szCs w:val="18"/>
                <w:lang w:val="fr-FR" w:eastAsia="fr-FR"/>
              </w:rPr>
            </w:pPr>
            <w:ins w:id="607" w:author="Arnaud" w:date="2021-08-19T00:29:00Z">
              <w:r w:rsidRPr="00311AB2">
                <w:rPr>
                  <w:rFonts w:ascii="Calibri" w:eastAsia="Times New Roman" w:hAnsi="Calibri" w:cs="Calibri"/>
                  <w:color w:val="000000"/>
                  <w:sz w:val="18"/>
                  <w:szCs w:val="18"/>
                  <w:lang w:val="fr-FR" w:eastAsia="fr-FR"/>
                </w:rPr>
                <w:t>258.</w:t>
              </w:r>
              <w:r>
                <w:rPr>
                  <w:rFonts w:ascii="Calibri" w:eastAsia="Times New Roman" w:hAnsi="Calibri" w:cs="Calibri"/>
                  <w:color w:val="000000"/>
                  <w:sz w:val="18"/>
                  <w:szCs w:val="18"/>
                  <w:lang w:val="fr-FR" w:eastAsia="fr-FR"/>
                </w:rPr>
                <w:t>8</w:t>
              </w:r>
            </w:ins>
          </w:p>
        </w:tc>
      </w:tr>
      <w:tr w:rsidR="008D137A" w:rsidRPr="0046372A" w14:paraId="0209D964" w14:textId="77777777" w:rsidTr="00AF4F87">
        <w:trPr>
          <w:trHeight w:val="288"/>
          <w:ins w:id="608" w:author="Arnaud" w:date="2021-08-19T00:29:00Z"/>
        </w:trPr>
        <w:tc>
          <w:tcPr>
            <w:tcW w:w="0" w:type="auto"/>
            <w:tcBorders>
              <w:top w:val="nil"/>
              <w:left w:val="nil"/>
              <w:bottom w:val="nil"/>
              <w:right w:val="nil"/>
            </w:tcBorders>
            <w:shd w:val="clear" w:color="000000" w:fill="FFFFFF"/>
            <w:noWrap/>
            <w:vAlign w:val="bottom"/>
            <w:hideMark/>
          </w:tcPr>
          <w:p w14:paraId="23F75EC3" w14:textId="77777777" w:rsidR="008D137A" w:rsidRPr="00311AB2" w:rsidRDefault="008D137A" w:rsidP="00AF4F87">
            <w:pPr>
              <w:rPr>
                <w:ins w:id="609" w:author="Arnaud" w:date="2021-08-19T00:29:00Z"/>
                <w:rFonts w:ascii="Calibri" w:eastAsia="Times New Roman" w:hAnsi="Calibri" w:cs="Calibri"/>
                <w:color w:val="000000"/>
                <w:sz w:val="18"/>
                <w:szCs w:val="18"/>
                <w:lang w:val="fr-FR" w:eastAsia="fr-FR"/>
              </w:rPr>
            </w:pPr>
            <w:ins w:id="610" w:author="Arnaud" w:date="2021-08-19T00:29:00Z">
              <w:r w:rsidRPr="00311AB2">
                <w:rPr>
                  <w:rFonts w:ascii="Calibri" w:eastAsia="Times New Roman" w:hAnsi="Calibri" w:cs="Calibri"/>
                  <w:color w:val="000000"/>
                  <w:sz w:val="18"/>
                  <w:szCs w:val="18"/>
                  <w:lang w:val="fr-FR" w:eastAsia="fr-FR"/>
                </w:rPr>
                <w:t xml:space="preserve">Assets </w:t>
              </w:r>
              <w:proofErr w:type="spellStart"/>
              <w:r w:rsidRPr="00311AB2">
                <w:rPr>
                  <w:rFonts w:ascii="Calibri" w:eastAsia="Times New Roman" w:hAnsi="Calibri" w:cs="Calibri"/>
                  <w:color w:val="000000"/>
                  <w:sz w:val="18"/>
                  <w:szCs w:val="18"/>
                  <w:lang w:val="fr-FR" w:eastAsia="fr-FR"/>
                </w:rPr>
                <w:t>without</w:t>
              </w:r>
              <w:proofErr w:type="spellEnd"/>
              <w:r w:rsidRPr="00311AB2">
                <w:rPr>
                  <w:rFonts w:ascii="Calibri" w:eastAsia="Times New Roman" w:hAnsi="Calibri" w:cs="Calibri"/>
                  <w:color w:val="000000"/>
                  <w:sz w:val="18"/>
                  <w:szCs w:val="18"/>
                  <w:lang w:val="fr-FR" w:eastAsia="fr-FR"/>
                </w:rPr>
                <w:t xml:space="preserve"> land (1,000 INR)</w:t>
              </w:r>
            </w:ins>
          </w:p>
        </w:tc>
        <w:tc>
          <w:tcPr>
            <w:tcW w:w="0" w:type="auto"/>
            <w:tcBorders>
              <w:top w:val="nil"/>
              <w:left w:val="nil"/>
              <w:bottom w:val="nil"/>
              <w:right w:val="nil"/>
            </w:tcBorders>
            <w:shd w:val="clear" w:color="000000" w:fill="FFFFFF"/>
            <w:noWrap/>
            <w:vAlign w:val="bottom"/>
            <w:hideMark/>
          </w:tcPr>
          <w:p w14:paraId="63FB1310" w14:textId="77777777" w:rsidR="008D137A" w:rsidRPr="00311AB2" w:rsidRDefault="008D137A" w:rsidP="00AF4F87">
            <w:pPr>
              <w:jc w:val="center"/>
              <w:rPr>
                <w:ins w:id="611" w:author="Arnaud" w:date="2021-08-19T00:29:00Z"/>
                <w:rFonts w:ascii="Calibri" w:eastAsia="Times New Roman" w:hAnsi="Calibri" w:cs="Calibri"/>
                <w:color w:val="000000"/>
                <w:sz w:val="18"/>
                <w:szCs w:val="18"/>
                <w:lang w:val="fr-FR" w:eastAsia="fr-FR"/>
              </w:rPr>
            </w:pPr>
            <w:ins w:id="612"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32173DCE" w14:textId="77777777" w:rsidR="008D137A" w:rsidRPr="00311AB2" w:rsidRDefault="008D137A" w:rsidP="00AF4F87">
            <w:pPr>
              <w:jc w:val="center"/>
              <w:rPr>
                <w:ins w:id="613" w:author="Arnaud" w:date="2021-08-19T00:29:00Z"/>
                <w:rFonts w:ascii="Calibri" w:eastAsia="Times New Roman" w:hAnsi="Calibri" w:cs="Calibri"/>
                <w:color w:val="000000"/>
                <w:sz w:val="18"/>
                <w:szCs w:val="18"/>
                <w:lang w:val="fr-FR" w:eastAsia="fr-FR"/>
              </w:rPr>
            </w:pPr>
            <w:ins w:id="614"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40AADE61" w14:textId="77777777" w:rsidR="008D137A" w:rsidRPr="00311AB2" w:rsidRDefault="008D137A" w:rsidP="00AF4F87">
            <w:pPr>
              <w:jc w:val="center"/>
              <w:rPr>
                <w:ins w:id="615" w:author="Arnaud" w:date="2021-08-19T00:29:00Z"/>
                <w:rFonts w:ascii="Calibri" w:eastAsia="Times New Roman" w:hAnsi="Calibri" w:cs="Calibri"/>
                <w:color w:val="000000"/>
                <w:sz w:val="18"/>
                <w:szCs w:val="18"/>
                <w:lang w:val="fr-FR" w:eastAsia="fr-FR"/>
              </w:rPr>
            </w:pPr>
            <w:ins w:id="616"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76220135" w14:textId="77777777" w:rsidR="008D137A" w:rsidRPr="00311AB2" w:rsidRDefault="008D137A" w:rsidP="00AF4F87">
            <w:pPr>
              <w:jc w:val="center"/>
              <w:rPr>
                <w:ins w:id="617" w:author="Arnaud" w:date="2021-08-19T00:29:00Z"/>
                <w:rFonts w:ascii="Calibri" w:eastAsia="Times New Roman" w:hAnsi="Calibri" w:cs="Calibri"/>
                <w:color w:val="000000"/>
                <w:sz w:val="18"/>
                <w:szCs w:val="18"/>
                <w:lang w:val="fr-FR" w:eastAsia="fr-FR"/>
              </w:rPr>
            </w:pPr>
            <w:ins w:id="618"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11954385" w14:textId="77777777" w:rsidR="008D137A" w:rsidRPr="00311AB2" w:rsidRDefault="008D137A" w:rsidP="00AF4F87">
            <w:pPr>
              <w:jc w:val="center"/>
              <w:rPr>
                <w:ins w:id="619" w:author="Arnaud" w:date="2021-08-19T00:29:00Z"/>
                <w:rFonts w:ascii="Calibri" w:eastAsia="Times New Roman" w:hAnsi="Calibri" w:cs="Calibri"/>
                <w:color w:val="000000"/>
                <w:sz w:val="18"/>
                <w:szCs w:val="18"/>
                <w:lang w:val="fr-FR" w:eastAsia="fr-FR"/>
              </w:rPr>
            </w:pPr>
            <w:ins w:id="620"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264C0322" w14:textId="77777777" w:rsidR="008D137A" w:rsidRPr="00311AB2" w:rsidRDefault="008D137A" w:rsidP="00AF4F87">
            <w:pPr>
              <w:jc w:val="center"/>
              <w:rPr>
                <w:ins w:id="621" w:author="Arnaud" w:date="2021-08-19T00:29:00Z"/>
                <w:rFonts w:ascii="Calibri" w:eastAsia="Times New Roman" w:hAnsi="Calibri" w:cs="Calibri"/>
                <w:color w:val="000000"/>
                <w:sz w:val="18"/>
                <w:szCs w:val="18"/>
                <w:lang w:val="fr-FR" w:eastAsia="fr-FR"/>
              </w:rPr>
            </w:pPr>
            <w:ins w:id="622"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4D210392" w14:textId="77777777" w:rsidR="008D137A" w:rsidRPr="00311AB2" w:rsidRDefault="008D137A" w:rsidP="00AF4F87">
            <w:pPr>
              <w:jc w:val="center"/>
              <w:rPr>
                <w:ins w:id="623" w:author="Arnaud" w:date="2021-08-19T00:29:00Z"/>
                <w:rFonts w:ascii="Calibri" w:eastAsia="Times New Roman" w:hAnsi="Calibri" w:cs="Calibri"/>
                <w:color w:val="000000"/>
                <w:sz w:val="18"/>
                <w:szCs w:val="18"/>
                <w:lang w:val="fr-FR" w:eastAsia="fr-FR"/>
              </w:rPr>
            </w:pPr>
            <w:ins w:id="624"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0692D82D" w14:textId="77777777" w:rsidR="008D137A" w:rsidRPr="00311AB2" w:rsidRDefault="008D137A" w:rsidP="00AF4F87">
            <w:pPr>
              <w:jc w:val="center"/>
              <w:rPr>
                <w:ins w:id="625" w:author="Arnaud" w:date="2021-08-19T00:29:00Z"/>
                <w:rFonts w:ascii="Calibri" w:eastAsia="Times New Roman" w:hAnsi="Calibri" w:cs="Calibri"/>
                <w:color w:val="000000"/>
                <w:sz w:val="18"/>
                <w:szCs w:val="18"/>
                <w:lang w:val="fr-FR" w:eastAsia="fr-FR"/>
              </w:rPr>
            </w:pPr>
            <w:ins w:id="626"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4A7BEB8C" w14:textId="77777777" w:rsidR="008D137A" w:rsidRPr="00311AB2" w:rsidRDefault="008D137A" w:rsidP="00AF4F87">
            <w:pPr>
              <w:jc w:val="center"/>
              <w:rPr>
                <w:ins w:id="627" w:author="Arnaud" w:date="2021-08-19T00:29:00Z"/>
                <w:rFonts w:ascii="Calibri" w:eastAsia="Times New Roman" w:hAnsi="Calibri" w:cs="Calibri"/>
                <w:color w:val="000000"/>
                <w:sz w:val="18"/>
                <w:szCs w:val="18"/>
                <w:lang w:val="fr-FR" w:eastAsia="fr-FR"/>
              </w:rPr>
            </w:pPr>
            <w:ins w:id="628"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0F08325A" w14:textId="77777777" w:rsidR="008D137A" w:rsidRPr="00311AB2" w:rsidRDefault="008D137A" w:rsidP="00AF4F87">
            <w:pPr>
              <w:jc w:val="center"/>
              <w:rPr>
                <w:ins w:id="629" w:author="Arnaud" w:date="2021-08-19T00:29:00Z"/>
                <w:rFonts w:ascii="Calibri" w:eastAsia="Times New Roman" w:hAnsi="Calibri" w:cs="Calibri"/>
                <w:color w:val="000000"/>
                <w:sz w:val="18"/>
                <w:szCs w:val="18"/>
                <w:lang w:val="fr-FR" w:eastAsia="fr-FR"/>
              </w:rPr>
            </w:pPr>
            <w:ins w:id="630"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48806E07" w14:textId="77777777" w:rsidR="008D137A" w:rsidRPr="00311AB2" w:rsidRDefault="008D137A" w:rsidP="00AF4F87">
            <w:pPr>
              <w:jc w:val="center"/>
              <w:rPr>
                <w:ins w:id="631" w:author="Arnaud" w:date="2021-08-19T00:29:00Z"/>
                <w:rFonts w:ascii="Calibri" w:eastAsia="Times New Roman" w:hAnsi="Calibri" w:cs="Calibri"/>
                <w:color w:val="000000"/>
                <w:sz w:val="18"/>
                <w:szCs w:val="18"/>
                <w:lang w:val="fr-FR" w:eastAsia="fr-FR"/>
              </w:rPr>
            </w:pPr>
            <w:ins w:id="632" w:author="Arnaud" w:date="2021-08-19T00:29:00Z">
              <w:r w:rsidRPr="00311AB2">
                <w:rPr>
                  <w:rFonts w:ascii="Calibri" w:eastAsia="Times New Roman" w:hAnsi="Calibri" w:cs="Calibri"/>
                  <w:color w:val="000000"/>
                  <w:sz w:val="18"/>
                  <w:szCs w:val="18"/>
                  <w:lang w:val="fr-FR" w:eastAsia="fr-FR"/>
                </w:rPr>
                <w:t> </w:t>
              </w:r>
            </w:ins>
          </w:p>
        </w:tc>
      </w:tr>
      <w:tr w:rsidR="008D137A" w:rsidRPr="0046372A" w14:paraId="282A19F4" w14:textId="77777777" w:rsidTr="00AF4F87">
        <w:trPr>
          <w:trHeight w:val="288"/>
          <w:ins w:id="633" w:author="Arnaud" w:date="2021-08-19T00:29:00Z"/>
        </w:trPr>
        <w:tc>
          <w:tcPr>
            <w:tcW w:w="0" w:type="auto"/>
            <w:tcBorders>
              <w:top w:val="nil"/>
              <w:left w:val="nil"/>
              <w:bottom w:val="nil"/>
              <w:right w:val="nil"/>
            </w:tcBorders>
            <w:shd w:val="clear" w:color="000000" w:fill="FFFFFF"/>
            <w:noWrap/>
            <w:vAlign w:val="bottom"/>
            <w:hideMark/>
          </w:tcPr>
          <w:p w14:paraId="4EE57272" w14:textId="77777777" w:rsidR="008D137A" w:rsidRPr="00311AB2" w:rsidRDefault="008D137A" w:rsidP="00AF4F87">
            <w:pPr>
              <w:ind w:firstLineChars="100" w:firstLine="180"/>
              <w:rPr>
                <w:ins w:id="634" w:author="Arnaud" w:date="2021-08-19T00:29:00Z"/>
                <w:rFonts w:ascii="Calibri" w:eastAsia="Times New Roman" w:hAnsi="Calibri" w:cs="Calibri"/>
                <w:i/>
                <w:iCs/>
                <w:color w:val="000000"/>
                <w:sz w:val="18"/>
                <w:szCs w:val="18"/>
                <w:lang w:val="fr-FR" w:eastAsia="fr-FR"/>
              </w:rPr>
            </w:pPr>
            <w:proofErr w:type="spellStart"/>
            <w:ins w:id="635" w:author="Arnaud" w:date="2021-08-19T00:29:00Z">
              <w:r w:rsidRPr="00311AB2">
                <w:rPr>
                  <w:rFonts w:ascii="Calibri" w:eastAsia="Times New Roman" w:hAnsi="Calibri" w:cs="Calibri"/>
                  <w:i/>
                  <w:iCs/>
                  <w:color w:val="000000"/>
                  <w:sz w:val="18"/>
                  <w:szCs w:val="18"/>
                  <w:lang w:val="fr-FR" w:eastAsia="fr-FR"/>
                </w:rPr>
                <w:t>Mean</w:t>
              </w:r>
              <w:proofErr w:type="spellEnd"/>
            </w:ins>
          </w:p>
        </w:tc>
        <w:tc>
          <w:tcPr>
            <w:tcW w:w="0" w:type="auto"/>
            <w:tcBorders>
              <w:top w:val="nil"/>
              <w:left w:val="nil"/>
              <w:bottom w:val="nil"/>
              <w:right w:val="nil"/>
            </w:tcBorders>
            <w:shd w:val="clear" w:color="000000" w:fill="FFFFFF"/>
            <w:noWrap/>
            <w:vAlign w:val="bottom"/>
            <w:hideMark/>
          </w:tcPr>
          <w:p w14:paraId="53646432" w14:textId="77777777" w:rsidR="008D137A" w:rsidRPr="00311AB2" w:rsidRDefault="008D137A" w:rsidP="00AF4F87">
            <w:pPr>
              <w:jc w:val="center"/>
              <w:rPr>
                <w:ins w:id="636" w:author="Arnaud" w:date="2021-08-19T00:29:00Z"/>
                <w:rFonts w:ascii="Calibri" w:eastAsia="Times New Roman" w:hAnsi="Calibri" w:cs="Calibri"/>
                <w:color w:val="000000"/>
                <w:sz w:val="18"/>
                <w:szCs w:val="18"/>
                <w:lang w:val="fr-FR" w:eastAsia="fr-FR"/>
              </w:rPr>
            </w:pPr>
            <w:ins w:id="637" w:author="Arnaud" w:date="2021-08-19T00:29:00Z">
              <w:r w:rsidRPr="00311AB2">
                <w:rPr>
                  <w:rFonts w:ascii="Calibri" w:eastAsia="Times New Roman" w:hAnsi="Calibri" w:cs="Calibri"/>
                  <w:color w:val="000000"/>
                  <w:sz w:val="18"/>
                  <w:szCs w:val="18"/>
                  <w:lang w:val="fr-FR" w:eastAsia="fr-FR"/>
                </w:rPr>
                <w:t>196.</w:t>
              </w:r>
              <w:r>
                <w:rPr>
                  <w:rFonts w:ascii="Calibri" w:eastAsia="Times New Roman" w:hAnsi="Calibri" w:cs="Calibri"/>
                  <w:color w:val="000000"/>
                  <w:sz w:val="18"/>
                  <w:szCs w:val="18"/>
                  <w:lang w:val="fr-FR" w:eastAsia="fr-FR"/>
                </w:rPr>
                <w:t>1</w:t>
              </w:r>
            </w:ins>
          </w:p>
        </w:tc>
        <w:tc>
          <w:tcPr>
            <w:tcW w:w="0" w:type="auto"/>
            <w:tcBorders>
              <w:top w:val="nil"/>
              <w:left w:val="nil"/>
              <w:bottom w:val="nil"/>
              <w:right w:val="nil"/>
            </w:tcBorders>
            <w:shd w:val="clear" w:color="000000" w:fill="FFFFFF"/>
            <w:noWrap/>
            <w:vAlign w:val="bottom"/>
            <w:hideMark/>
          </w:tcPr>
          <w:p w14:paraId="4D64A868" w14:textId="77777777" w:rsidR="008D137A" w:rsidRPr="00311AB2" w:rsidRDefault="008D137A" w:rsidP="00AF4F87">
            <w:pPr>
              <w:jc w:val="center"/>
              <w:rPr>
                <w:ins w:id="638" w:author="Arnaud" w:date="2021-08-19T00:29:00Z"/>
                <w:rFonts w:ascii="Calibri" w:eastAsia="Times New Roman" w:hAnsi="Calibri" w:cs="Calibri"/>
                <w:color w:val="000000"/>
                <w:sz w:val="18"/>
                <w:szCs w:val="18"/>
                <w:lang w:val="fr-FR" w:eastAsia="fr-FR"/>
              </w:rPr>
            </w:pPr>
            <w:ins w:id="639" w:author="Arnaud" w:date="2021-08-19T00:29:00Z">
              <w:r w:rsidRPr="00311AB2">
                <w:rPr>
                  <w:rFonts w:ascii="Calibri" w:eastAsia="Times New Roman" w:hAnsi="Calibri" w:cs="Calibri"/>
                  <w:color w:val="000000"/>
                  <w:sz w:val="18"/>
                  <w:szCs w:val="18"/>
                  <w:lang w:val="fr-FR" w:eastAsia="fr-FR"/>
                </w:rPr>
                <w:t>176.</w:t>
              </w:r>
              <w:r>
                <w:rPr>
                  <w:rFonts w:ascii="Calibri" w:eastAsia="Times New Roman" w:hAnsi="Calibri" w:cs="Calibri"/>
                  <w:color w:val="000000"/>
                  <w:sz w:val="18"/>
                  <w:szCs w:val="18"/>
                  <w:lang w:val="fr-FR" w:eastAsia="fr-FR"/>
                </w:rPr>
                <w:t>9</w:t>
              </w:r>
            </w:ins>
          </w:p>
        </w:tc>
        <w:tc>
          <w:tcPr>
            <w:tcW w:w="0" w:type="auto"/>
            <w:tcBorders>
              <w:top w:val="nil"/>
              <w:left w:val="nil"/>
              <w:bottom w:val="nil"/>
              <w:right w:val="nil"/>
            </w:tcBorders>
            <w:shd w:val="clear" w:color="000000" w:fill="FFFFFF"/>
            <w:noWrap/>
            <w:vAlign w:val="bottom"/>
            <w:hideMark/>
          </w:tcPr>
          <w:p w14:paraId="299D7A3F" w14:textId="77777777" w:rsidR="008D137A" w:rsidRPr="00311AB2" w:rsidRDefault="008D137A" w:rsidP="00AF4F87">
            <w:pPr>
              <w:jc w:val="center"/>
              <w:rPr>
                <w:ins w:id="640" w:author="Arnaud" w:date="2021-08-19T00:29:00Z"/>
                <w:rFonts w:ascii="Calibri" w:eastAsia="Times New Roman" w:hAnsi="Calibri" w:cs="Calibri"/>
                <w:color w:val="000000"/>
                <w:sz w:val="18"/>
                <w:szCs w:val="18"/>
                <w:lang w:val="fr-FR" w:eastAsia="fr-FR"/>
              </w:rPr>
            </w:pPr>
            <w:ins w:id="641"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19677BE9" w14:textId="77777777" w:rsidR="008D137A" w:rsidRPr="00311AB2" w:rsidRDefault="008D137A" w:rsidP="00AF4F87">
            <w:pPr>
              <w:jc w:val="center"/>
              <w:rPr>
                <w:ins w:id="642" w:author="Arnaud" w:date="2021-08-19T00:29:00Z"/>
                <w:rFonts w:ascii="Calibri" w:eastAsia="Times New Roman" w:hAnsi="Calibri" w:cs="Calibri"/>
                <w:color w:val="000000"/>
                <w:sz w:val="18"/>
                <w:szCs w:val="18"/>
                <w:lang w:val="fr-FR" w:eastAsia="fr-FR"/>
              </w:rPr>
            </w:pPr>
            <w:ins w:id="643" w:author="Arnaud" w:date="2021-08-19T00:29:00Z">
              <w:r w:rsidRPr="00311AB2">
                <w:rPr>
                  <w:rFonts w:ascii="Calibri" w:eastAsia="Times New Roman" w:hAnsi="Calibri" w:cs="Calibri"/>
                  <w:color w:val="000000"/>
                  <w:sz w:val="18"/>
                  <w:szCs w:val="18"/>
                  <w:lang w:val="fr-FR" w:eastAsia="fr-FR"/>
                </w:rPr>
                <w:t>265.2</w:t>
              </w:r>
            </w:ins>
          </w:p>
        </w:tc>
        <w:tc>
          <w:tcPr>
            <w:tcW w:w="0" w:type="auto"/>
            <w:tcBorders>
              <w:top w:val="nil"/>
              <w:left w:val="nil"/>
              <w:bottom w:val="nil"/>
              <w:right w:val="nil"/>
            </w:tcBorders>
            <w:shd w:val="clear" w:color="000000" w:fill="FFFFFF"/>
            <w:noWrap/>
            <w:vAlign w:val="bottom"/>
            <w:hideMark/>
          </w:tcPr>
          <w:p w14:paraId="320955E3" w14:textId="77777777" w:rsidR="008D137A" w:rsidRPr="00311AB2" w:rsidRDefault="008D137A" w:rsidP="00AF4F87">
            <w:pPr>
              <w:jc w:val="center"/>
              <w:rPr>
                <w:ins w:id="644" w:author="Arnaud" w:date="2021-08-19T00:29:00Z"/>
                <w:rFonts w:ascii="Calibri" w:eastAsia="Times New Roman" w:hAnsi="Calibri" w:cs="Calibri"/>
                <w:color w:val="000000"/>
                <w:sz w:val="18"/>
                <w:szCs w:val="18"/>
                <w:lang w:val="fr-FR" w:eastAsia="fr-FR"/>
              </w:rPr>
            </w:pPr>
            <w:ins w:id="645" w:author="Arnaud" w:date="2021-08-19T00:29:00Z">
              <w:r w:rsidRPr="00311AB2">
                <w:rPr>
                  <w:rFonts w:ascii="Calibri" w:eastAsia="Times New Roman" w:hAnsi="Calibri" w:cs="Calibri"/>
                  <w:color w:val="000000"/>
                  <w:sz w:val="18"/>
                  <w:szCs w:val="18"/>
                  <w:lang w:val="fr-FR" w:eastAsia="fr-FR"/>
                </w:rPr>
                <w:t>362.</w:t>
              </w:r>
              <w:r>
                <w:rPr>
                  <w:rFonts w:ascii="Calibri" w:eastAsia="Times New Roman" w:hAnsi="Calibri" w:cs="Calibri"/>
                  <w:color w:val="000000"/>
                  <w:sz w:val="18"/>
                  <w:szCs w:val="18"/>
                  <w:lang w:val="fr-FR" w:eastAsia="fr-FR"/>
                </w:rPr>
                <w:t>7</w:t>
              </w:r>
            </w:ins>
          </w:p>
        </w:tc>
        <w:tc>
          <w:tcPr>
            <w:tcW w:w="0" w:type="auto"/>
            <w:tcBorders>
              <w:top w:val="nil"/>
              <w:left w:val="nil"/>
              <w:bottom w:val="nil"/>
              <w:right w:val="nil"/>
            </w:tcBorders>
            <w:shd w:val="clear" w:color="000000" w:fill="FFFFFF"/>
            <w:noWrap/>
            <w:vAlign w:val="bottom"/>
            <w:hideMark/>
          </w:tcPr>
          <w:p w14:paraId="2B30C0CE" w14:textId="77777777" w:rsidR="008D137A" w:rsidRPr="00311AB2" w:rsidRDefault="008D137A" w:rsidP="00AF4F87">
            <w:pPr>
              <w:jc w:val="center"/>
              <w:rPr>
                <w:ins w:id="646" w:author="Arnaud" w:date="2021-08-19T00:29:00Z"/>
                <w:rFonts w:ascii="Calibri" w:eastAsia="Times New Roman" w:hAnsi="Calibri" w:cs="Calibri"/>
                <w:color w:val="000000"/>
                <w:sz w:val="18"/>
                <w:szCs w:val="18"/>
                <w:lang w:val="fr-FR" w:eastAsia="fr-FR"/>
              </w:rPr>
            </w:pPr>
            <w:ins w:id="647"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0861626D" w14:textId="77777777" w:rsidR="008D137A" w:rsidRPr="00311AB2" w:rsidRDefault="008D137A" w:rsidP="00AF4F87">
            <w:pPr>
              <w:jc w:val="center"/>
              <w:rPr>
                <w:ins w:id="648" w:author="Arnaud" w:date="2021-08-19T00:29:00Z"/>
                <w:rFonts w:ascii="Calibri" w:eastAsia="Times New Roman" w:hAnsi="Calibri" w:cs="Calibri"/>
                <w:color w:val="000000"/>
                <w:sz w:val="18"/>
                <w:szCs w:val="18"/>
                <w:lang w:val="fr-FR" w:eastAsia="fr-FR"/>
              </w:rPr>
            </w:pPr>
            <w:ins w:id="649" w:author="Arnaud" w:date="2021-08-19T00:29:00Z">
              <w:r w:rsidRPr="00311AB2">
                <w:rPr>
                  <w:rFonts w:ascii="Calibri" w:eastAsia="Times New Roman" w:hAnsi="Calibri" w:cs="Calibri"/>
                  <w:color w:val="000000"/>
                  <w:sz w:val="18"/>
                  <w:szCs w:val="18"/>
                  <w:lang w:val="fr-FR" w:eastAsia="fr-FR"/>
                </w:rPr>
                <w:t>320.8</w:t>
              </w:r>
            </w:ins>
          </w:p>
        </w:tc>
        <w:tc>
          <w:tcPr>
            <w:tcW w:w="0" w:type="auto"/>
            <w:tcBorders>
              <w:top w:val="nil"/>
              <w:left w:val="nil"/>
              <w:bottom w:val="nil"/>
              <w:right w:val="nil"/>
            </w:tcBorders>
            <w:shd w:val="clear" w:color="000000" w:fill="FFFFFF"/>
            <w:noWrap/>
            <w:vAlign w:val="bottom"/>
            <w:hideMark/>
          </w:tcPr>
          <w:p w14:paraId="1B099CEF" w14:textId="77777777" w:rsidR="008D137A" w:rsidRPr="00311AB2" w:rsidRDefault="008D137A" w:rsidP="00AF4F87">
            <w:pPr>
              <w:jc w:val="center"/>
              <w:rPr>
                <w:ins w:id="650" w:author="Arnaud" w:date="2021-08-19T00:29:00Z"/>
                <w:rFonts w:ascii="Calibri" w:eastAsia="Times New Roman" w:hAnsi="Calibri" w:cs="Calibri"/>
                <w:color w:val="000000"/>
                <w:sz w:val="18"/>
                <w:szCs w:val="18"/>
                <w:lang w:val="fr-FR" w:eastAsia="fr-FR"/>
              </w:rPr>
            </w:pPr>
            <w:ins w:id="651" w:author="Arnaud" w:date="2021-08-19T00:29:00Z">
              <w:r w:rsidRPr="00311AB2">
                <w:rPr>
                  <w:rFonts w:ascii="Calibri" w:eastAsia="Times New Roman" w:hAnsi="Calibri" w:cs="Calibri"/>
                  <w:color w:val="000000"/>
                  <w:sz w:val="18"/>
                  <w:szCs w:val="18"/>
                  <w:lang w:val="fr-FR" w:eastAsia="fr-FR"/>
                </w:rPr>
                <w:t>452.5</w:t>
              </w:r>
            </w:ins>
          </w:p>
        </w:tc>
        <w:tc>
          <w:tcPr>
            <w:tcW w:w="0" w:type="auto"/>
            <w:tcBorders>
              <w:top w:val="nil"/>
              <w:left w:val="nil"/>
              <w:bottom w:val="nil"/>
              <w:right w:val="nil"/>
            </w:tcBorders>
            <w:shd w:val="clear" w:color="000000" w:fill="FFFFFF"/>
            <w:noWrap/>
            <w:vAlign w:val="bottom"/>
            <w:hideMark/>
          </w:tcPr>
          <w:p w14:paraId="5AD62C2D" w14:textId="77777777" w:rsidR="008D137A" w:rsidRPr="00311AB2" w:rsidRDefault="008D137A" w:rsidP="00AF4F87">
            <w:pPr>
              <w:jc w:val="center"/>
              <w:rPr>
                <w:ins w:id="652" w:author="Arnaud" w:date="2021-08-19T00:29:00Z"/>
                <w:rFonts w:ascii="Calibri" w:eastAsia="Times New Roman" w:hAnsi="Calibri" w:cs="Calibri"/>
                <w:color w:val="000000"/>
                <w:sz w:val="18"/>
                <w:szCs w:val="18"/>
                <w:lang w:val="fr-FR" w:eastAsia="fr-FR"/>
              </w:rPr>
            </w:pPr>
            <w:ins w:id="653"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6569B2C1" w14:textId="77777777" w:rsidR="008D137A" w:rsidRPr="00311AB2" w:rsidRDefault="008D137A" w:rsidP="00AF4F87">
            <w:pPr>
              <w:jc w:val="center"/>
              <w:rPr>
                <w:ins w:id="654" w:author="Arnaud" w:date="2021-08-19T00:29:00Z"/>
                <w:rFonts w:ascii="Calibri" w:eastAsia="Times New Roman" w:hAnsi="Calibri" w:cs="Calibri"/>
                <w:color w:val="000000"/>
                <w:sz w:val="18"/>
                <w:szCs w:val="18"/>
                <w:lang w:val="fr-FR" w:eastAsia="fr-FR"/>
              </w:rPr>
            </w:pPr>
            <w:ins w:id="655" w:author="Arnaud" w:date="2021-08-19T00:29:00Z">
              <w:r w:rsidRPr="00311AB2">
                <w:rPr>
                  <w:rFonts w:ascii="Calibri" w:eastAsia="Times New Roman" w:hAnsi="Calibri" w:cs="Calibri"/>
                  <w:color w:val="000000"/>
                  <w:sz w:val="18"/>
                  <w:szCs w:val="18"/>
                  <w:lang w:val="fr-FR" w:eastAsia="fr-FR"/>
                </w:rPr>
                <w:t>239.4</w:t>
              </w:r>
            </w:ins>
          </w:p>
        </w:tc>
        <w:tc>
          <w:tcPr>
            <w:tcW w:w="0" w:type="auto"/>
            <w:tcBorders>
              <w:top w:val="nil"/>
              <w:left w:val="nil"/>
              <w:bottom w:val="nil"/>
              <w:right w:val="nil"/>
            </w:tcBorders>
            <w:shd w:val="clear" w:color="000000" w:fill="FFFFFF"/>
            <w:noWrap/>
            <w:vAlign w:val="bottom"/>
            <w:hideMark/>
          </w:tcPr>
          <w:p w14:paraId="22FB9259" w14:textId="77777777" w:rsidR="008D137A" w:rsidRPr="00311AB2" w:rsidRDefault="008D137A" w:rsidP="00AF4F87">
            <w:pPr>
              <w:jc w:val="center"/>
              <w:rPr>
                <w:ins w:id="656" w:author="Arnaud" w:date="2021-08-19T00:29:00Z"/>
                <w:rFonts w:ascii="Calibri" w:eastAsia="Times New Roman" w:hAnsi="Calibri" w:cs="Calibri"/>
                <w:color w:val="000000"/>
                <w:sz w:val="18"/>
                <w:szCs w:val="18"/>
                <w:lang w:val="fr-FR" w:eastAsia="fr-FR"/>
              </w:rPr>
            </w:pPr>
            <w:ins w:id="657" w:author="Arnaud" w:date="2021-08-19T00:29:00Z">
              <w:r w:rsidRPr="00311AB2">
                <w:rPr>
                  <w:rFonts w:ascii="Calibri" w:eastAsia="Times New Roman" w:hAnsi="Calibri" w:cs="Calibri"/>
                  <w:color w:val="000000"/>
                  <w:sz w:val="18"/>
                  <w:szCs w:val="18"/>
                  <w:lang w:val="fr-FR" w:eastAsia="fr-FR"/>
                </w:rPr>
                <w:t>28</w:t>
              </w:r>
              <w:r>
                <w:rPr>
                  <w:rFonts w:ascii="Calibri" w:eastAsia="Times New Roman" w:hAnsi="Calibri" w:cs="Calibri"/>
                  <w:color w:val="000000"/>
                  <w:sz w:val="18"/>
                  <w:szCs w:val="18"/>
                  <w:lang w:val="fr-FR" w:eastAsia="fr-FR"/>
                </w:rPr>
                <w:t>4</w:t>
              </w:r>
              <w:r w:rsidRPr="00311AB2">
                <w:rPr>
                  <w:rFonts w:ascii="Calibri" w:eastAsia="Times New Roman" w:hAnsi="Calibri" w:cs="Calibri"/>
                  <w:color w:val="000000"/>
                  <w:sz w:val="18"/>
                  <w:szCs w:val="18"/>
                  <w:lang w:val="fr-FR" w:eastAsia="fr-FR"/>
                </w:rPr>
                <w:t>.</w:t>
              </w:r>
              <w:r>
                <w:rPr>
                  <w:rFonts w:ascii="Calibri" w:eastAsia="Times New Roman" w:hAnsi="Calibri" w:cs="Calibri"/>
                  <w:color w:val="000000"/>
                  <w:sz w:val="18"/>
                  <w:szCs w:val="18"/>
                  <w:lang w:val="fr-FR" w:eastAsia="fr-FR"/>
                </w:rPr>
                <w:t>0</w:t>
              </w:r>
            </w:ins>
          </w:p>
        </w:tc>
      </w:tr>
      <w:tr w:rsidR="008D137A" w:rsidRPr="0046372A" w14:paraId="4FD9928B" w14:textId="77777777" w:rsidTr="00AF4F87">
        <w:trPr>
          <w:trHeight w:val="288"/>
          <w:ins w:id="658" w:author="Arnaud" w:date="2021-08-19T00:29:00Z"/>
        </w:trPr>
        <w:tc>
          <w:tcPr>
            <w:tcW w:w="0" w:type="auto"/>
            <w:tcBorders>
              <w:top w:val="nil"/>
              <w:left w:val="nil"/>
              <w:bottom w:val="nil"/>
              <w:right w:val="nil"/>
            </w:tcBorders>
            <w:shd w:val="clear" w:color="000000" w:fill="FFFFFF"/>
            <w:noWrap/>
            <w:vAlign w:val="bottom"/>
            <w:hideMark/>
          </w:tcPr>
          <w:p w14:paraId="72327343" w14:textId="77777777" w:rsidR="008D137A" w:rsidRPr="00311AB2" w:rsidRDefault="008D137A" w:rsidP="00AF4F87">
            <w:pPr>
              <w:ind w:firstLineChars="100" w:firstLine="180"/>
              <w:rPr>
                <w:ins w:id="659" w:author="Arnaud" w:date="2021-08-19T00:29:00Z"/>
                <w:rFonts w:ascii="Calibri" w:eastAsia="Times New Roman" w:hAnsi="Calibri" w:cs="Calibri"/>
                <w:i/>
                <w:iCs/>
                <w:color w:val="000000"/>
                <w:sz w:val="18"/>
                <w:szCs w:val="18"/>
                <w:lang w:val="fr-FR" w:eastAsia="fr-FR"/>
              </w:rPr>
            </w:pPr>
            <w:ins w:id="660" w:author="Arnaud" w:date="2021-08-19T00:29:00Z">
              <w:r w:rsidRPr="00311AB2">
                <w:rPr>
                  <w:rFonts w:ascii="Calibri" w:eastAsia="Times New Roman" w:hAnsi="Calibri" w:cs="Calibri"/>
                  <w:i/>
                  <w:iCs/>
                  <w:color w:val="000000"/>
                  <w:sz w:val="18"/>
                  <w:szCs w:val="18"/>
                  <w:lang w:val="fr-FR" w:eastAsia="fr-FR"/>
                </w:rPr>
                <w:t>SD</w:t>
              </w:r>
            </w:ins>
          </w:p>
        </w:tc>
        <w:tc>
          <w:tcPr>
            <w:tcW w:w="0" w:type="auto"/>
            <w:tcBorders>
              <w:top w:val="nil"/>
              <w:left w:val="nil"/>
              <w:bottom w:val="nil"/>
              <w:right w:val="nil"/>
            </w:tcBorders>
            <w:shd w:val="clear" w:color="000000" w:fill="FFFFFF"/>
            <w:noWrap/>
            <w:vAlign w:val="bottom"/>
            <w:hideMark/>
          </w:tcPr>
          <w:p w14:paraId="147CD870" w14:textId="77777777" w:rsidR="008D137A" w:rsidRPr="00311AB2" w:rsidRDefault="008D137A" w:rsidP="00AF4F87">
            <w:pPr>
              <w:jc w:val="center"/>
              <w:rPr>
                <w:ins w:id="661" w:author="Arnaud" w:date="2021-08-19T00:29:00Z"/>
                <w:rFonts w:ascii="Calibri" w:eastAsia="Times New Roman" w:hAnsi="Calibri" w:cs="Calibri"/>
                <w:color w:val="000000"/>
                <w:sz w:val="18"/>
                <w:szCs w:val="18"/>
                <w:lang w:val="fr-FR" w:eastAsia="fr-FR"/>
              </w:rPr>
            </w:pPr>
            <w:ins w:id="662" w:author="Arnaud" w:date="2021-08-19T00:29:00Z">
              <w:r w:rsidRPr="00311AB2">
                <w:rPr>
                  <w:rFonts w:ascii="Calibri" w:eastAsia="Times New Roman" w:hAnsi="Calibri" w:cs="Calibri"/>
                  <w:color w:val="000000"/>
                  <w:sz w:val="18"/>
                  <w:szCs w:val="18"/>
                  <w:lang w:val="fr-FR" w:eastAsia="fr-FR"/>
                </w:rPr>
                <w:t>108.</w:t>
              </w:r>
              <w:r>
                <w:rPr>
                  <w:rFonts w:ascii="Calibri" w:eastAsia="Times New Roman" w:hAnsi="Calibri" w:cs="Calibri"/>
                  <w:color w:val="000000"/>
                  <w:sz w:val="18"/>
                  <w:szCs w:val="18"/>
                  <w:lang w:val="fr-FR" w:eastAsia="fr-FR"/>
                </w:rPr>
                <w:t>3</w:t>
              </w:r>
            </w:ins>
          </w:p>
        </w:tc>
        <w:tc>
          <w:tcPr>
            <w:tcW w:w="0" w:type="auto"/>
            <w:tcBorders>
              <w:top w:val="nil"/>
              <w:left w:val="nil"/>
              <w:bottom w:val="nil"/>
              <w:right w:val="nil"/>
            </w:tcBorders>
            <w:shd w:val="clear" w:color="000000" w:fill="FFFFFF"/>
            <w:noWrap/>
            <w:vAlign w:val="bottom"/>
            <w:hideMark/>
          </w:tcPr>
          <w:p w14:paraId="14880759" w14:textId="77777777" w:rsidR="008D137A" w:rsidRPr="00311AB2" w:rsidRDefault="008D137A" w:rsidP="00AF4F87">
            <w:pPr>
              <w:jc w:val="center"/>
              <w:rPr>
                <w:ins w:id="663" w:author="Arnaud" w:date="2021-08-19T00:29:00Z"/>
                <w:rFonts w:ascii="Calibri" w:eastAsia="Times New Roman" w:hAnsi="Calibri" w:cs="Calibri"/>
                <w:color w:val="000000"/>
                <w:sz w:val="18"/>
                <w:szCs w:val="18"/>
                <w:lang w:val="fr-FR" w:eastAsia="fr-FR"/>
              </w:rPr>
            </w:pPr>
            <w:ins w:id="664" w:author="Arnaud" w:date="2021-08-19T00:29:00Z">
              <w:r w:rsidRPr="00311AB2">
                <w:rPr>
                  <w:rFonts w:ascii="Calibri" w:eastAsia="Times New Roman" w:hAnsi="Calibri" w:cs="Calibri"/>
                  <w:color w:val="000000"/>
                  <w:sz w:val="18"/>
                  <w:szCs w:val="18"/>
                  <w:lang w:val="fr-FR" w:eastAsia="fr-FR"/>
                </w:rPr>
                <w:t>148.3</w:t>
              </w:r>
            </w:ins>
          </w:p>
        </w:tc>
        <w:tc>
          <w:tcPr>
            <w:tcW w:w="0" w:type="auto"/>
            <w:tcBorders>
              <w:top w:val="nil"/>
              <w:left w:val="nil"/>
              <w:bottom w:val="nil"/>
              <w:right w:val="nil"/>
            </w:tcBorders>
            <w:shd w:val="clear" w:color="000000" w:fill="FFFFFF"/>
            <w:noWrap/>
            <w:vAlign w:val="bottom"/>
            <w:hideMark/>
          </w:tcPr>
          <w:p w14:paraId="418E9FD3" w14:textId="77777777" w:rsidR="008D137A" w:rsidRPr="00311AB2" w:rsidRDefault="008D137A" w:rsidP="00AF4F87">
            <w:pPr>
              <w:jc w:val="center"/>
              <w:rPr>
                <w:ins w:id="665" w:author="Arnaud" w:date="2021-08-19T00:29:00Z"/>
                <w:rFonts w:ascii="Calibri" w:eastAsia="Times New Roman" w:hAnsi="Calibri" w:cs="Calibri"/>
                <w:color w:val="000000"/>
                <w:sz w:val="18"/>
                <w:szCs w:val="18"/>
                <w:lang w:val="fr-FR" w:eastAsia="fr-FR"/>
              </w:rPr>
            </w:pPr>
            <w:ins w:id="666"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179627DD" w14:textId="77777777" w:rsidR="008D137A" w:rsidRPr="00311AB2" w:rsidRDefault="008D137A" w:rsidP="00AF4F87">
            <w:pPr>
              <w:jc w:val="center"/>
              <w:rPr>
                <w:ins w:id="667" w:author="Arnaud" w:date="2021-08-19T00:29:00Z"/>
                <w:rFonts w:ascii="Calibri" w:eastAsia="Times New Roman" w:hAnsi="Calibri" w:cs="Calibri"/>
                <w:color w:val="000000"/>
                <w:sz w:val="18"/>
                <w:szCs w:val="18"/>
                <w:lang w:val="fr-FR" w:eastAsia="fr-FR"/>
              </w:rPr>
            </w:pPr>
            <w:ins w:id="668" w:author="Arnaud" w:date="2021-08-19T00:29:00Z">
              <w:r w:rsidRPr="00311AB2">
                <w:rPr>
                  <w:rFonts w:ascii="Calibri" w:eastAsia="Times New Roman" w:hAnsi="Calibri" w:cs="Calibri"/>
                  <w:color w:val="000000"/>
                  <w:sz w:val="18"/>
                  <w:szCs w:val="18"/>
                  <w:lang w:val="fr-FR" w:eastAsia="fr-FR"/>
                </w:rPr>
                <w:t>150.1</w:t>
              </w:r>
            </w:ins>
          </w:p>
        </w:tc>
        <w:tc>
          <w:tcPr>
            <w:tcW w:w="0" w:type="auto"/>
            <w:tcBorders>
              <w:top w:val="nil"/>
              <w:left w:val="nil"/>
              <w:bottom w:val="nil"/>
              <w:right w:val="nil"/>
            </w:tcBorders>
            <w:shd w:val="clear" w:color="000000" w:fill="FFFFFF"/>
            <w:noWrap/>
            <w:vAlign w:val="bottom"/>
            <w:hideMark/>
          </w:tcPr>
          <w:p w14:paraId="76840453" w14:textId="77777777" w:rsidR="008D137A" w:rsidRPr="00311AB2" w:rsidRDefault="008D137A" w:rsidP="00AF4F87">
            <w:pPr>
              <w:jc w:val="center"/>
              <w:rPr>
                <w:ins w:id="669" w:author="Arnaud" w:date="2021-08-19T00:29:00Z"/>
                <w:rFonts w:ascii="Calibri" w:eastAsia="Times New Roman" w:hAnsi="Calibri" w:cs="Calibri"/>
                <w:color w:val="000000"/>
                <w:sz w:val="18"/>
                <w:szCs w:val="18"/>
                <w:lang w:val="fr-FR" w:eastAsia="fr-FR"/>
              </w:rPr>
            </w:pPr>
            <w:ins w:id="670" w:author="Arnaud" w:date="2021-08-19T00:29:00Z">
              <w:r w:rsidRPr="00311AB2">
                <w:rPr>
                  <w:rFonts w:ascii="Calibri" w:eastAsia="Times New Roman" w:hAnsi="Calibri" w:cs="Calibri"/>
                  <w:color w:val="000000"/>
                  <w:sz w:val="18"/>
                  <w:szCs w:val="18"/>
                  <w:lang w:val="fr-FR" w:eastAsia="fr-FR"/>
                </w:rPr>
                <w:t>559.</w:t>
              </w:r>
              <w:r>
                <w:rPr>
                  <w:rFonts w:ascii="Calibri" w:eastAsia="Times New Roman" w:hAnsi="Calibri" w:cs="Calibri"/>
                  <w:color w:val="000000"/>
                  <w:sz w:val="18"/>
                  <w:szCs w:val="18"/>
                  <w:lang w:val="fr-FR" w:eastAsia="fr-FR"/>
                </w:rPr>
                <w:t>2</w:t>
              </w:r>
            </w:ins>
          </w:p>
        </w:tc>
        <w:tc>
          <w:tcPr>
            <w:tcW w:w="0" w:type="auto"/>
            <w:tcBorders>
              <w:top w:val="nil"/>
              <w:left w:val="nil"/>
              <w:bottom w:val="nil"/>
              <w:right w:val="nil"/>
            </w:tcBorders>
            <w:shd w:val="clear" w:color="000000" w:fill="FFFFFF"/>
            <w:noWrap/>
            <w:vAlign w:val="bottom"/>
            <w:hideMark/>
          </w:tcPr>
          <w:p w14:paraId="41A6E973" w14:textId="77777777" w:rsidR="008D137A" w:rsidRPr="00311AB2" w:rsidRDefault="008D137A" w:rsidP="00AF4F87">
            <w:pPr>
              <w:jc w:val="center"/>
              <w:rPr>
                <w:ins w:id="671" w:author="Arnaud" w:date="2021-08-19T00:29:00Z"/>
                <w:rFonts w:ascii="Calibri" w:eastAsia="Times New Roman" w:hAnsi="Calibri" w:cs="Calibri"/>
                <w:color w:val="000000"/>
                <w:sz w:val="18"/>
                <w:szCs w:val="18"/>
                <w:lang w:val="fr-FR" w:eastAsia="fr-FR"/>
              </w:rPr>
            </w:pPr>
            <w:ins w:id="672"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3B56C003" w14:textId="77777777" w:rsidR="008D137A" w:rsidRPr="00311AB2" w:rsidRDefault="008D137A" w:rsidP="00AF4F87">
            <w:pPr>
              <w:jc w:val="center"/>
              <w:rPr>
                <w:ins w:id="673" w:author="Arnaud" w:date="2021-08-19T00:29:00Z"/>
                <w:rFonts w:ascii="Calibri" w:eastAsia="Times New Roman" w:hAnsi="Calibri" w:cs="Calibri"/>
                <w:color w:val="000000"/>
                <w:sz w:val="18"/>
                <w:szCs w:val="18"/>
                <w:lang w:val="fr-FR" w:eastAsia="fr-FR"/>
              </w:rPr>
            </w:pPr>
            <w:ins w:id="674" w:author="Arnaud" w:date="2021-08-19T00:29:00Z">
              <w:r w:rsidRPr="00311AB2">
                <w:rPr>
                  <w:rFonts w:ascii="Calibri" w:eastAsia="Times New Roman" w:hAnsi="Calibri" w:cs="Calibri"/>
                  <w:color w:val="000000"/>
                  <w:sz w:val="18"/>
                  <w:szCs w:val="18"/>
                  <w:lang w:val="fr-FR" w:eastAsia="fr-FR"/>
                </w:rPr>
                <w:t>162.</w:t>
              </w:r>
              <w:r>
                <w:rPr>
                  <w:rFonts w:ascii="Calibri" w:eastAsia="Times New Roman" w:hAnsi="Calibri" w:cs="Calibri"/>
                  <w:color w:val="000000"/>
                  <w:sz w:val="18"/>
                  <w:szCs w:val="18"/>
                  <w:lang w:val="fr-FR" w:eastAsia="fr-FR"/>
                </w:rPr>
                <w:t>2</w:t>
              </w:r>
            </w:ins>
          </w:p>
        </w:tc>
        <w:tc>
          <w:tcPr>
            <w:tcW w:w="0" w:type="auto"/>
            <w:tcBorders>
              <w:top w:val="nil"/>
              <w:left w:val="nil"/>
              <w:bottom w:val="nil"/>
              <w:right w:val="nil"/>
            </w:tcBorders>
            <w:shd w:val="clear" w:color="000000" w:fill="FFFFFF"/>
            <w:noWrap/>
            <w:vAlign w:val="bottom"/>
            <w:hideMark/>
          </w:tcPr>
          <w:p w14:paraId="0A1107C3" w14:textId="77777777" w:rsidR="008D137A" w:rsidRPr="00311AB2" w:rsidRDefault="008D137A" w:rsidP="00AF4F87">
            <w:pPr>
              <w:jc w:val="center"/>
              <w:rPr>
                <w:ins w:id="675" w:author="Arnaud" w:date="2021-08-19T00:29:00Z"/>
                <w:rFonts w:ascii="Calibri" w:eastAsia="Times New Roman" w:hAnsi="Calibri" w:cs="Calibri"/>
                <w:color w:val="000000"/>
                <w:sz w:val="18"/>
                <w:szCs w:val="18"/>
                <w:lang w:val="fr-FR" w:eastAsia="fr-FR"/>
              </w:rPr>
            </w:pPr>
            <w:ins w:id="676" w:author="Arnaud" w:date="2021-08-19T00:29:00Z">
              <w:r w:rsidRPr="00311AB2">
                <w:rPr>
                  <w:rFonts w:ascii="Calibri" w:eastAsia="Times New Roman" w:hAnsi="Calibri" w:cs="Calibri"/>
                  <w:color w:val="000000"/>
                  <w:sz w:val="18"/>
                  <w:szCs w:val="18"/>
                  <w:lang w:val="fr-FR" w:eastAsia="fr-FR"/>
                </w:rPr>
                <w:t>382.7</w:t>
              </w:r>
            </w:ins>
          </w:p>
        </w:tc>
        <w:tc>
          <w:tcPr>
            <w:tcW w:w="0" w:type="auto"/>
            <w:tcBorders>
              <w:top w:val="nil"/>
              <w:left w:val="nil"/>
              <w:bottom w:val="nil"/>
              <w:right w:val="nil"/>
            </w:tcBorders>
            <w:shd w:val="clear" w:color="000000" w:fill="FFFFFF"/>
            <w:noWrap/>
            <w:vAlign w:val="bottom"/>
            <w:hideMark/>
          </w:tcPr>
          <w:p w14:paraId="4A63810E" w14:textId="77777777" w:rsidR="008D137A" w:rsidRPr="00311AB2" w:rsidRDefault="008D137A" w:rsidP="00AF4F87">
            <w:pPr>
              <w:jc w:val="center"/>
              <w:rPr>
                <w:ins w:id="677" w:author="Arnaud" w:date="2021-08-19T00:29:00Z"/>
                <w:rFonts w:ascii="Calibri" w:eastAsia="Times New Roman" w:hAnsi="Calibri" w:cs="Calibri"/>
                <w:color w:val="000000"/>
                <w:sz w:val="18"/>
                <w:szCs w:val="18"/>
                <w:lang w:val="fr-FR" w:eastAsia="fr-FR"/>
              </w:rPr>
            </w:pPr>
            <w:ins w:id="678"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665ADF49" w14:textId="77777777" w:rsidR="008D137A" w:rsidRPr="00311AB2" w:rsidRDefault="008D137A" w:rsidP="00AF4F87">
            <w:pPr>
              <w:jc w:val="center"/>
              <w:rPr>
                <w:ins w:id="679" w:author="Arnaud" w:date="2021-08-19T00:29:00Z"/>
                <w:rFonts w:ascii="Calibri" w:eastAsia="Times New Roman" w:hAnsi="Calibri" w:cs="Calibri"/>
                <w:color w:val="000000"/>
                <w:sz w:val="18"/>
                <w:szCs w:val="18"/>
                <w:lang w:val="fr-FR" w:eastAsia="fr-FR"/>
              </w:rPr>
            </w:pPr>
            <w:ins w:id="680" w:author="Arnaud" w:date="2021-08-19T00:29:00Z">
              <w:r w:rsidRPr="00311AB2">
                <w:rPr>
                  <w:rFonts w:ascii="Calibri" w:eastAsia="Times New Roman" w:hAnsi="Calibri" w:cs="Calibri"/>
                  <w:color w:val="000000"/>
                  <w:sz w:val="18"/>
                  <w:szCs w:val="18"/>
                  <w:lang w:val="fr-FR" w:eastAsia="fr-FR"/>
                </w:rPr>
                <w:t>140.6</w:t>
              </w:r>
            </w:ins>
          </w:p>
        </w:tc>
        <w:tc>
          <w:tcPr>
            <w:tcW w:w="0" w:type="auto"/>
            <w:tcBorders>
              <w:top w:val="nil"/>
              <w:left w:val="nil"/>
              <w:bottom w:val="nil"/>
              <w:right w:val="nil"/>
            </w:tcBorders>
            <w:shd w:val="clear" w:color="000000" w:fill="FFFFFF"/>
            <w:noWrap/>
            <w:vAlign w:val="bottom"/>
            <w:hideMark/>
          </w:tcPr>
          <w:p w14:paraId="4734CE42" w14:textId="77777777" w:rsidR="008D137A" w:rsidRPr="00311AB2" w:rsidRDefault="008D137A" w:rsidP="00AF4F87">
            <w:pPr>
              <w:jc w:val="center"/>
              <w:rPr>
                <w:ins w:id="681" w:author="Arnaud" w:date="2021-08-19T00:29:00Z"/>
                <w:rFonts w:ascii="Calibri" w:eastAsia="Times New Roman" w:hAnsi="Calibri" w:cs="Calibri"/>
                <w:color w:val="000000"/>
                <w:sz w:val="18"/>
                <w:szCs w:val="18"/>
                <w:lang w:val="fr-FR" w:eastAsia="fr-FR"/>
              </w:rPr>
            </w:pPr>
            <w:ins w:id="682" w:author="Arnaud" w:date="2021-08-19T00:29:00Z">
              <w:r w:rsidRPr="00311AB2">
                <w:rPr>
                  <w:rFonts w:ascii="Calibri" w:eastAsia="Times New Roman" w:hAnsi="Calibri" w:cs="Calibri"/>
                  <w:color w:val="000000"/>
                  <w:sz w:val="18"/>
                  <w:szCs w:val="18"/>
                  <w:lang w:val="fr-FR" w:eastAsia="fr-FR"/>
                </w:rPr>
                <w:t>405.</w:t>
              </w:r>
              <w:r>
                <w:rPr>
                  <w:rFonts w:ascii="Calibri" w:eastAsia="Times New Roman" w:hAnsi="Calibri" w:cs="Calibri"/>
                  <w:color w:val="000000"/>
                  <w:sz w:val="18"/>
                  <w:szCs w:val="18"/>
                  <w:lang w:val="fr-FR" w:eastAsia="fr-FR"/>
                </w:rPr>
                <w:t>8</w:t>
              </w:r>
            </w:ins>
          </w:p>
        </w:tc>
      </w:tr>
      <w:tr w:rsidR="008D137A" w:rsidRPr="0046372A" w14:paraId="42D45F9B" w14:textId="77777777" w:rsidTr="00AF4F87">
        <w:trPr>
          <w:trHeight w:val="288"/>
          <w:ins w:id="683" w:author="Arnaud" w:date="2021-08-19T00:29:00Z"/>
        </w:trPr>
        <w:tc>
          <w:tcPr>
            <w:tcW w:w="0" w:type="auto"/>
            <w:tcBorders>
              <w:top w:val="nil"/>
              <w:left w:val="nil"/>
              <w:bottom w:val="nil"/>
              <w:right w:val="nil"/>
            </w:tcBorders>
            <w:shd w:val="clear" w:color="000000" w:fill="FFFFFF"/>
            <w:noWrap/>
            <w:vAlign w:val="bottom"/>
            <w:hideMark/>
          </w:tcPr>
          <w:p w14:paraId="68D7ACCB" w14:textId="77777777" w:rsidR="008D137A" w:rsidRPr="00311AB2" w:rsidRDefault="008D137A" w:rsidP="00AF4F87">
            <w:pPr>
              <w:ind w:firstLineChars="100" w:firstLine="180"/>
              <w:rPr>
                <w:ins w:id="684" w:author="Arnaud" w:date="2021-08-19T00:29:00Z"/>
                <w:rFonts w:ascii="Calibri" w:eastAsia="Times New Roman" w:hAnsi="Calibri" w:cs="Calibri"/>
                <w:i/>
                <w:iCs/>
                <w:color w:val="000000"/>
                <w:sz w:val="18"/>
                <w:szCs w:val="18"/>
                <w:lang w:val="fr-FR" w:eastAsia="fr-FR"/>
              </w:rPr>
            </w:pPr>
            <w:proofErr w:type="spellStart"/>
            <w:ins w:id="685" w:author="Arnaud" w:date="2021-08-19T00:29:00Z">
              <w:r w:rsidRPr="00311AB2">
                <w:rPr>
                  <w:rFonts w:ascii="Calibri" w:eastAsia="Times New Roman" w:hAnsi="Calibri" w:cs="Calibri"/>
                  <w:i/>
                  <w:iCs/>
                  <w:color w:val="000000"/>
                  <w:sz w:val="18"/>
                  <w:szCs w:val="18"/>
                  <w:lang w:val="fr-FR" w:eastAsia="fr-FR"/>
                </w:rPr>
                <w:lastRenderedPageBreak/>
                <w:t>Median</w:t>
              </w:r>
              <w:proofErr w:type="spellEnd"/>
            </w:ins>
          </w:p>
        </w:tc>
        <w:tc>
          <w:tcPr>
            <w:tcW w:w="0" w:type="auto"/>
            <w:tcBorders>
              <w:top w:val="nil"/>
              <w:left w:val="nil"/>
              <w:bottom w:val="nil"/>
              <w:right w:val="nil"/>
            </w:tcBorders>
            <w:shd w:val="clear" w:color="000000" w:fill="FFFFFF"/>
            <w:noWrap/>
            <w:vAlign w:val="bottom"/>
            <w:hideMark/>
          </w:tcPr>
          <w:p w14:paraId="350CE0D5" w14:textId="77777777" w:rsidR="008D137A" w:rsidRPr="00311AB2" w:rsidRDefault="008D137A" w:rsidP="00AF4F87">
            <w:pPr>
              <w:jc w:val="center"/>
              <w:rPr>
                <w:ins w:id="686" w:author="Arnaud" w:date="2021-08-19T00:29:00Z"/>
                <w:rFonts w:ascii="Calibri" w:eastAsia="Times New Roman" w:hAnsi="Calibri" w:cs="Calibri"/>
                <w:color w:val="000000"/>
                <w:sz w:val="18"/>
                <w:szCs w:val="18"/>
                <w:lang w:val="fr-FR" w:eastAsia="fr-FR"/>
              </w:rPr>
            </w:pPr>
            <w:ins w:id="687" w:author="Arnaud" w:date="2021-08-19T00:29:00Z">
              <w:r w:rsidRPr="00311AB2">
                <w:rPr>
                  <w:rFonts w:ascii="Calibri" w:eastAsia="Times New Roman" w:hAnsi="Calibri" w:cs="Calibri"/>
                  <w:color w:val="000000"/>
                  <w:sz w:val="18"/>
                  <w:szCs w:val="18"/>
                  <w:lang w:val="fr-FR" w:eastAsia="fr-FR"/>
                </w:rPr>
                <w:t>179.0</w:t>
              </w:r>
            </w:ins>
          </w:p>
        </w:tc>
        <w:tc>
          <w:tcPr>
            <w:tcW w:w="0" w:type="auto"/>
            <w:tcBorders>
              <w:top w:val="nil"/>
              <w:left w:val="nil"/>
              <w:bottom w:val="nil"/>
              <w:right w:val="nil"/>
            </w:tcBorders>
            <w:shd w:val="clear" w:color="000000" w:fill="FFFFFF"/>
            <w:noWrap/>
            <w:vAlign w:val="bottom"/>
            <w:hideMark/>
          </w:tcPr>
          <w:p w14:paraId="4A1A133C" w14:textId="77777777" w:rsidR="008D137A" w:rsidRPr="00311AB2" w:rsidRDefault="008D137A" w:rsidP="00AF4F87">
            <w:pPr>
              <w:jc w:val="center"/>
              <w:rPr>
                <w:ins w:id="688" w:author="Arnaud" w:date="2021-08-19T00:29:00Z"/>
                <w:rFonts w:ascii="Calibri" w:eastAsia="Times New Roman" w:hAnsi="Calibri" w:cs="Calibri"/>
                <w:color w:val="000000"/>
                <w:sz w:val="18"/>
                <w:szCs w:val="18"/>
                <w:lang w:val="fr-FR" w:eastAsia="fr-FR"/>
              </w:rPr>
            </w:pPr>
            <w:ins w:id="689" w:author="Arnaud" w:date="2021-08-19T00:29:00Z">
              <w:r w:rsidRPr="00311AB2">
                <w:rPr>
                  <w:rFonts w:ascii="Calibri" w:eastAsia="Times New Roman" w:hAnsi="Calibri" w:cs="Calibri"/>
                  <w:color w:val="000000"/>
                  <w:sz w:val="18"/>
                  <w:szCs w:val="18"/>
                  <w:lang w:val="fr-FR" w:eastAsia="fr-FR"/>
                </w:rPr>
                <w:t>147.</w:t>
              </w:r>
              <w:r>
                <w:rPr>
                  <w:rFonts w:ascii="Calibri" w:eastAsia="Times New Roman" w:hAnsi="Calibri" w:cs="Calibri"/>
                  <w:color w:val="000000"/>
                  <w:sz w:val="18"/>
                  <w:szCs w:val="18"/>
                  <w:lang w:val="fr-FR" w:eastAsia="fr-FR"/>
                </w:rPr>
                <w:t>2</w:t>
              </w:r>
            </w:ins>
          </w:p>
        </w:tc>
        <w:tc>
          <w:tcPr>
            <w:tcW w:w="0" w:type="auto"/>
            <w:tcBorders>
              <w:top w:val="nil"/>
              <w:left w:val="nil"/>
              <w:bottom w:val="nil"/>
              <w:right w:val="nil"/>
            </w:tcBorders>
            <w:shd w:val="clear" w:color="000000" w:fill="FFFFFF"/>
            <w:noWrap/>
            <w:vAlign w:val="bottom"/>
            <w:hideMark/>
          </w:tcPr>
          <w:p w14:paraId="6560C60D" w14:textId="77777777" w:rsidR="008D137A" w:rsidRPr="00311AB2" w:rsidRDefault="008D137A" w:rsidP="00AF4F87">
            <w:pPr>
              <w:jc w:val="center"/>
              <w:rPr>
                <w:ins w:id="690" w:author="Arnaud" w:date="2021-08-19T00:29:00Z"/>
                <w:rFonts w:ascii="Calibri" w:eastAsia="Times New Roman" w:hAnsi="Calibri" w:cs="Calibri"/>
                <w:color w:val="000000"/>
                <w:sz w:val="18"/>
                <w:szCs w:val="18"/>
                <w:lang w:val="fr-FR" w:eastAsia="fr-FR"/>
              </w:rPr>
            </w:pPr>
            <w:ins w:id="691"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4C9AD815" w14:textId="77777777" w:rsidR="008D137A" w:rsidRPr="00311AB2" w:rsidRDefault="008D137A" w:rsidP="00AF4F87">
            <w:pPr>
              <w:jc w:val="center"/>
              <w:rPr>
                <w:ins w:id="692" w:author="Arnaud" w:date="2021-08-19T00:29:00Z"/>
                <w:rFonts w:ascii="Calibri" w:eastAsia="Times New Roman" w:hAnsi="Calibri" w:cs="Calibri"/>
                <w:color w:val="000000"/>
                <w:sz w:val="18"/>
                <w:szCs w:val="18"/>
                <w:lang w:val="fr-FR" w:eastAsia="fr-FR"/>
              </w:rPr>
            </w:pPr>
            <w:ins w:id="693" w:author="Arnaud" w:date="2021-08-19T00:29:00Z">
              <w:r w:rsidRPr="00311AB2">
                <w:rPr>
                  <w:rFonts w:ascii="Calibri" w:eastAsia="Times New Roman" w:hAnsi="Calibri" w:cs="Calibri"/>
                  <w:color w:val="000000"/>
                  <w:sz w:val="18"/>
                  <w:szCs w:val="18"/>
                  <w:lang w:val="fr-FR" w:eastAsia="fr-FR"/>
                </w:rPr>
                <w:t>236.5</w:t>
              </w:r>
            </w:ins>
          </w:p>
        </w:tc>
        <w:tc>
          <w:tcPr>
            <w:tcW w:w="0" w:type="auto"/>
            <w:tcBorders>
              <w:top w:val="nil"/>
              <w:left w:val="nil"/>
              <w:bottom w:val="nil"/>
              <w:right w:val="nil"/>
            </w:tcBorders>
            <w:shd w:val="clear" w:color="000000" w:fill="FFFFFF"/>
            <w:noWrap/>
            <w:vAlign w:val="bottom"/>
            <w:hideMark/>
          </w:tcPr>
          <w:p w14:paraId="6B608507" w14:textId="77777777" w:rsidR="008D137A" w:rsidRPr="00311AB2" w:rsidRDefault="008D137A" w:rsidP="00AF4F87">
            <w:pPr>
              <w:jc w:val="center"/>
              <w:rPr>
                <w:ins w:id="694" w:author="Arnaud" w:date="2021-08-19T00:29:00Z"/>
                <w:rFonts w:ascii="Calibri" w:eastAsia="Times New Roman" w:hAnsi="Calibri" w:cs="Calibri"/>
                <w:color w:val="000000"/>
                <w:sz w:val="18"/>
                <w:szCs w:val="18"/>
                <w:lang w:val="fr-FR" w:eastAsia="fr-FR"/>
              </w:rPr>
            </w:pPr>
            <w:ins w:id="695" w:author="Arnaud" w:date="2021-08-19T00:29:00Z">
              <w:r w:rsidRPr="00311AB2">
                <w:rPr>
                  <w:rFonts w:ascii="Calibri" w:eastAsia="Times New Roman" w:hAnsi="Calibri" w:cs="Calibri"/>
                  <w:color w:val="000000"/>
                  <w:sz w:val="18"/>
                  <w:szCs w:val="18"/>
                  <w:lang w:val="fr-FR" w:eastAsia="fr-FR"/>
                </w:rPr>
                <w:t>230.1</w:t>
              </w:r>
            </w:ins>
          </w:p>
        </w:tc>
        <w:tc>
          <w:tcPr>
            <w:tcW w:w="0" w:type="auto"/>
            <w:tcBorders>
              <w:top w:val="nil"/>
              <w:left w:val="nil"/>
              <w:bottom w:val="nil"/>
              <w:right w:val="nil"/>
            </w:tcBorders>
            <w:shd w:val="clear" w:color="000000" w:fill="FFFFFF"/>
            <w:noWrap/>
            <w:vAlign w:val="bottom"/>
            <w:hideMark/>
          </w:tcPr>
          <w:p w14:paraId="70DC50DB" w14:textId="77777777" w:rsidR="008D137A" w:rsidRPr="00311AB2" w:rsidRDefault="008D137A" w:rsidP="00AF4F87">
            <w:pPr>
              <w:jc w:val="center"/>
              <w:rPr>
                <w:ins w:id="696" w:author="Arnaud" w:date="2021-08-19T00:29:00Z"/>
                <w:rFonts w:ascii="Calibri" w:eastAsia="Times New Roman" w:hAnsi="Calibri" w:cs="Calibri"/>
                <w:color w:val="000000"/>
                <w:sz w:val="18"/>
                <w:szCs w:val="18"/>
                <w:lang w:val="fr-FR" w:eastAsia="fr-FR"/>
              </w:rPr>
            </w:pPr>
            <w:ins w:id="697"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4F16D060" w14:textId="77777777" w:rsidR="008D137A" w:rsidRPr="00311AB2" w:rsidRDefault="008D137A" w:rsidP="00AF4F87">
            <w:pPr>
              <w:jc w:val="center"/>
              <w:rPr>
                <w:ins w:id="698" w:author="Arnaud" w:date="2021-08-19T00:29:00Z"/>
                <w:rFonts w:ascii="Calibri" w:eastAsia="Times New Roman" w:hAnsi="Calibri" w:cs="Calibri"/>
                <w:color w:val="000000"/>
                <w:sz w:val="18"/>
                <w:szCs w:val="18"/>
                <w:lang w:val="fr-FR" w:eastAsia="fr-FR"/>
              </w:rPr>
            </w:pPr>
            <w:ins w:id="699" w:author="Arnaud" w:date="2021-08-19T00:29:00Z">
              <w:r w:rsidRPr="00311AB2">
                <w:rPr>
                  <w:rFonts w:ascii="Calibri" w:eastAsia="Times New Roman" w:hAnsi="Calibri" w:cs="Calibri"/>
                  <w:color w:val="000000"/>
                  <w:sz w:val="18"/>
                  <w:szCs w:val="18"/>
                  <w:lang w:val="fr-FR" w:eastAsia="fr-FR"/>
                </w:rPr>
                <w:t>302.0</w:t>
              </w:r>
            </w:ins>
          </w:p>
        </w:tc>
        <w:tc>
          <w:tcPr>
            <w:tcW w:w="0" w:type="auto"/>
            <w:tcBorders>
              <w:top w:val="nil"/>
              <w:left w:val="nil"/>
              <w:bottom w:val="nil"/>
              <w:right w:val="nil"/>
            </w:tcBorders>
            <w:shd w:val="clear" w:color="000000" w:fill="FFFFFF"/>
            <w:noWrap/>
            <w:vAlign w:val="bottom"/>
            <w:hideMark/>
          </w:tcPr>
          <w:p w14:paraId="3944E597" w14:textId="77777777" w:rsidR="008D137A" w:rsidRPr="00311AB2" w:rsidRDefault="008D137A" w:rsidP="00AF4F87">
            <w:pPr>
              <w:jc w:val="center"/>
              <w:rPr>
                <w:ins w:id="700" w:author="Arnaud" w:date="2021-08-19T00:29:00Z"/>
                <w:rFonts w:ascii="Calibri" w:eastAsia="Times New Roman" w:hAnsi="Calibri" w:cs="Calibri"/>
                <w:color w:val="000000"/>
                <w:sz w:val="18"/>
                <w:szCs w:val="18"/>
                <w:lang w:val="fr-FR" w:eastAsia="fr-FR"/>
              </w:rPr>
            </w:pPr>
            <w:ins w:id="701" w:author="Arnaud" w:date="2021-08-19T00:29:00Z">
              <w:r w:rsidRPr="00311AB2">
                <w:rPr>
                  <w:rFonts w:ascii="Calibri" w:eastAsia="Times New Roman" w:hAnsi="Calibri" w:cs="Calibri"/>
                  <w:color w:val="000000"/>
                  <w:sz w:val="18"/>
                  <w:szCs w:val="18"/>
                  <w:lang w:val="fr-FR" w:eastAsia="fr-FR"/>
                </w:rPr>
                <w:t>397.</w:t>
              </w:r>
              <w:r>
                <w:rPr>
                  <w:rFonts w:ascii="Calibri" w:eastAsia="Times New Roman" w:hAnsi="Calibri" w:cs="Calibri"/>
                  <w:color w:val="000000"/>
                  <w:sz w:val="18"/>
                  <w:szCs w:val="18"/>
                  <w:lang w:val="fr-FR" w:eastAsia="fr-FR"/>
                </w:rPr>
                <w:t>5</w:t>
              </w:r>
            </w:ins>
          </w:p>
        </w:tc>
        <w:tc>
          <w:tcPr>
            <w:tcW w:w="0" w:type="auto"/>
            <w:tcBorders>
              <w:top w:val="nil"/>
              <w:left w:val="nil"/>
              <w:bottom w:val="nil"/>
              <w:right w:val="nil"/>
            </w:tcBorders>
            <w:shd w:val="clear" w:color="000000" w:fill="FFFFFF"/>
            <w:noWrap/>
            <w:vAlign w:val="bottom"/>
            <w:hideMark/>
          </w:tcPr>
          <w:p w14:paraId="2328AF38" w14:textId="77777777" w:rsidR="008D137A" w:rsidRPr="00311AB2" w:rsidRDefault="008D137A" w:rsidP="00AF4F87">
            <w:pPr>
              <w:jc w:val="center"/>
              <w:rPr>
                <w:ins w:id="702" w:author="Arnaud" w:date="2021-08-19T00:29:00Z"/>
                <w:rFonts w:ascii="Calibri" w:eastAsia="Times New Roman" w:hAnsi="Calibri" w:cs="Calibri"/>
                <w:color w:val="000000"/>
                <w:sz w:val="18"/>
                <w:szCs w:val="18"/>
                <w:lang w:val="fr-FR" w:eastAsia="fr-FR"/>
              </w:rPr>
            </w:pPr>
            <w:ins w:id="703"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6AD6B741" w14:textId="77777777" w:rsidR="008D137A" w:rsidRPr="00311AB2" w:rsidRDefault="008D137A" w:rsidP="00AF4F87">
            <w:pPr>
              <w:jc w:val="center"/>
              <w:rPr>
                <w:ins w:id="704" w:author="Arnaud" w:date="2021-08-19T00:29:00Z"/>
                <w:rFonts w:ascii="Calibri" w:eastAsia="Times New Roman" w:hAnsi="Calibri" w:cs="Calibri"/>
                <w:color w:val="000000"/>
                <w:sz w:val="18"/>
                <w:szCs w:val="18"/>
                <w:lang w:val="fr-FR" w:eastAsia="fr-FR"/>
              </w:rPr>
            </w:pPr>
            <w:ins w:id="705" w:author="Arnaud" w:date="2021-08-19T00:29:00Z">
              <w:r w:rsidRPr="00311AB2">
                <w:rPr>
                  <w:rFonts w:ascii="Calibri" w:eastAsia="Times New Roman" w:hAnsi="Calibri" w:cs="Calibri"/>
                  <w:color w:val="000000"/>
                  <w:sz w:val="18"/>
                  <w:szCs w:val="18"/>
                  <w:lang w:val="fr-FR" w:eastAsia="fr-FR"/>
                </w:rPr>
                <w:t>195.5</w:t>
              </w:r>
            </w:ins>
          </w:p>
        </w:tc>
        <w:tc>
          <w:tcPr>
            <w:tcW w:w="0" w:type="auto"/>
            <w:tcBorders>
              <w:top w:val="nil"/>
              <w:left w:val="nil"/>
              <w:bottom w:val="nil"/>
              <w:right w:val="nil"/>
            </w:tcBorders>
            <w:shd w:val="clear" w:color="000000" w:fill="FFFFFF"/>
            <w:noWrap/>
            <w:vAlign w:val="bottom"/>
            <w:hideMark/>
          </w:tcPr>
          <w:p w14:paraId="4A41367E" w14:textId="77777777" w:rsidR="008D137A" w:rsidRPr="00311AB2" w:rsidRDefault="008D137A" w:rsidP="00AF4F87">
            <w:pPr>
              <w:jc w:val="center"/>
              <w:rPr>
                <w:ins w:id="706" w:author="Arnaud" w:date="2021-08-19T00:29:00Z"/>
                <w:rFonts w:ascii="Calibri" w:eastAsia="Times New Roman" w:hAnsi="Calibri" w:cs="Calibri"/>
                <w:color w:val="000000"/>
                <w:sz w:val="18"/>
                <w:szCs w:val="18"/>
                <w:lang w:val="fr-FR" w:eastAsia="fr-FR"/>
              </w:rPr>
            </w:pPr>
            <w:ins w:id="707" w:author="Arnaud" w:date="2021-08-19T00:29:00Z">
              <w:r w:rsidRPr="00311AB2">
                <w:rPr>
                  <w:rFonts w:ascii="Calibri" w:eastAsia="Times New Roman" w:hAnsi="Calibri" w:cs="Calibri"/>
                  <w:color w:val="000000"/>
                  <w:sz w:val="18"/>
                  <w:szCs w:val="18"/>
                  <w:lang w:val="fr-FR" w:eastAsia="fr-FR"/>
                </w:rPr>
                <w:t>183.0</w:t>
              </w:r>
            </w:ins>
          </w:p>
        </w:tc>
      </w:tr>
      <w:tr w:rsidR="008D137A" w:rsidRPr="0046372A" w14:paraId="375A2BF8" w14:textId="77777777" w:rsidTr="00AF4F87">
        <w:trPr>
          <w:trHeight w:val="288"/>
          <w:ins w:id="708" w:author="Arnaud" w:date="2021-08-19T00:29:00Z"/>
        </w:trPr>
        <w:tc>
          <w:tcPr>
            <w:tcW w:w="0" w:type="auto"/>
            <w:tcBorders>
              <w:top w:val="nil"/>
              <w:left w:val="nil"/>
              <w:bottom w:val="nil"/>
              <w:right w:val="nil"/>
            </w:tcBorders>
            <w:shd w:val="clear" w:color="000000" w:fill="FFFFFF"/>
            <w:noWrap/>
            <w:vAlign w:val="bottom"/>
            <w:hideMark/>
          </w:tcPr>
          <w:p w14:paraId="6864A35C" w14:textId="77777777" w:rsidR="008D137A" w:rsidRPr="00311AB2" w:rsidRDefault="008D137A" w:rsidP="00AF4F87">
            <w:pPr>
              <w:rPr>
                <w:ins w:id="709" w:author="Arnaud" w:date="2021-08-19T00:29:00Z"/>
                <w:rFonts w:ascii="Calibri" w:eastAsia="Times New Roman" w:hAnsi="Calibri" w:cs="Calibri"/>
                <w:b/>
                <w:bCs/>
                <w:color w:val="000000"/>
                <w:sz w:val="18"/>
                <w:szCs w:val="18"/>
                <w:lang w:val="fr-FR" w:eastAsia="fr-FR"/>
              </w:rPr>
            </w:pPr>
            <w:proofErr w:type="spellStart"/>
            <w:ins w:id="710" w:author="Arnaud" w:date="2021-08-19T00:29:00Z">
              <w:r w:rsidRPr="00311AB2">
                <w:rPr>
                  <w:rFonts w:ascii="Calibri" w:eastAsia="Times New Roman" w:hAnsi="Calibri" w:cs="Calibri"/>
                  <w:b/>
                  <w:bCs/>
                  <w:color w:val="000000"/>
                  <w:sz w:val="18"/>
                  <w:szCs w:val="18"/>
                  <w:lang w:val="fr-FR" w:eastAsia="fr-FR"/>
                </w:rPr>
                <w:t>Household</w:t>
              </w:r>
              <w:proofErr w:type="spellEnd"/>
              <w:r w:rsidRPr="00311AB2">
                <w:rPr>
                  <w:rFonts w:ascii="Calibri" w:eastAsia="Times New Roman" w:hAnsi="Calibri" w:cs="Calibri"/>
                  <w:b/>
                  <w:bCs/>
                  <w:color w:val="000000"/>
                  <w:sz w:val="18"/>
                  <w:szCs w:val="18"/>
                  <w:lang w:val="fr-FR" w:eastAsia="fr-FR"/>
                </w:rPr>
                <w:t xml:space="preserve"> </w:t>
              </w:r>
              <w:proofErr w:type="spellStart"/>
              <w:r w:rsidRPr="00311AB2">
                <w:rPr>
                  <w:rFonts w:ascii="Calibri" w:eastAsia="Times New Roman" w:hAnsi="Calibri" w:cs="Calibri"/>
                  <w:b/>
                  <w:bCs/>
                  <w:color w:val="000000"/>
                  <w:sz w:val="18"/>
                  <w:szCs w:val="18"/>
                  <w:lang w:val="fr-FR" w:eastAsia="fr-FR"/>
                </w:rPr>
                <w:t>head</w:t>
              </w:r>
              <w:proofErr w:type="spellEnd"/>
              <w:r w:rsidRPr="00311AB2">
                <w:rPr>
                  <w:rFonts w:ascii="Calibri" w:eastAsia="Times New Roman" w:hAnsi="Calibri" w:cs="Calibri"/>
                  <w:b/>
                  <w:bCs/>
                  <w:color w:val="000000"/>
                  <w:sz w:val="18"/>
                  <w:szCs w:val="18"/>
                  <w:lang w:val="fr-FR" w:eastAsia="fr-FR"/>
                </w:rPr>
                <w:t xml:space="preserve"> </w:t>
              </w:r>
              <w:proofErr w:type="spellStart"/>
              <w:r w:rsidRPr="00311AB2">
                <w:rPr>
                  <w:rFonts w:ascii="Calibri" w:eastAsia="Times New Roman" w:hAnsi="Calibri" w:cs="Calibri"/>
                  <w:b/>
                  <w:bCs/>
                  <w:color w:val="000000"/>
                  <w:sz w:val="18"/>
                  <w:szCs w:val="18"/>
                  <w:lang w:val="fr-FR" w:eastAsia="fr-FR"/>
                </w:rPr>
                <w:t>characteristics</w:t>
              </w:r>
              <w:proofErr w:type="spellEnd"/>
            </w:ins>
          </w:p>
        </w:tc>
        <w:tc>
          <w:tcPr>
            <w:tcW w:w="0" w:type="auto"/>
            <w:tcBorders>
              <w:top w:val="nil"/>
              <w:left w:val="nil"/>
              <w:bottom w:val="nil"/>
              <w:right w:val="nil"/>
            </w:tcBorders>
            <w:shd w:val="clear" w:color="000000" w:fill="FFFFFF"/>
            <w:noWrap/>
            <w:vAlign w:val="bottom"/>
            <w:hideMark/>
          </w:tcPr>
          <w:p w14:paraId="77DBE965" w14:textId="77777777" w:rsidR="008D137A" w:rsidRPr="00311AB2" w:rsidRDefault="008D137A" w:rsidP="00AF4F87">
            <w:pPr>
              <w:rPr>
                <w:ins w:id="711" w:author="Arnaud" w:date="2021-08-19T00:29:00Z"/>
                <w:rFonts w:ascii="Calibri" w:eastAsia="Times New Roman" w:hAnsi="Calibri" w:cs="Calibri"/>
                <w:color w:val="000000"/>
                <w:sz w:val="18"/>
                <w:szCs w:val="18"/>
                <w:lang w:val="fr-FR" w:eastAsia="fr-FR"/>
              </w:rPr>
            </w:pPr>
            <w:ins w:id="712"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4A95B3E3" w14:textId="77777777" w:rsidR="008D137A" w:rsidRPr="00311AB2" w:rsidRDefault="008D137A" w:rsidP="00AF4F87">
            <w:pPr>
              <w:rPr>
                <w:ins w:id="713" w:author="Arnaud" w:date="2021-08-19T00:29:00Z"/>
                <w:rFonts w:ascii="Calibri" w:eastAsia="Times New Roman" w:hAnsi="Calibri" w:cs="Calibri"/>
                <w:color w:val="000000"/>
                <w:sz w:val="18"/>
                <w:szCs w:val="18"/>
                <w:lang w:val="fr-FR" w:eastAsia="fr-FR"/>
              </w:rPr>
            </w:pPr>
            <w:ins w:id="714"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6C22F064" w14:textId="77777777" w:rsidR="008D137A" w:rsidRPr="00311AB2" w:rsidRDefault="008D137A" w:rsidP="00AF4F87">
            <w:pPr>
              <w:rPr>
                <w:ins w:id="715" w:author="Arnaud" w:date="2021-08-19T00:29:00Z"/>
                <w:rFonts w:ascii="Calibri" w:eastAsia="Times New Roman" w:hAnsi="Calibri" w:cs="Calibri"/>
                <w:color w:val="000000"/>
                <w:sz w:val="18"/>
                <w:szCs w:val="18"/>
                <w:lang w:val="fr-FR" w:eastAsia="fr-FR"/>
              </w:rPr>
            </w:pPr>
            <w:ins w:id="716"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136D1FDF" w14:textId="77777777" w:rsidR="008D137A" w:rsidRPr="00311AB2" w:rsidRDefault="008D137A" w:rsidP="00AF4F87">
            <w:pPr>
              <w:rPr>
                <w:ins w:id="717" w:author="Arnaud" w:date="2021-08-19T00:29:00Z"/>
                <w:rFonts w:ascii="Calibri" w:eastAsia="Times New Roman" w:hAnsi="Calibri" w:cs="Calibri"/>
                <w:color w:val="000000"/>
                <w:sz w:val="18"/>
                <w:szCs w:val="18"/>
                <w:lang w:val="fr-FR" w:eastAsia="fr-FR"/>
              </w:rPr>
            </w:pPr>
            <w:ins w:id="718"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5C6C6515" w14:textId="77777777" w:rsidR="008D137A" w:rsidRPr="00311AB2" w:rsidRDefault="008D137A" w:rsidP="00AF4F87">
            <w:pPr>
              <w:rPr>
                <w:ins w:id="719" w:author="Arnaud" w:date="2021-08-19T00:29:00Z"/>
                <w:rFonts w:ascii="Calibri" w:eastAsia="Times New Roman" w:hAnsi="Calibri" w:cs="Calibri"/>
                <w:color w:val="000000"/>
                <w:sz w:val="18"/>
                <w:szCs w:val="18"/>
                <w:lang w:val="fr-FR" w:eastAsia="fr-FR"/>
              </w:rPr>
            </w:pPr>
            <w:ins w:id="720"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456EC3E0" w14:textId="77777777" w:rsidR="008D137A" w:rsidRPr="00311AB2" w:rsidRDefault="008D137A" w:rsidP="00AF4F87">
            <w:pPr>
              <w:rPr>
                <w:ins w:id="721" w:author="Arnaud" w:date="2021-08-19T00:29:00Z"/>
                <w:rFonts w:ascii="Calibri" w:eastAsia="Times New Roman" w:hAnsi="Calibri" w:cs="Calibri"/>
                <w:color w:val="000000"/>
                <w:sz w:val="18"/>
                <w:szCs w:val="18"/>
                <w:lang w:val="fr-FR" w:eastAsia="fr-FR"/>
              </w:rPr>
            </w:pPr>
            <w:ins w:id="722"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455D3BC5" w14:textId="77777777" w:rsidR="008D137A" w:rsidRPr="00311AB2" w:rsidRDefault="008D137A" w:rsidP="00AF4F87">
            <w:pPr>
              <w:rPr>
                <w:ins w:id="723" w:author="Arnaud" w:date="2021-08-19T00:29:00Z"/>
                <w:rFonts w:ascii="Calibri" w:eastAsia="Times New Roman" w:hAnsi="Calibri" w:cs="Calibri"/>
                <w:color w:val="000000"/>
                <w:sz w:val="18"/>
                <w:szCs w:val="18"/>
                <w:lang w:val="fr-FR" w:eastAsia="fr-FR"/>
              </w:rPr>
            </w:pPr>
            <w:ins w:id="724"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24CAD4C7" w14:textId="77777777" w:rsidR="008D137A" w:rsidRPr="00311AB2" w:rsidRDefault="008D137A" w:rsidP="00AF4F87">
            <w:pPr>
              <w:rPr>
                <w:ins w:id="725" w:author="Arnaud" w:date="2021-08-19T00:29:00Z"/>
                <w:rFonts w:ascii="Calibri" w:eastAsia="Times New Roman" w:hAnsi="Calibri" w:cs="Calibri"/>
                <w:color w:val="000000"/>
                <w:sz w:val="18"/>
                <w:szCs w:val="18"/>
                <w:lang w:val="fr-FR" w:eastAsia="fr-FR"/>
              </w:rPr>
            </w:pPr>
            <w:ins w:id="726"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14519277" w14:textId="77777777" w:rsidR="008D137A" w:rsidRPr="00311AB2" w:rsidRDefault="008D137A" w:rsidP="00AF4F87">
            <w:pPr>
              <w:rPr>
                <w:ins w:id="727" w:author="Arnaud" w:date="2021-08-19T00:29:00Z"/>
                <w:rFonts w:ascii="Calibri" w:eastAsia="Times New Roman" w:hAnsi="Calibri" w:cs="Calibri"/>
                <w:color w:val="000000"/>
                <w:sz w:val="18"/>
                <w:szCs w:val="18"/>
                <w:lang w:val="fr-FR" w:eastAsia="fr-FR"/>
              </w:rPr>
            </w:pPr>
            <w:ins w:id="728"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186C8D3D" w14:textId="77777777" w:rsidR="008D137A" w:rsidRPr="00311AB2" w:rsidRDefault="008D137A" w:rsidP="00AF4F87">
            <w:pPr>
              <w:rPr>
                <w:ins w:id="729" w:author="Arnaud" w:date="2021-08-19T00:29:00Z"/>
                <w:rFonts w:ascii="Calibri" w:eastAsia="Times New Roman" w:hAnsi="Calibri" w:cs="Calibri"/>
                <w:color w:val="000000"/>
                <w:sz w:val="18"/>
                <w:szCs w:val="18"/>
                <w:lang w:val="fr-FR" w:eastAsia="fr-FR"/>
              </w:rPr>
            </w:pPr>
            <w:ins w:id="730"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177324DF" w14:textId="77777777" w:rsidR="008D137A" w:rsidRPr="00311AB2" w:rsidRDefault="008D137A" w:rsidP="00AF4F87">
            <w:pPr>
              <w:rPr>
                <w:ins w:id="731" w:author="Arnaud" w:date="2021-08-19T00:29:00Z"/>
                <w:rFonts w:ascii="Calibri" w:eastAsia="Times New Roman" w:hAnsi="Calibri" w:cs="Calibri"/>
                <w:color w:val="000000"/>
                <w:sz w:val="18"/>
                <w:szCs w:val="18"/>
                <w:lang w:val="fr-FR" w:eastAsia="fr-FR"/>
              </w:rPr>
            </w:pPr>
            <w:ins w:id="732" w:author="Arnaud" w:date="2021-08-19T00:29:00Z">
              <w:r w:rsidRPr="00311AB2">
                <w:rPr>
                  <w:rFonts w:ascii="Calibri" w:eastAsia="Times New Roman" w:hAnsi="Calibri" w:cs="Calibri"/>
                  <w:color w:val="000000"/>
                  <w:sz w:val="18"/>
                  <w:szCs w:val="18"/>
                  <w:lang w:val="fr-FR" w:eastAsia="fr-FR"/>
                </w:rPr>
                <w:t> </w:t>
              </w:r>
            </w:ins>
          </w:p>
        </w:tc>
      </w:tr>
      <w:tr w:rsidR="008D137A" w:rsidRPr="0046372A" w14:paraId="1ABF2AFB" w14:textId="77777777" w:rsidTr="00AF4F87">
        <w:trPr>
          <w:trHeight w:val="288"/>
          <w:ins w:id="733" w:author="Arnaud" w:date="2021-08-19T00:29:00Z"/>
        </w:trPr>
        <w:tc>
          <w:tcPr>
            <w:tcW w:w="0" w:type="auto"/>
            <w:tcBorders>
              <w:top w:val="nil"/>
              <w:left w:val="nil"/>
              <w:bottom w:val="nil"/>
              <w:right w:val="nil"/>
            </w:tcBorders>
            <w:shd w:val="clear" w:color="000000" w:fill="FFFFFF"/>
            <w:noWrap/>
            <w:vAlign w:val="bottom"/>
            <w:hideMark/>
          </w:tcPr>
          <w:p w14:paraId="1955A256" w14:textId="77777777" w:rsidR="008D137A" w:rsidRPr="00311AB2" w:rsidRDefault="008D137A" w:rsidP="00AF4F87">
            <w:pPr>
              <w:rPr>
                <w:ins w:id="734" w:author="Arnaud" w:date="2021-08-19T00:29:00Z"/>
                <w:rFonts w:ascii="Calibri" w:eastAsia="Times New Roman" w:hAnsi="Calibri" w:cs="Calibri"/>
                <w:color w:val="000000"/>
                <w:sz w:val="18"/>
                <w:szCs w:val="18"/>
                <w:lang w:val="fr-FR" w:eastAsia="fr-FR"/>
              </w:rPr>
            </w:pPr>
            <w:ins w:id="735" w:author="Arnaud" w:date="2021-08-19T00:29:00Z">
              <w:r w:rsidRPr="00311AB2">
                <w:rPr>
                  <w:rFonts w:ascii="Calibri" w:eastAsia="Times New Roman" w:hAnsi="Calibri" w:cs="Calibri"/>
                  <w:color w:val="000000"/>
                  <w:sz w:val="18"/>
                  <w:szCs w:val="18"/>
                  <w:lang w:val="fr-FR" w:eastAsia="fr-FR"/>
                </w:rPr>
                <w:t>Male (%)</w:t>
              </w:r>
            </w:ins>
          </w:p>
        </w:tc>
        <w:tc>
          <w:tcPr>
            <w:tcW w:w="0" w:type="auto"/>
            <w:tcBorders>
              <w:top w:val="nil"/>
              <w:left w:val="nil"/>
              <w:bottom w:val="nil"/>
              <w:right w:val="nil"/>
            </w:tcBorders>
            <w:shd w:val="clear" w:color="000000" w:fill="FFFFFF"/>
            <w:noWrap/>
            <w:vAlign w:val="bottom"/>
            <w:hideMark/>
          </w:tcPr>
          <w:p w14:paraId="05417D89" w14:textId="77777777" w:rsidR="008D137A" w:rsidRPr="00311AB2" w:rsidRDefault="008D137A" w:rsidP="00AF4F87">
            <w:pPr>
              <w:jc w:val="center"/>
              <w:rPr>
                <w:ins w:id="736" w:author="Arnaud" w:date="2021-08-19T00:29:00Z"/>
                <w:rFonts w:ascii="Calibri" w:eastAsia="Times New Roman" w:hAnsi="Calibri" w:cs="Calibri"/>
                <w:color w:val="000000"/>
                <w:sz w:val="18"/>
                <w:szCs w:val="18"/>
                <w:lang w:val="fr-FR" w:eastAsia="fr-FR"/>
              </w:rPr>
            </w:pPr>
            <w:ins w:id="737" w:author="Arnaud" w:date="2021-08-19T00:29:00Z">
              <w:r w:rsidRPr="00311AB2">
                <w:rPr>
                  <w:rFonts w:ascii="Calibri" w:eastAsia="Times New Roman" w:hAnsi="Calibri" w:cs="Calibri"/>
                  <w:color w:val="000000"/>
                  <w:sz w:val="18"/>
                  <w:szCs w:val="18"/>
                  <w:lang w:val="fr-FR" w:eastAsia="fr-FR"/>
                </w:rPr>
                <w:t>91.2</w:t>
              </w:r>
            </w:ins>
          </w:p>
        </w:tc>
        <w:tc>
          <w:tcPr>
            <w:tcW w:w="0" w:type="auto"/>
            <w:tcBorders>
              <w:top w:val="nil"/>
              <w:left w:val="nil"/>
              <w:bottom w:val="nil"/>
              <w:right w:val="nil"/>
            </w:tcBorders>
            <w:shd w:val="clear" w:color="000000" w:fill="FFFFFF"/>
            <w:noWrap/>
            <w:vAlign w:val="bottom"/>
            <w:hideMark/>
          </w:tcPr>
          <w:p w14:paraId="3C799E67" w14:textId="77777777" w:rsidR="008D137A" w:rsidRPr="00311AB2" w:rsidRDefault="008D137A" w:rsidP="00AF4F87">
            <w:pPr>
              <w:jc w:val="center"/>
              <w:rPr>
                <w:ins w:id="738" w:author="Arnaud" w:date="2021-08-19T00:29:00Z"/>
                <w:rFonts w:ascii="Calibri" w:eastAsia="Times New Roman" w:hAnsi="Calibri" w:cs="Calibri"/>
                <w:color w:val="000000"/>
                <w:sz w:val="18"/>
                <w:szCs w:val="18"/>
                <w:lang w:val="fr-FR" w:eastAsia="fr-FR"/>
              </w:rPr>
            </w:pPr>
            <w:ins w:id="739" w:author="Arnaud" w:date="2021-08-19T00:29:00Z">
              <w:r w:rsidRPr="00311AB2">
                <w:rPr>
                  <w:rFonts w:ascii="Calibri" w:eastAsia="Times New Roman" w:hAnsi="Calibri" w:cs="Calibri"/>
                  <w:color w:val="000000"/>
                  <w:sz w:val="18"/>
                  <w:szCs w:val="18"/>
                  <w:lang w:val="fr-FR" w:eastAsia="fr-FR"/>
                </w:rPr>
                <w:t>89.66</w:t>
              </w:r>
            </w:ins>
          </w:p>
        </w:tc>
        <w:tc>
          <w:tcPr>
            <w:tcW w:w="0" w:type="auto"/>
            <w:tcBorders>
              <w:top w:val="nil"/>
              <w:left w:val="nil"/>
              <w:bottom w:val="nil"/>
              <w:right w:val="nil"/>
            </w:tcBorders>
            <w:shd w:val="clear" w:color="000000" w:fill="FFFFFF"/>
            <w:noWrap/>
            <w:vAlign w:val="bottom"/>
            <w:hideMark/>
          </w:tcPr>
          <w:p w14:paraId="20BEA0A6" w14:textId="77777777" w:rsidR="008D137A" w:rsidRPr="00311AB2" w:rsidRDefault="008D137A" w:rsidP="00AF4F87">
            <w:pPr>
              <w:jc w:val="center"/>
              <w:rPr>
                <w:ins w:id="740" w:author="Arnaud" w:date="2021-08-19T00:29:00Z"/>
                <w:rFonts w:ascii="Calibri" w:eastAsia="Times New Roman" w:hAnsi="Calibri" w:cs="Calibri"/>
                <w:color w:val="000000"/>
                <w:sz w:val="18"/>
                <w:szCs w:val="18"/>
                <w:lang w:val="fr-FR" w:eastAsia="fr-FR"/>
              </w:rPr>
            </w:pPr>
            <w:ins w:id="741"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4C25C1DE" w14:textId="77777777" w:rsidR="008D137A" w:rsidRPr="00311AB2" w:rsidRDefault="008D137A" w:rsidP="00AF4F87">
            <w:pPr>
              <w:jc w:val="center"/>
              <w:rPr>
                <w:ins w:id="742" w:author="Arnaud" w:date="2021-08-19T00:29:00Z"/>
                <w:rFonts w:ascii="Calibri" w:eastAsia="Times New Roman" w:hAnsi="Calibri" w:cs="Calibri"/>
                <w:color w:val="000000"/>
                <w:sz w:val="18"/>
                <w:szCs w:val="18"/>
                <w:lang w:val="fr-FR" w:eastAsia="fr-FR"/>
              </w:rPr>
            </w:pPr>
            <w:ins w:id="743" w:author="Arnaud" w:date="2021-08-19T00:29:00Z">
              <w:r w:rsidRPr="00311AB2">
                <w:rPr>
                  <w:rFonts w:ascii="Calibri" w:eastAsia="Times New Roman" w:hAnsi="Calibri" w:cs="Calibri"/>
                  <w:color w:val="000000"/>
                  <w:sz w:val="18"/>
                  <w:szCs w:val="18"/>
                  <w:lang w:val="fr-FR" w:eastAsia="fr-FR"/>
                </w:rPr>
                <w:t>94.30</w:t>
              </w:r>
            </w:ins>
          </w:p>
        </w:tc>
        <w:tc>
          <w:tcPr>
            <w:tcW w:w="0" w:type="auto"/>
            <w:tcBorders>
              <w:top w:val="nil"/>
              <w:left w:val="nil"/>
              <w:bottom w:val="nil"/>
              <w:right w:val="nil"/>
            </w:tcBorders>
            <w:shd w:val="clear" w:color="000000" w:fill="FFFFFF"/>
            <w:noWrap/>
            <w:vAlign w:val="bottom"/>
            <w:hideMark/>
          </w:tcPr>
          <w:p w14:paraId="5F8B3903" w14:textId="77777777" w:rsidR="008D137A" w:rsidRPr="00311AB2" w:rsidRDefault="008D137A" w:rsidP="00AF4F87">
            <w:pPr>
              <w:jc w:val="center"/>
              <w:rPr>
                <w:ins w:id="744" w:author="Arnaud" w:date="2021-08-19T00:29:00Z"/>
                <w:rFonts w:ascii="Calibri" w:eastAsia="Times New Roman" w:hAnsi="Calibri" w:cs="Calibri"/>
                <w:color w:val="000000"/>
                <w:sz w:val="18"/>
                <w:szCs w:val="18"/>
                <w:lang w:val="fr-FR" w:eastAsia="fr-FR"/>
              </w:rPr>
            </w:pPr>
            <w:ins w:id="745" w:author="Arnaud" w:date="2021-08-19T00:29:00Z">
              <w:r w:rsidRPr="00311AB2">
                <w:rPr>
                  <w:rFonts w:ascii="Calibri" w:eastAsia="Times New Roman" w:hAnsi="Calibri" w:cs="Calibri"/>
                  <w:color w:val="000000"/>
                  <w:sz w:val="18"/>
                  <w:szCs w:val="18"/>
                  <w:lang w:val="fr-FR" w:eastAsia="fr-FR"/>
                </w:rPr>
                <w:t>93.40</w:t>
              </w:r>
            </w:ins>
          </w:p>
        </w:tc>
        <w:tc>
          <w:tcPr>
            <w:tcW w:w="0" w:type="auto"/>
            <w:tcBorders>
              <w:top w:val="nil"/>
              <w:left w:val="nil"/>
              <w:bottom w:val="nil"/>
              <w:right w:val="nil"/>
            </w:tcBorders>
            <w:shd w:val="clear" w:color="000000" w:fill="FFFFFF"/>
            <w:noWrap/>
            <w:vAlign w:val="bottom"/>
            <w:hideMark/>
          </w:tcPr>
          <w:p w14:paraId="7B172059" w14:textId="77777777" w:rsidR="008D137A" w:rsidRPr="00311AB2" w:rsidRDefault="008D137A" w:rsidP="00AF4F87">
            <w:pPr>
              <w:jc w:val="center"/>
              <w:rPr>
                <w:ins w:id="746" w:author="Arnaud" w:date="2021-08-19T00:29:00Z"/>
                <w:rFonts w:ascii="Calibri" w:eastAsia="Times New Roman" w:hAnsi="Calibri" w:cs="Calibri"/>
                <w:color w:val="000000"/>
                <w:sz w:val="18"/>
                <w:szCs w:val="18"/>
                <w:lang w:val="fr-FR" w:eastAsia="fr-FR"/>
              </w:rPr>
            </w:pPr>
            <w:ins w:id="747"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4140E4A0" w14:textId="77777777" w:rsidR="008D137A" w:rsidRPr="00311AB2" w:rsidRDefault="008D137A" w:rsidP="00AF4F87">
            <w:pPr>
              <w:jc w:val="center"/>
              <w:rPr>
                <w:ins w:id="748" w:author="Arnaud" w:date="2021-08-19T00:29:00Z"/>
                <w:rFonts w:ascii="Calibri" w:eastAsia="Times New Roman" w:hAnsi="Calibri" w:cs="Calibri"/>
                <w:color w:val="000000"/>
                <w:sz w:val="18"/>
                <w:szCs w:val="18"/>
                <w:lang w:val="fr-FR" w:eastAsia="fr-FR"/>
              </w:rPr>
            </w:pPr>
            <w:ins w:id="749" w:author="Arnaud" w:date="2021-08-19T00:29:00Z">
              <w:r w:rsidRPr="00311AB2">
                <w:rPr>
                  <w:rFonts w:ascii="Calibri" w:eastAsia="Times New Roman" w:hAnsi="Calibri" w:cs="Calibri"/>
                  <w:color w:val="000000"/>
                  <w:sz w:val="18"/>
                  <w:szCs w:val="18"/>
                  <w:lang w:val="fr-FR" w:eastAsia="fr-FR"/>
                </w:rPr>
                <w:t>98.11</w:t>
              </w:r>
            </w:ins>
          </w:p>
        </w:tc>
        <w:tc>
          <w:tcPr>
            <w:tcW w:w="0" w:type="auto"/>
            <w:tcBorders>
              <w:top w:val="nil"/>
              <w:left w:val="nil"/>
              <w:bottom w:val="nil"/>
              <w:right w:val="nil"/>
            </w:tcBorders>
            <w:shd w:val="clear" w:color="000000" w:fill="FFFFFF"/>
            <w:noWrap/>
            <w:vAlign w:val="bottom"/>
            <w:hideMark/>
          </w:tcPr>
          <w:p w14:paraId="718FB659" w14:textId="77777777" w:rsidR="008D137A" w:rsidRPr="00311AB2" w:rsidRDefault="008D137A" w:rsidP="00AF4F87">
            <w:pPr>
              <w:jc w:val="center"/>
              <w:rPr>
                <w:ins w:id="750" w:author="Arnaud" w:date="2021-08-19T00:29:00Z"/>
                <w:rFonts w:ascii="Calibri" w:eastAsia="Times New Roman" w:hAnsi="Calibri" w:cs="Calibri"/>
                <w:color w:val="000000"/>
                <w:sz w:val="18"/>
                <w:szCs w:val="18"/>
                <w:lang w:val="fr-FR" w:eastAsia="fr-FR"/>
              </w:rPr>
            </w:pPr>
            <w:ins w:id="751" w:author="Arnaud" w:date="2021-08-19T00:29:00Z">
              <w:r w:rsidRPr="00311AB2">
                <w:rPr>
                  <w:rFonts w:ascii="Calibri" w:eastAsia="Times New Roman" w:hAnsi="Calibri" w:cs="Calibri"/>
                  <w:color w:val="000000"/>
                  <w:sz w:val="18"/>
                  <w:szCs w:val="18"/>
                  <w:lang w:val="fr-FR" w:eastAsia="fr-FR"/>
                </w:rPr>
                <w:t>96.49</w:t>
              </w:r>
            </w:ins>
          </w:p>
        </w:tc>
        <w:tc>
          <w:tcPr>
            <w:tcW w:w="0" w:type="auto"/>
            <w:tcBorders>
              <w:top w:val="nil"/>
              <w:left w:val="nil"/>
              <w:bottom w:val="nil"/>
              <w:right w:val="nil"/>
            </w:tcBorders>
            <w:shd w:val="clear" w:color="000000" w:fill="FFFFFF"/>
            <w:noWrap/>
            <w:vAlign w:val="bottom"/>
            <w:hideMark/>
          </w:tcPr>
          <w:p w14:paraId="31536793" w14:textId="77777777" w:rsidR="008D137A" w:rsidRPr="00311AB2" w:rsidRDefault="008D137A" w:rsidP="00AF4F87">
            <w:pPr>
              <w:jc w:val="center"/>
              <w:rPr>
                <w:ins w:id="752" w:author="Arnaud" w:date="2021-08-19T00:29:00Z"/>
                <w:rFonts w:ascii="Calibri" w:eastAsia="Times New Roman" w:hAnsi="Calibri" w:cs="Calibri"/>
                <w:color w:val="000000"/>
                <w:sz w:val="18"/>
                <w:szCs w:val="18"/>
                <w:lang w:val="fr-FR" w:eastAsia="fr-FR"/>
              </w:rPr>
            </w:pPr>
            <w:ins w:id="753"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67B933F6" w14:textId="77777777" w:rsidR="008D137A" w:rsidRPr="00311AB2" w:rsidRDefault="008D137A" w:rsidP="00AF4F87">
            <w:pPr>
              <w:jc w:val="center"/>
              <w:rPr>
                <w:ins w:id="754" w:author="Arnaud" w:date="2021-08-19T00:29:00Z"/>
                <w:rFonts w:ascii="Calibri" w:eastAsia="Times New Roman" w:hAnsi="Calibri" w:cs="Calibri"/>
                <w:color w:val="000000"/>
                <w:sz w:val="18"/>
                <w:szCs w:val="18"/>
                <w:lang w:val="fr-FR" w:eastAsia="fr-FR"/>
              </w:rPr>
            </w:pPr>
            <w:ins w:id="755" w:author="Arnaud" w:date="2021-08-19T00:29:00Z">
              <w:r w:rsidRPr="00311AB2">
                <w:rPr>
                  <w:rFonts w:ascii="Calibri" w:eastAsia="Times New Roman" w:hAnsi="Calibri" w:cs="Calibri"/>
                  <w:color w:val="000000"/>
                  <w:sz w:val="18"/>
                  <w:szCs w:val="18"/>
                  <w:lang w:val="fr-FR" w:eastAsia="fr-FR"/>
                </w:rPr>
                <w:t>93.33</w:t>
              </w:r>
            </w:ins>
          </w:p>
        </w:tc>
        <w:tc>
          <w:tcPr>
            <w:tcW w:w="0" w:type="auto"/>
            <w:tcBorders>
              <w:top w:val="nil"/>
              <w:left w:val="nil"/>
              <w:bottom w:val="nil"/>
              <w:right w:val="nil"/>
            </w:tcBorders>
            <w:shd w:val="clear" w:color="000000" w:fill="FFFFFF"/>
            <w:noWrap/>
            <w:vAlign w:val="bottom"/>
            <w:hideMark/>
          </w:tcPr>
          <w:p w14:paraId="470B6219" w14:textId="77777777" w:rsidR="008D137A" w:rsidRPr="00311AB2" w:rsidRDefault="008D137A" w:rsidP="00AF4F87">
            <w:pPr>
              <w:jc w:val="center"/>
              <w:rPr>
                <w:ins w:id="756" w:author="Arnaud" w:date="2021-08-19T00:29:00Z"/>
                <w:rFonts w:ascii="Calibri" w:eastAsia="Times New Roman" w:hAnsi="Calibri" w:cs="Calibri"/>
                <w:color w:val="000000"/>
                <w:sz w:val="18"/>
                <w:szCs w:val="18"/>
                <w:lang w:val="fr-FR" w:eastAsia="fr-FR"/>
              </w:rPr>
            </w:pPr>
            <w:ins w:id="757" w:author="Arnaud" w:date="2021-08-19T00:29:00Z">
              <w:r w:rsidRPr="00311AB2">
                <w:rPr>
                  <w:rFonts w:ascii="Calibri" w:eastAsia="Times New Roman" w:hAnsi="Calibri" w:cs="Calibri"/>
                  <w:color w:val="000000"/>
                  <w:sz w:val="18"/>
                  <w:szCs w:val="18"/>
                  <w:lang w:val="fr-FR" w:eastAsia="fr-FR"/>
                </w:rPr>
                <w:t>91.98</w:t>
              </w:r>
            </w:ins>
          </w:p>
        </w:tc>
      </w:tr>
      <w:tr w:rsidR="008D137A" w:rsidRPr="0046372A" w14:paraId="1E0A8818" w14:textId="77777777" w:rsidTr="00AF4F87">
        <w:trPr>
          <w:trHeight w:val="288"/>
          <w:ins w:id="758" w:author="Arnaud" w:date="2021-08-19T00:29:00Z"/>
        </w:trPr>
        <w:tc>
          <w:tcPr>
            <w:tcW w:w="0" w:type="auto"/>
            <w:tcBorders>
              <w:top w:val="nil"/>
              <w:left w:val="nil"/>
              <w:bottom w:val="nil"/>
              <w:right w:val="nil"/>
            </w:tcBorders>
            <w:shd w:val="clear" w:color="000000" w:fill="FFFFFF"/>
            <w:noWrap/>
            <w:vAlign w:val="bottom"/>
            <w:hideMark/>
          </w:tcPr>
          <w:p w14:paraId="32E0A71E" w14:textId="77777777" w:rsidR="008D137A" w:rsidRPr="00311AB2" w:rsidRDefault="008D137A" w:rsidP="00AF4F87">
            <w:pPr>
              <w:rPr>
                <w:ins w:id="759" w:author="Arnaud" w:date="2021-08-19T00:29:00Z"/>
                <w:rFonts w:ascii="Calibri" w:eastAsia="Times New Roman" w:hAnsi="Calibri" w:cs="Calibri"/>
                <w:color w:val="000000"/>
                <w:sz w:val="18"/>
                <w:szCs w:val="18"/>
                <w:lang w:val="fr-FR" w:eastAsia="fr-FR"/>
              </w:rPr>
            </w:pPr>
            <w:ins w:id="760" w:author="Arnaud" w:date="2021-08-19T00:29:00Z">
              <w:r w:rsidRPr="00311AB2">
                <w:rPr>
                  <w:rFonts w:ascii="Calibri" w:eastAsia="Times New Roman" w:hAnsi="Calibri" w:cs="Calibri"/>
                  <w:color w:val="000000"/>
                  <w:sz w:val="18"/>
                  <w:szCs w:val="18"/>
                  <w:lang w:val="fr-FR" w:eastAsia="fr-FR"/>
                </w:rPr>
                <w:t>Age (</w:t>
              </w:r>
              <w:proofErr w:type="spellStart"/>
              <w:r w:rsidRPr="00311AB2">
                <w:rPr>
                  <w:rFonts w:ascii="Calibri" w:eastAsia="Times New Roman" w:hAnsi="Calibri" w:cs="Calibri"/>
                  <w:color w:val="000000"/>
                  <w:sz w:val="18"/>
                  <w:szCs w:val="18"/>
                  <w:lang w:val="fr-FR" w:eastAsia="fr-FR"/>
                </w:rPr>
                <w:t>mean</w:t>
              </w:r>
              <w:proofErr w:type="spellEnd"/>
              <w:r w:rsidRPr="00311AB2">
                <w:rPr>
                  <w:rFonts w:ascii="Calibri" w:eastAsia="Times New Roman" w:hAnsi="Calibri" w:cs="Calibri"/>
                  <w:color w:val="000000"/>
                  <w:sz w:val="18"/>
                  <w:szCs w:val="18"/>
                  <w:lang w:val="fr-FR" w:eastAsia="fr-FR"/>
                </w:rPr>
                <w:t>)</w:t>
              </w:r>
            </w:ins>
          </w:p>
        </w:tc>
        <w:tc>
          <w:tcPr>
            <w:tcW w:w="0" w:type="auto"/>
            <w:tcBorders>
              <w:top w:val="nil"/>
              <w:left w:val="nil"/>
              <w:bottom w:val="nil"/>
              <w:right w:val="nil"/>
            </w:tcBorders>
            <w:shd w:val="clear" w:color="000000" w:fill="FFFFFF"/>
            <w:noWrap/>
            <w:vAlign w:val="bottom"/>
            <w:hideMark/>
          </w:tcPr>
          <w:p w14:paraId="6F77EBC2" w14:textId="77777777" w:rsidR="008D137A" w:rsidRPr="00311AB2" w:rsidRDefault="008D137A" w:rsidP="00AF4F87">
            <w:pPr>
              <w:jc w:val="center"/>
              <w:rPr>
                <w:ins w:id="761" w:author="Arnaud" w:date="2021-08-19T00:29:00Z"/>
                <w:rFonts w:ascii="Calibri" w:eastAsia="Times New Roman" w:hAnsi="Calibri" w:cs="Calibri"/>
                <w:color w:val="000000"/>
                <w:sz w:val="18"/>
                <w:szCs w:val="18"/>
                <w:lang w:val="fr-FR" w:eastAsia="fr-FR"/>
              </w:rPr>
            </w:pPr>
            <w:ins w:id="762" w:author="Arnaud" w:date="2021-08-19T00:29:00Z">
              <w:r w:rsidRPr="00311AB2">
                <w:rPr>
                  <w:rFonts w:ascii="Calibri" w:eastAsia="Times New Roman" w:hAnsi="Calibri" w:cs="Calibri"/>
                  <w:color w:val="000000"/>
                  <w:sz w:val="18"/>
                  <w:szCs w:val="18"/>
                  <w:lang w:val="fr-FR" w:eastAsia="fr-FR"/>
                </w:rPr>
                <w:t>46.7</w:t>
              </w:r>
            </w:ins>
          </w:p>
        </w:tc>
        <w:tc>
          <w:tcPr>
            <w:tcW w:w="0" w:type="auto"/>
            <w:tcBorders>
              <w:top w:val="nil"/>
              <w:left w:val="nil"/>
              <w:bottom w:val="nil"/>
              <w:right w:val="nil"/>
            </w:tcBorders>
            <w:shd w:val="clear" w:color="000000" w:fill="FFFFFF"/>
            <w:noWrap/>
            <w:vAlign w:val="bottom"/>
            <w:hideMark/>
          </w:tcPr>
          <w:p w14:paraId="669C64B7" w14:textId="77777777" w:rsidR="008D137A" w:rsidRPr="00311AB2" w:rsidRDefault="008D137A" w:rsidP="00AF4F87">
            <w:pPr>
              <w:jc w:val="center"/>
              <w:rPr>
                <w:ins w:id="763" w:author="Arnaud" w:date="2021-08-19T00:29:00Z"/>
                <w:rFonts w:ascii="Calibri" w:eastAsia="Times New Roman" w:hAnsi="Calibri" w:cs="Calibri"/>
                <w:color w:val="000000"/>
                <w:sz w:val="18"/>
                <w:szCs w:val="18"/>
                <w:lang w:val="fr-FR" w:eastAsia="fr-FR"/>
              </w:rPr>
            </w:pPr>
            <w:ins w:id="764" w:author="Arnaud" w:date="2021-08-19T00:29:00Z">
              <w:r w:rsidRPr="00311AB2">
                <w:rPr>
                  <w:rFonts w:ascii="Calibri" w:eastAsia="Times New Roman" w:hAnsi="Calibri" w:cs="Calibri"/>
                  <w:color w:val="000000"/>
                  <w:sz w:val="18"/>
                  <w:szCs w:val="18"/>
                  <w:lang w:val="fr-FR" w:eastAsia="fr-FR"/>
                </w:rPr>
                <w:t>50.38</w:t>
              </w:r>
            </w:ins>
          </w:p>
        </w:tc>
        <w:tc>
          <w:tcPr>
            <w:tcW w:w="0" w:type="auto"/>
            <w:tcBorders>
              <w:top w:val="nil"/>
              <w:left w:val="nil"/>
              <w:bottom w:val="nil"/>
              <w:right w:val="nil"/>
            </w:tcBorders>
            <w:shd w:val="clear" w:color="000000" w:fill="FFFFFF"/>
            <w:noWrap/>
            <w:vAlign w:val="bottom"/>
            <w:hideMark/>
          </w:tcPr>
          <w:p w14:paraId="18D0A869" w14:textId="77777777" w:rsidR="008D137A" w:rsidRPr="00311AB2" w:rsidRDefault="008D137A" w:rsidP="00AF4F87">
            <w:pPr>
              <w:jc w:val="center"/>
              <w:rPr>
                <w:ins w:id="765" w:author="Arnaud" w:date="2021-08-19T00:29:00Z"/>
                <w:rFonts w:ascii="Calibri" w:eastAsia="Times New Roman" w:hAnsi="Calibri" w:cs="Calibri"/>
                <w:color w:val="000000"/>
                <w:sz w:val="18"/>
                <w:szCs w:val="18"/>
                <w:lang w:val="fr-FR" w:eastAsia="fr-FR"/>
              </w:rPr>
            </w:pPr>
            <w:ins w:id="766"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17D97527" w14:textId="77777777" w:rsidR="008D137A" w:rsidRPr="00311AB2" w:rsidRDefault="008D137A" w:rsidP="00AF4F87">
            <w:pPr>
              <w:jc w:val="center"/>
              <w:rPr>
                <w:ins w:id="767" w:author="Arnaud" w:date="2021-08-19T00:29:00Z"/>
                <w:rFonts w:ascii="Calibri" w:eastAsia="Times New Roman" w:hAnsi="Calibri" w:cs="Calibri"/>
                <w:color w:val="000000"/>
                <w:sz w:val="18"/>
                <w:szCs w:val="18"/>
                <w:lang w:val="fr-FR" w:eastAsia="fr-FR"/>
              </w:rPr>
            </w:pPr>
            <w:ins w:id="768" w:author="Arnaud" w:date="2021-08-19T00:29:00Z">
              <w:r w:rsidRPr="00311AB2">
                <w:rPr>
                  <w:rFonts w:ascii="Calibri" w:eastAsia="Times New Roman" w:hAnsi="Calibri" w:cs="Calibri"/>
                  <w:color w:val="000000"/>
                  <w:sz w:val="18"/>
                  <w:szCs w:val="18"/>
                  <w:lang w:val="fr-FR" w:eastAsia="fr-FR"/>
                </w:rPr>
                <w:t>48.16</w:t>
              </w:r>
            </w:ins>
          </w:p>
        </w:tc>
        <w:tc>
          <w:tcPr>
            <w:tcW w:w="0" w:type="auto"/>
            <w:tcBorders>
              <w:top w:val="nil"/>
              <w:left w:val="nil"/>
              <w:bottom w:val="nil"/>
              <w:right w:val="nil"/>
            </w:tcBorders>
            <w:shd w:val="clear" w:color="000000" w:fill="FFFFFF"/>
            <w:noWrap/>
            <w:vAlign w:val="bottom"/>
            <w:hideMark/>
          </w:tcPr>
          <w:p w14:paraId="0C7004B4" w14:textId="77777777" w:rsidR="008D137A" w:rsidRPr="00311AB2" w:rsidRDefault="008D137A" w:rsidP="00AF4F87">
            <w:pPr>
              <w:jc w:val="center"/>
              <w:rPr>
                <w:ins w:id="769" w:author="Arnaud" w:date="2021-08-19T00:29:00Z"/>
                <w:rFonts w:ascii="Calibri" w:eastAsia="Times New Roman" w:hAnsi="Calibri" w:cs="Calibri"/>
                <w:color w:val="000000"/>
                <w:sz w:val="18"/>
                <w:szCs w:val="18"/>
                <w:lang w:val="fr-FR" w:eastAsia="fr-FR"/>
              </w:rPr>
            </w:pPr>
            <w:ins w:id="770" w:author="Arnaud" w:date="2021-08-19T00:29:00Z">
              <w:r w:rsidRPr="00311AB2">
                <w:rPr>
                  <w:rFonts w:ascii="Calibri" w:eastAsia="Times New Roman" w:hAnsi="Calibri" w:cs="Calibri"/>
                  <w:color w:val="000000"/>
                  <w:sz w:val="18"/>
                  <w:szCs w:val="18"/>
                  <w:lang w:val="fr-FR" w:eastAsia="fr-FR"/>
                </w:rPr>
                <w:t>52.01</w:t>
              </w:r>
            </w:ins>
          </w:p>
        </w:tc>
        <w:tc>
          <w:tcPr>
            <w:tcW w:w="0" w:type="auto"/>
            <w:tcBorders>
              <w:top w:val="nil"/>
              <w:left w:val="nil"/>
              <w:bottom w:val="nil"/>
              <w:right w:val="nil"/>
            </w:tcBorders>
            <w:shd w:val="clear" w:color="000000" w:fill="FFFFFF"/>
            <w:noWrap/>
            <w:vAlign w:val="bottom"/>
            <w:hideMark/>
          </w:tcPr>
          <w:p w14:paraId="40713552" w14:textId="77777777" w:rsidR="008D137A" w:rsidRPr="00311AB2" w:rsidRDefault="008D137A" w:rsidP="00AF4F87">
            <w:pPr>
              <w:jc w:val="center"/>
              <w:rPr>
                <w:ins w:id="771" w:author="Arnaud" w:date="2021-08-19T00:29:00Z"/>
                <w:rFonts w:ascii="Calibri" w:eastAsia="Times New Roman" w:hAnsi="Calibri" w:cs="Calibri"/>
                <w:color w:val="000000"/>
                <w:sz w:val="18"/>
                <w:szCs w:val="18"/>
                <w:lang w:val="fr-FR" w:eastAsia="fr-FR"/>
              </w:rPr>
            </w:pPr>
            <w:ins w:id="772"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52177303" w14:textId="77777777" w:rsidR="008D137A" w:rsidRPr="00311AB2" w:rsidRDefault="008D137A" w:rsidP="00AF4F87">
            <w:pPr>
              <w:jc w:val="center"/>
              <w:rPr>
                <w:ins w:id="773" w:author="Arnaud" w:date="2021-08-19T00:29:00Z"/>
                <w:rFonts w:ascii="Calibri" w:eastAsia="Times New Roman" w:hAnsi="Calibri" w:cs="Calibri"/>
                <w:color w:val="000000"/>
                <w:sz w:val="18"/>
                <w:szCs w:val="18"/>
                <w:lang w:val="fr-FR" w:eastAsia="fr-FR"/>
              </w:rPr>
            </w:pPr>
            <w:ins w:id="774" w:author="Arnaud" w:date="2021-08-19T00:29:00Z">
              <w:r w:rsidRPr="00311AB2">
                <w:rPr>
                  <w:rFonts w:ascii="Calibri" w:eastAsia="Times New Roman" w:hAnsi="Calibri" w:cs="Calibri"/>
                  <w:color w:val="000000"/>
                  <w:sz w:val="18"/>
                  <w:szCs w:val="18"/>
                  <w:lang w:val="fr-FR" w:eastAsia="fr-FR"/>
                </w:rPr>
                <w:t>51.77</w:t>
              </w:r>
            </w:ins>
          </w:p>
        </w:tc>
        <w:tc>
          <w:tcPr>
            <w:tcW w:w="0" w:type="auto"/>
            <w:tcBorders>
              <w:top w:val="nil"/>
              <w:left w:val="nil"/>
              <w:bottom w:val="nil"/>
              <w:right w:val="nil"/>
            </w:tcBorders>
            <w:shd w:val="clear" w:color="000000" w:fill="FFFFFF"/>
            <w:noWrap/>
            <w:vAlign w:val="bottom"/>
            <w:hideMark/>
          </w:tcPr>
          <w:p w14:paraId="68A42D54" w14:textId="77777777" w:rsidR="008D137A" w:rsidRPr="00311AB2" w:rsidRDefault="008D137A" w:rsidP="00AF4F87">
            <w:pPr>
              <w:jc w:val="center"/>
              <w:rPr>
                <w:ins w:id="775" w:author="Arnaud" w:date="2021-08-19T00:29:00Z"/>
                <w:rFonts w:ascii="Calibri" w:eastAsia="Times New Roman" w:hAnsi="Calibri" w:cs="Calibri"/>
                <w:color w:val="000000"/>
                <w:sz w:val="18"/>
                <w:szCs w:val="18"/>
                <w:lang w:val="fr-FR" w:eastAsia="fr-FR"/>
              </w:rPr>
            </w:pPr>
            <w:ins w:id="776" w:author="Arnaud" w:date="2021-08-19T00:29:00Z">
              <w:r w:rsidRPr="00311AB2">
                <w:rPr>
                  <w:rFonts w:ascii="Calibri" w:eastAsia="Times New Roman" w:hAnsi="Calibri" w:cs="Calibri"/>
                  <w:color w:val="000000"/>
                  <w:sz w:val="18"/>
                  <w:szCs w:val="18"/>
                  <w:lang w:val="fr-FR" w:eastAsia="fr-FR"/>
                </w:rPr>
                <w:t>55.67</w:t>
              </w:r>
            </w:ins>
          </w:p>
        </w:tc>
        <w:tc>
          <w:tcPr>
            <w:tcW w:w="0" w:type="auto"/>
            <w:tcBorders>
              <w:top w:val="nil"/>
              <w:left w:val="nil"/>
              <w:bottom w:val="nil"/>
              <w:right w:val="nil"/>
            </w:tcBorders>
            <w:shd w:val="clear" w:color="000000" w:fill="FFFFFF"/>
            <w:noWrap/>
            <w:vAlign w:val="bottom"/>
            <w:hideMark/>
          </w:tcPr>
          <w:p w14:paraId="7D6BD74A" w14:textId="77777777" w:rsidR="008D137A" w:rsidRPr="00311AB2" w:rsidRDefault="008D137A" w:rsidP="00AF4F87">
            <w:pPr>
              <w:jc w:val="center"/>
              <w:rPr>
                <w:ins w:id="777" w:author="Arnaud" w:date="2021-08-19T00:29:00Z"/>
                <w:rFonts w:ascii="Calibri" w:eastAsia="Times New Roman" w:hAnsi="Calibri" w:cs="Calibri"/>
                <w:color w:val="000000"/>
                <w:sz w:val="18"/>
                <w:szCs w:val="18"/>
                <w:lang w:val="fr-FR" w:eastAsia="fr-FR"/>
              </w:rPr>
            </w:pPr>
            <w:ins w:id="778"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2D2F21AD" w14:textId="77777777" w:rsidR="008D137A" w:rsidRPr="00311AB2" w:rsidRDefault="008D137A" w:rsidP="00AF4F87">
            <w:pPr>
              <w:jc w:val="center"/>
              <w:rPr>
                <w:ins w:id="779" w:author="Arnaud" w:date="2021-08-19T00:29:00Z"/>
                <w:rFonts w:ascii="Calibri" w:eastAsia="Times New Roman" w:hAnsi="Calibri" w:cs="Calibri"/>
                <w:color w:val="000000"/>
                <w:sz w:val="18"/>
                <w:szCs w:val="18"/>
                <w:lang w:val="fr-FR" w:eastAsia="fr-FR"/>
              </w:rPr>
            </w:pPr>
            <w:ins w:id="780" w:author="Arnaud" w:date="2021-08-19T00:29:00Z">
              <w:r w:rsidRPr="00311AB2">
                <w:rPr>
                  <w:rFonts w:ascii="Calibri" w:eastAsia="Times New Roman" w:hAnsi="Calibri" w:cs="Calibri"/>
                  <w:color w:val="000000"/>
                  <w:sz w:val="18"/>
                  <w:szCs w:val="18"/>
                  <w:lang w:val="fr-FR" w:eastAsia="fr-FR"/>
                </w:rPr>
                <w:t>47.94</w:t>
              </w:r>
            </w:ins>
          </w:p>
        </w:tc>
        <w:tc>
          <w:tcPr>
            <w:tcW w:w="0" w:type="auto"/>
            <w:tcBorders>
              <w:top w:val="nil"/>
              <w:left w:val="nil"/>
              <w:bottom w:val="nil"/>
              <w:right w:val="nil"/>
            </w:tcBorders>
            <w:shd w:val="clear" w:color="000000" w:fill="FFFFFF"/>
            <w:noWrap/>
            <w:vAlign w:val="bottom"/>
            <w:hideMark/>
          </w:tcPr>
          <w:p w14:paraId="042BC3FE" w14:textId="77777777" w:rsidR="008D137A" w:rsidRPr="00311AB2" w:rsidRDefault="008D137A" w:rsidP="00AF4F87">
            <w:pPr>
              <w:jc w:val="center"/>
              <w:rPr>
                <w:ins w:id="781" w:author="Arnaud" w:date="2021-08-19T00:29:00Z"/>
                <w:rFonts w:ascii="Calibri" w:eastAsia="Times New Roman" w:hAnsi="Calibri" w:cs="Calibri"/>
                <w:color w:val="000000"/>
                <w:sz w:val="18"/>
                <w:szCs w:val="18"/>
                <w:lang w:val="fr-FR" w:eastAsia="fr-FR"/>
              </w:rPr>
            </w:pPr>
            <w:ins w:id="782" w:author="Arnaud" w:date="2021-08-19T00:29:00Z">
              <w:r w:rsidRPr="00311AB2">
                <w:rPr>
                  <w:rFonts w:ascii="Calibri" w:eastAsia="Times New Roman" w:hAnsi="Calibri" w:cs="Calibri"/>
                  <w:color w:val="000000"/>
                  <w:sz w:val="18"/>
                  <w:szCs w:val="18"/>
                  <w:lang w:val="fr-FR" w:eastAsia="fr-FR"/>
                </w:rPr>
                <w:t>51.66</w:t>
              </w:r>
            </w:ins>
          </w:p>
        </w:tc>
      </w:tr>
      <w:tr w:rsidR="008D137A" w:rsidRPr="0046372A" w14:paraId="321D7238" w14:textId="77777777" w:rsidTr="00AF4F87">
        <w:trPr>
          <w:trHeight w:val="288"/>
          <w:ins w:id="783" w:author="Arnaud" w:date="2021-08-19T00:29:00Z"/>
        </w:trPr>
        <w:tc>
          <w:tcPr>
            <w:tcW w:w="0" w:type="auto"/>
            <w:tcBorders>
              <w:top w:val="nil"/>
              <w:left w:val="nil"/>
              <w:bottom w:val="nil"/>
              <w:right w:val="nil"/>
            </w:tcBorders>
            <w:shd w:val="clear" w:color="000000" w:fill="FFFFFF"/>
            <w:noWrap/>
            <w:vAlign w:val="bottom"/>
            <w:hideMark/>
          </w:tcPr>
          <w:p w14:paraId="1513C9A0" w14:textId="77777777" w:rsidR="008D137A" w:rsidRPr="00311AB2" w:rsidRDefault="008D137A" w:rsidP="00AF4F87">
            <w:pPr>
              <w:rPr>
                <w:ins w:id="784" w:author="Arnaud" w:date="2021-08-19T00:29:00Z"/>
                <w:rFonts w:ascii="Calibri" w:eastAsia="Times New Roman" w:hAnsi="Calibri" w:cs="Calibri"/>
                <w:color w:val="000000"/>
                <w:sz w:val="18"/>
                <w:szCs w:val="18"/>
                <w:lang w:val="fr-FR" w:eastAsia="fr-FR"/>
              </w:rPr>
            </w:pPr>
            <w:ins w:id="785" w:author="Arnaud" w:date="2021-08-19T00:29:00Z">
              <w:r w:rsidRPr="00311AB2">
                <w:rPr>
                  <w:rFonts w:ascii="Calibri" w:eastAsia="Times New Roman" w:hAnsi="Calibri" w:cs="Calibri"/>
                  <w:color w:val="000000"/>
                  <w:sz w:val="18"/>
                  <w:szCs w:val="18"/>
                  <w:lang w:val="fr-FR" w:eastAsia="fr-FR"/>
                </w:rPr>
                <w:t>Education (%)</w:t>
              </w:r>
            </w:ins>
          </w:p>
        </w:tc>
        <w:tc>
          <w:tcPr>
            <w:tcW w:w="0" w:type="auto"/>
            <w:tcBorders>
              <w:top w:val="nil"/>
              <w:left w:val="nil"/>
              <w:bottom w:val="nil"/>
              <w:right w:val="nil"/>
            </w:tcBorders>
            <w:shd w:val="clear" w:color="000000" w:fill="FFFFFF"/>
            <w:noWrap/>
            <w:vAlign w:val="bottom"/>
            <w:hideMark/>
          </w:tcPr>
          <w:p w14:paraId="332ACEDA" w14:textId="77777777" w:rsidR="008D137A" w:rsidRPr="00311AB2" w:rsidRDefault="008D137A" w:rsidP="00AF4F87">
            <w:pPr>
              <w:jc w:val="center"/>
              <w:rPr>
                <w:ins w:id="786" w:author="Arnaud" w:date="2021-08-19T00:29:00Z"/>
                <w:rFonts w:ascii="Calibri" w:eastAsia="Times New Roman" w:hAnsi="Calibri" w:cs="Calibri"/>
                <w:color w:val="000000"/>
                <w:sz w:val="18"/>
                <w:szCs w:val="18"/>
                <w:lang w:val="fr-FR" w:eastAsia="fr-FR"/>
              </w:rPr>
            </w:pPr>
            <w:ins w:id="787"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0C4E3EDD" w14:textId="77777777" w:rsidR="008D137A" w:rsidRPr="00311AB2" w:rsidRDefault="008D137A" w:rsidP="00AF4F87">
            <w:pPr>
              <w:jc w:val="center"/>
              <w:rPr>
                <w:ins w:id="788" w:author="Arnaud" w:date="2021-08-19T00:29:00Z"/>
                <w:rFonts w:ascii="Calibri" w:eastAsia="Times New Roman" w:hAnsi="Calibri" w:cs="Calibri"/>
                <w:color w:val="000000"/>
                <w:sz w:val="18"/>
                <w:szCs w:val="18"/>
                <w:lang w:val="fr-FR" w:eastAsia="fr-FR"/>
              </w:rPr>
            </w:pPr>
            <w:ins w:id="789"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30CE6A92" w14:textId="77777777" w:rsidR="008D137A" w:rsidRPr="00311AB2" w:rsidRDefault="008D137A" w:rsidP="00AF4F87">
            <w:pPr>
              <w:jc w:val="center"/>
              <w:rPr>
                <w:ins w:id="790" w:author="Arnaud" w:date="2021-08-19T00:29:00Z"/>
                <w:rFonts w:ascii="Calibri" w:eastAsia="Times New Roman" w:hAnsi="Calibri" w:cs="Calibri"/>
                <w:color w:val="000000"/>
                <w:sz w:val="18"/>
                <w:szCs w:val="18"/>
                <w:lang w:val="fr-FR" w:eastAsia="fr-FR"/>
              </w:rPr>
            </w:pPr>
            <w:ins w:id="791"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79DB250C" w14:textId="77777777" w:rsidR="008D137A" w:rsidRPr="00311AB2" w:rsidRDefault="008D137A" w:rsidP="00AF4F87">
            <w:pPr>
              <w:jc w:val="center"/>
              <w:rPr>
                <w:ins w:id="792" w:author="Arnaud" w:date="2021-08-19T00:29:00Z"/>
                <w:rFonts w:ascii="Calibri" w:eastAsia="Times New Roman" w:hAnsi="Calibri" w:cs="Calibri"/>
                <w:color w:val="000000"/>
                <w:sz w:val="18"/>
                <w:szCs w:val="18"/>
                <w:lang w:val="fr-FR" w:eastAsia="fr-FR"/>
              </w:rPr>
            </w:pPr>
            <w:ins w:id="793"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67293E89" w14:textId="77777777" w:rsidR="008D137A" w:rsidRPr="00311AB2" w:rsidRDefault="008D137A" w:rsidP="00AF4F87">
            <w:pPr>
              <w:jc w:val="center"/>
              <w:rPr>
                <w:ins w:id="794" w:author="Arnaud" w:date="2021-08-19T00:29:00Z"/>
                <w:rFonts w:ascii="Calibri" w:eastAsia="Times New Roman" w:hAnsi="Calibri" w:cs="Calibri"/>
                <w:color w:val="000000"/>
                <w:sz w:val="18"/>
                <w:szCs w:val="18"/>
                <w:lang w:val="fr-FR" w:eastAsia="fr-FR"/>
              </w:rPr>
            </w:pPr>
            <w:ins w:id="795"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3450ED4E" w14:textId="77777777" w:rsidR="008D137A" w:rsidRPr="00311AB2" w:rsidRDefault="008D137A" w:rsidP="00AF4F87">
            <w:pPr>
              <w:jc w:val="center"/>
              <w:rPr>
                <w:ins w:id="796" w:author="Arnaud" w:date="2021-08-19T00:29:00Z"/>
                <w:rFonts w:ascii="Calibri" w:eastAsia="Times New Roman" w:hAnsi="Calibri" w:cs="Calibri"/>
                <w:color w:val="000000"/>
                <w:sz w:val="18"/>
                <w:szCs w:val="18"/>
                <w:lang w:val="fr-FR" w:eastAsia="fr-FR"/>
              </w:rPr>
            </w:pPr>
            <w:ins w:id="797"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1FAC9384" w14:textId="77777777" w:rsidR="008D137A" w:rsidRPr="00311AB2" w:rsidRDefault="008D137A" w:rsidP="00AF4F87">
            <w:pPr>
              <w:jc w:val="center"/>
              <w:rPr>
                <w:ins w:id="798" w:author="Arnaud" w:date="2021-08-19T00:29:00Z"/>
                <w:rFonts w:ascii="Calibri" w:eastAsia="Times New Roman" w:hAnsi="Calibri" w:cs="Calibri"/>
                <w:color w:val="000000"/>
                <w:sz w:val="18"/>
                <w:szCs w:val="18"/>
                <w:lang w:val="fr-FR" w:eastAsia="fr-FR"/>
              </w:rPr>
            </w:pPr>
            <w:ins w:id="799"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3AA4020D" w14:textId="77777777" w:rsidR="008D137A" w:rsidRPr="00311AB2" w:rsidRDefault="008D137A" w:rsidP="00AF4F87">
            <w:pPr>
              <w:jc w:val="center"/>
              <w:rPr>
                <w:ins w:id="800" w:author="Arnaud" w:date="2021-08-19T00:29:00Z"/>
                <w:rFonts w:ascii="Calibri" w:eastAsia="Times New Roman" w:hAnsi="Calibri" w:cs="Calibri"/>
                <w:color w:val="000000"/>
                <w:sz w:val="18"/>
                <w:szCs w:val="18"/>
                <w:lang w:val="fr-FR" w:eastAsia="fr-FR"/>
              </w:rPr>
            </w:pPr>
            <w:ins w:id="801"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40EF710F" w14:textId="77777777" w:rsidR="008D137A" w:rsidRPr="00311AB2" w:rsidRDefault="008D137A" w:rsidP="00AF4F87">
            <w:pPr>
              <w:jc w:val="center"/>
              <w:rPr>
                <w:ins w:id="802" w:author="Arnaud" w:date="2021-08-19T00:29:00Z"/>
                <w:rFonts w:ascii="Calibri" w:eastAsia="Times New Roman" w:hAnsi="Calibri" w:cs="Calibri"/>
                <w:color w:val="000000"/>
                <w:sz w:val="18"/>
                <w:szCs w:val="18"/>
                <w:lang w:val="fr-FR" w:eastAsia="fr-FR"/>
              </w:rPr>
            </w:pPr>
            <w:ins w:id="803"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3CD1191A" w14:textId="77777777" w:rsidR="008D137A" w:rsidRPr="00311AB2" w:rsidRDefault="008D137A" w:rsidP="00AF4F87">
            <w:pPr>
              <w:jc w:val="center"/>
              <w:rPr>
                <w:ins w:id="804" w:author="Arnaud" w:date="2021-08-19T00:29:00Z"/>
                <w:rFonts w:ascii="Calibri" w:eastAsia="Times New Roman" w:hAnsi="Calibri" w:cs="Calibri"/>
                <w:color w:val="000000"/>
                <w:sz w:val="18"/>
                <w:szCs w:val="18"/>
                <w:lang w:val="fr-FR" w:eastAsia="fr-FR"/>
              </w:rPr>
            </w:pPr>
            <w:ins w:id="805"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3CBCCD51" w14:textId="77777777" w:rsidR="008D137A" w:rsidRPr="00311AB2" w:rsidRDefault="008D137A" w:rsidP="00AF4F87">
            <w:pPr>
              <w:jc w:val="center"/>
              <w:rPr>
                <w:ins w:id="806" w:author="Arnaud" w:date="2021-08-19T00:29:00Z"/>
                <w:rFonts w:ascii="Calibri" w:eastAsia="Times New Roman" w:hAnsi="Calibri" w:cs="Calibri"/>
                <w:color w:val="000000"/>
                <w:sz w:val="18"/>
                <w:szCs w:val="18"/>
                <w:lang w:val="fr-FR" w:eastAsia="fr-FR"/>
              </w:rPr>
            </w:pPr>
            <w:ins w:id="807" w:author="Arnaud" w:date="2021-08-19T00:29:00Z">
              <w:r w:rsidRPr="00311AB2">
                <w:rPr>
                  <w:rFonts w:ascii="Calibri" w:eastAsia="Times New Roman" w:hAnsi="Calibri" w:cs="Calibri"/>
                  <w:color w:val="000000"/>
                  <w:sz w:val="18"/>
                  <w:szCs w:val="18"/>
                  <w:lang w:val="fr-FR" w:eastAsia="fr-FR"/>
                </w:rPr>
                <w:t> </w:t>
              </w:r>
            </w:ins>
          </w:p>
        </w:tc>
      </w:tr>
      <w:tr w:rsidR="008D137A" w:rsidRPr="0046372A" w14:paraId="407D84F0" w14:textId="77777777" w:rsidTr="00AF4F87">
        <w:trPr>
          <w:trHeight w:val="288"/>
          <w:ins w:id="808" w:author="Arnaud" w:date="2021-08-19T00:29:00Z"/>
        </w:trPr>
        <w:tc>
          <w:tcPr>
            <w:tcW w:w="0" w:type="auto"/>
            <w:tcBorders>
              <w:top w:val="nil"/>
              <w:left w:val="nil"/>
              <w:bottom w:val="nil"/>
              <w:right w:val="nil"/>
            </w:tcBorders>
            <w:shd w:val="clear" w:color="000000" w:fill="FFFFFF"/>
            <w:noWrap/>
            <w:vAlign w:val="bottom"/>
            <w:hideMark/>
          </w:tcPr>
          <w:p w14:paraId="2EB3A75C" w14:textId="77777777" w:rsidR="008D137A" w:rsidRPr="00311AB2" w:rsidRDefault="008D137A" w:rsidP="00AF4F87">
            <w:pPr>
              <w:ind w:firstLineChars="100" w:firstLine="180"/>
              <w:rPr>
                <w:ins w:id="809" w:author="Arnaud" w:date="2021-08-19T00:29:00Z"/>
                <w:rFonts w:ascii="Calibri" w:eastAsia="Times New Roman" w:hAnsi="Calibri" w:cs="Calibri"/>
                <w:i/>
                <w:iCs/>
                <w:color w:val="000000"/>
                <w:sz w:val="18"/>
                <w:szCs w:val="18"/>
                <w:lang w:val="fr-FR" w:eastAsia="fr-FR"/>
              </w:rPr>
            </w:pPr>
            <w:proofErr w:type="spellStart"/>
            <w:ins w:id="810" w:author="Arnaud" w:date="2021-08-19T00:29:00Z">
              <w:r w:rsidRPr="00311AB2">
                <w:rPr>
                  <w:rFonts w:ascii="Calibri" w:eastAsia="Times New Roman" w:hAnsi="Calibri" w:cs="Calibri"/>
                  <w:i/>
                  <w:iCs/>
                  <w:color w:val="000000"/>
                  <w:sz w:val="18"/>
                  <w:szCs w:val="18"/>
                  <w:lang w:val="fr-FR" w:eastAsia="fr-FR"/>
                </w:rPr>
                <w:t>Below</w:t>
              </w:r>
              <w:proofErr w:type="spellEnd"/>
              <w:r w:rsidRPr="00311AB2">
                <w:rPr>
                  <w:rFonts w:ascii="Calibri" w:eastAsia="Times New Roman" w:hAnsi="Calibri" w:cs="Calibri"/>
                  <w:i/>
                  <w:iCs/>
                  <w:color w:val="000000"/>
                  <w:sz w:val="18"/>
                  <w:szCs w:val="18"/>
                  <w:lang w:val="fr-FR" w:eastAsia="fr-FR"/>
                </w:rPr>
                <w:t xml:space="preserve"> </w:t>
              </w:r>
              <w:proofErr w:type="spellStart"/>
              <w:r w:rsidRPr="00311AB2">
                <w:rPr>
                  <w:rFonts w:ascii="Calibri" w:eastAsia="Times New Roman" w:hAnsi="Calibri" w:cs="Calibri"/>
                  <w:i/>
                  <w:iCs/>
                  <w:color w:val="000000"/>
                  <w:sz w:val="18"/>
                  <w:szCs w:val="18"/>
                  <w:lang w:val="fr-FR" w:eastAsia="fr-FR"/>
                </w:rPr>
                <w:t>primary</w:t>
              </w:r>
              <w:proofErr w:type="spellEnd"/>
            </w:ins>
          </w:p>
        </w:tc>
        <w:tc>
          <w:tcPr>
            <w:tcW w:w="0" w:type="auto"/>
            <w:tcBorders>
              <w:top w:val="nil"/>
              <w:left w:val="nil"/>
              <w:bottom w:val="nil"/>
              <w:right w:val="nil"/>
            </w:tcBorders>
            <w:shd w:val="clear" w:color="000000" w:fill="FFFFFF"/>
            <w:noWrap/>
            <w:vAlign w:val="bottom"/>
            <w:hideMark/>
          </w:tcPr>
          <w:p w14:paraId="3D28462B" w14:textId="77777777" w:rsidR="008D137A" w:rsidRPr="00311AB2" w:rsidRDefault="008D137A" w:rsidP="00AF4F87">
            <w:pPr>
              <w:jc w:val="center"/>
              <w:rPr>
                <w:ins w:id="811" w:author="Arnaud" w:date="2021-08-19T00:29:00Z"/>
                <w:rFonts w:ascii="Calibri" w:eastAsia="Times New Roman" w:hAnsi="Calibri" w:cs="Calibri"/>
                <w:color w:val="000000"/>
                <w:sz w:val="18"/>
                <w:szCs w:val="18"/>
                <w:lang w:val="fr-FR" w:eastAsia="fr-FR"/>
              </w:rPr>
            </w:pPr>
            <w:ins w:id="812" w:author="Arnaud" w:date="2021-08-19T00:29:00Z">
              <w:r w:rsidRPr="00311AB2">
                <w:rPr>
                  <w:rFonts w:ascii="Calibri" w:eastAsia="Times New Roman" w:hAnsi="Calibri" w:cs="Calibri"/>
                  <w:color w:val="000000"/>
                  <w:sz w:val="18"/>
                  <w:szCs w:val="18"/>
                  <w:lang w:val="fr-FR" w:eastAsia="fr-FR"/>
                </w:rPr>
                <w:t>55.1</w:t>
              </w:r>
            </w:ins>
          </w:p>
        </w:tc>
        <w:tc>
          <w:tcPr>
            <w:tcW w:w="0" w:type="auto"/>
            <w:tcBorders>
              <w:top w:val="nil"/>
              <w:left w:val="nil"/>
              <w:bottom w:val="nil"/>
              <w:right w:val="nil"/>
            </w:tcBorders>
            <w:shd w:val="clear" w:color="000000" w:fill="FFFFFF"/>
            <w:noWrap/>
            <w:vAlign w:val="bottom"/>
            <w:hideMark/>
          </w:tcPr>
          <w:p w14:paraId="4D18BFFA" w14:textId="77777777" w:rsidR="008D137A" w:rsidRPr="00311AB2" w:rsidRDefault="008D137A" w:rsidP="00AF4F87">
            <w:pPr>
              <w:jc w:val="center"/>
              <w:rPr>
                <w:ins w:id="813" w:author="Arnaud" w:date="2021-08-19T00:29:00Z"/>
                <w:rFonts w:ascii="Calibri" w:eastAsia="Times New Roman" w:hAnsi="Calibri" w:cs="Calibri"/>
                <w:color w:val="000000"/>
                <w:sz w:val="18"/>
                <w:szCs w:val="18"/>
                <w:lang w:val="fr-FR" w:eastAsia="fr-FR"/>
              </w:rPr>
            </w:pPr>
            <w:ins w:id="814" w:author="Arnaud" w:date="2021-08-19T00:29:00Z">
              <w:r w:rsidRPr="00311AB2">
                <w:rPr>
                  <w:rFonts w:ascii="Calibri" w:eastAsia="Times New Roman" w:hAnsi="Calibri" w:cs="Calibri"/>
                  <w:color w:val="000000"/>
                  <w:sz w:val="18"/>
                  <w:szCs w:val="18"/>
                  <w:lang w:val="fr-FR" w:eastAsia="fr-FR"/>
                </w:rPr>
                <w:t>57.</w:t>
              </w:r>
              <w:r>
                <w:rPr>
                  <w:rFonts w:ascii="Calibri" w:eastAsia="Times New Roman" w:hAnsi="Calibri" w:cs="Calibri"/>
                  <w:color w:val="000000"/>
                  <w:sz w:val="18"/>
                  <w:szCs w:val="18"/>
                  <w:lang w:val="fr-FR" w:eastAsia="fr-FR"/>
                </w:rPr>
                <w:t>8</w:t>
              </w:r>
            </w:ins>
          </w:p>
        </w:tc>
        <w:tc>
          <w:tcPr>
            <w:tcW w:w="0" w:type="auto"/>
            <w:tcBorders>
              <w:top w:val="nil"/>
              <w:left w:val="nil"/>
              <w:bottom w:val="nil"/>
              <w:right w:val="nil"/>
            </w:tcBorders>
            <w:shd w:val="clear" w:color="000000" w:fill="FFFFFF"/>
            <w:noWrap/>
            <w:vAlign w:val="bottom"/>
            <w:hideMark/>
          </w:tcPr>
          <w:p w14:paraId="4989CA4A" w14:textId="77777777" w:rsidR="008D137A" w:rsidRPr="00311AB2" w:rsidRDefault="008D137A" w:rsidP="00AF4F87">
            <w:pPr>
              <w:jc w:val="center"/>
              <w:rPr>
                <w:ins w:id="815" w:author="Arnaud" w:date="2021-08-19T00:29:00Z"/>
                <w:rFonts w:ascii="Calibri" w:eastAsia="Times New Roman" w:hAnsi="Calibri" w:cs="Calibri"/>
                <w:color w:val="000000"/>
                <w:sz w:val="18"/>
                <w:szCs w:val="18"/>
                <w:lang w:val="fr-FR" w:eastAsia="fr-FR"/>
              </w:rPr>
            </w:pPr>
            <w:ins w:id="816"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46224503" w14:textId="77777777" w:rsidR="008D137A" w:rsidRPr="00311AB2" w:rsidRDefault="008D137A" w:rsidP="00AF4F87">
            <w:pPr>
              <w:jc w:val="center"/>
              <w:rPr>
                <w:ins w:id="817" w:author="Arnaud" w:date="2021-08-19T00:29:00Z"/>
                <w:rFonts w:ascii="Calibri" w:eastAsia="Times New Roman" w:hAnsi="Calibri" w:cs="Calibri"/>
                <w:color w:val="000000"/>
                <w:sz w:val="18"/>
                <w:szCs w:val="18"/>
                <w:lang w:val="fr-FR" w:eastAsia="fr-FR"/>
              </w:rPr>
            </w:pPr>
            <w:ins w:id="818" w:author="Arnaud" w:date="2021-08-19T00:29:00Z">
              <w:r w:rsidRPr="00311AB2">
                <w:rPr>
                  <w:rFonts w:ascii="Calibri" w:eastAsia="Times New Roman" w:hAnsi="Calibri" w:cs="Calibri"/>
                  <w:color w:val="000000"/>
                  <w:sz w:val="18"/>
                  <w:szCs w:val="18"/>
                  <w:lang w:val="fr-FR" w:eastAsia="fr-FR"/>
                </w:rPr>
                <w:t>41.</w:t>
              </w:r>
              <w:r>
                <w:rPr>
                  <w:rFonts w:ascii="Calibri" w:eastAsia="Times New Roman" w:hAnsi="Calibri" w:cs="Calibri"/>
                  <w:color w:val="000000"/>
                  <w:sz w:val="18"/>
                  <w:szCs w:val="18"/>
                  <w:lang w:val="fr-FR" w:eastAsia="fr-FR"/>
                </w:rPr>
                <w:t>8</w:t>
              </w:r>
            </w:ins>
          </w:p>
        </w:tc>
        <w:tc>
          <w:tcPr>
            <w:tcW w:w="0" w:type="auto"/>
            <w:tcBorders>
              <w:top w:val="nil"/>
              <w:left w:val="nil"/>
              <w:bottom w:val="nil"/>
              <w:right w:val="nil"/>
            </w:tcBorders>
            <w:shd w:val="clear" w:color="000000" w:fill="FFFFFF"/>
            <w:noWrap/>
            <w:vAlign w:val="bottom"/>
            <w:hideMark/>
          </w:tcPr>
          <w:p w14:paraId="2BBE4C8C" w14:textId="77777777" w:rsidR="008D137A" w:rsidRPr="00311AB2" w:rsidRDefault="008D137A" w:rsidP="00AF4F87">
            <w:pPr>
              <w:jc w:val="center"/>
              <w:rPr>
                <w:ins w:id="819" w:author="Arnaud" w:date="2021-08-19T00:29:00Z"/>
                <w:rFonts w:ascii="Calibri" w:eastAsia="Times New Roman" w:hAnsi="Calibri" w:cs="Calibri"/>
                <w:color w:val="000000"/>
                <w:sz w:val="18"/>
                <w:szCs w:val="18"/>
                <w:lang w:val="fr-FR" w:eastAsia="fr-FR"/>
              </w:rPr>
            </w:pPr>
            <w:ins w:id="820" w:author="Arnaud" w:date="2021-08-19T00:29:00Z">
              <w:r w:rsidRPr="00311AB2">
                <w:rPr>
                  <w:rFonts w:ascii="Calibri" w:eastAsia="Times New Roman" w:hAnsi="Calibri" w:cs="Calibri"/>
                  <w:color w:val="000000"/>
                  <w:sz w:val="18"/>
                  <w:szCs w:val="18"/>
                  <w:lang w:val="fr-FR" w:eastAsia="fr-FR"/>
                </w:rPr>
                <w:t>37.6</w:t>
              </w:r>
            </w:ins>
          </w:p>
        </w:tc>
        <w:tc>
          <w:tcPr>
            <w:tcW w:w="0" w:type="auto"/>
            <w:tcBorders>
              <w:top w:val="nil"/>
              <w:left w:val="nil"/>
              <w:bottom w:val="nil"/>
              <w:right w:val="nil"/>
            </w:tcBorders>
            <w:shd w:val="clear" w:color="000000" w:fill="FFFFFF"/>
            <w:noWrap/>
            <w:vAlign w:val="bottom"/>
            <w:hideMark/>
          </w:tcPr>
          <w:p w14:paraId="3E8B6323" w14:textId="77777777" w:rsidR="008D137A" w:rsidRPr="00311AB2" w:rsidRDefault="008D137A" w:rsidP="00AF4F87">
            <w:pPr>
              <w:jc w:val="center"/>
              <w:rPr>
                <w:ins w:id="821" w:author="Arnaud" w:date="2021-08-19T00:29:00Z"/>
                <w:rFonts w:ascii="Calibri" w:eastAsia="Times New Roman" w:hAnsi="Calibri" w:cs="Calibri"/>
                <w:color w:val="000000"/>
                <w:sz w:val="18"/>
                <w:szCs w:val="18"/>
                <w:lang w:val="fr-FR" w:eastAsia="fr-FR"/>
              </w:rPr>
            </w:pPr>
            <w:ins w:id="822"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04670C1C" w14:textId="77777777" w:rsidR="008D137A" w:rsidRPr="00311AB2" w:rsidRDefault="008D137A" w:rsidP="00AF4F87">
            <w:pPr>
              <w:jc w:val="center"/>
              <w:rPr>
                <w:ins w:id="823" w:author="Arnaud" w:date="2021-08-19T00:29:00Z"/>
                <w:rFonts w:ascii="Calibri" w:eastAsia="Times New Roman" w:hAnsi="Calibri" w:cs="Calibri"/>
                <w:color w:val="000000"/>
                <w:sz w:val="18"/>
                <w:szCs w:val="18"/>
                <w:lang w:val="fr-FR" w:eastAsia="fr-FR"/>
              </w:rPr>
            </w:pPr>
            <w:ins w:id="824" w:author="Arnaud" w:date="2021-08-19T00:29:00Z">
              <w:r w:rsidRPr="00311AB2">
                <w:rPr>
                  <w:rFonts w:ascii="Calibri" w:eastAsia="Times New Roman" w:hAnsi="Calibri" w:cs="Calibri"/>
                  <w:color w:val="000000"/>
                  <w:sz w:val="18"/>
                  <w:szCs w:val="18"/>
                  <w:lang w:val="fr-FR" w:eastAsia="fr-FR"/>
                </w:rPr>
                <w:t>35.8</w:t>
              </w:r>
            </w:ins>
          </w:p>
        </w:tc>
        <w:tc>
          <w:tcPr>
            <w:tcW w:w="0" w:type="auto"/>
            <w:tcBorders>
              <w:top w:val="nil"/>
              <w:left w:val="nil"/>
              <w:bottom w:val="nil"/>
              <w:right w:val="nil"/>
            </w:tcBorders>
            <w:shd w:val="clear" w:color="000000" w:fill="FFFFFF"/>
            <w:noWrap/>
            <w:vAlign w:val="bottom"/>
            <w:hideMark/>
          </w:tcPr>
          <w:p w14:paraId="00485236" w14:textId="77777777" w:rsidR="008D137A" w:rsidRPr="00311AB2" w:rsidRDefault="008D137A" w:rsidP="00AF4F87">
            <w:pPr>
              <w:jc w:val="center"/>
              <w:rPr>
                <w:ins w:id="825" w:author="Arnaud" w:date="2021-08-19T00:29:00Z"/>
                <w:rFonts w:ascii="Calibri" w:eastAsia="Times New Roman" w:hAnsi="Calibri" w:cs="Calibri"/>
                <w:color w:val="000000"/>
                <w:sz w:val="18"/>
                <w:szCs w:val="18"/>
                <w:lang w:val="fr-FR" w:eastAsia="fr-FR"/>
              </w:rPr>
            </w:pPr>
            <w:ins w:id="826" w:author="Arnaud" w:date="2021-08-19T00:29:00Z">
              <w:r w:rsidRPr="00311AB2">
                <w:rPr>
                  <w:rFonts w:ascii="Calibri" w:eastAsia="Times New Roman" w:hAnsi="Calibri" w:cs="Calibri"/>
                  <w:color w:val="000000"/>
                  <w:sz w:val="18"/>
                  <w:szCs w:val="18"/>
                  <w:lang w:val="fr-FR" w:eastAsia="fr-FR"/>
                </w:rPr>
                <w:t>22.8</w:t>
              </w:r>
            </w:ins>
          </w:p>
        </w:tc>
        <w:tc>
          <w:tcPr>
            <w:tcW w:w="0" w:type="auto"/>
            <w:tcBorders>
              <w:top w:val="nil"/>
              <w:left w:val="nil"/>
              <w:bottom w:val="nil"/>
              <w:right w:val="nil"/>
            </w:tcBorders>
            <w:shd w:val="clear" w:color="000000" w:fill="FFFFFF"/>
            <w:noWrap/>
            <w:vAlign w:val="bottom"/>
            <w:hideMark/>
          </w:tcPr>
          <w:p w14:paraId="71869265" w14:textId="77777777" w:rsidR="008D137A" w:rsidRPr="00311AB2" w:rsidRDefault="008D137A" w:rsidP="00AF4F87">
            <w:pPr>
              <w:jc w:val="center"/>
              <w:rPr>
                <w:ins w:id="827" w:author="Arnaud" w:date="2021-08-19T00:29:00Z"/>
                <w:rFonts w:ascii="Calibri" w:eastAsia="Times New Roman" w:hAnsi="Calibri" w:cs="Calibri"/>
                <w:color w:val="000000"/>
                <w:sz w:val="18"/>
                <w:szCs w:val="18"/>
                <w:lang w:val="fr-FR" w:eastAsia="fr-FR"/>
              </w:rPr>
            </w:pPr>
            <w:ins w:id="828"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52AB100C" w14:textId="77777777" w:rsidR="008D137A" w:rsidRPr="00311AB2" w:rsidRDefault="008D137A" w:rsidP="00AF4F87">
            <w:pPr>
              <w:jc w:val="center"/>
              <w:rPr>
                <w:ins w:id="829" w:author="Arnaud" w:date="2021-08-19T00:29:00Z"/>
                <w:rFonts w:ascii="Calibri" w:eastAsia="Times New Roman" w:hAnsi="Calibri" w:cs="Calibri"/>
                <w:color w:val="000000"/>
                <w:sz w:val="18"/>
                <w:szCs w:val="18"/>
                <w:lang w:val="fr-FR" w:eastAsia="fr-FR"/>
              </w:rPr>
            </w:pPr>
            <w:ins w:id="830" w:author="Arnaud" w:date="2021-08-19T00:29:00Z">
              <w:r w:rsidRPr="00311AB2">
                <w:rPr>
                  <w:rFonts w:ascii="Calibri" w:eastAsia="Times New Roman" w:hAnsi="Calibri" w:cs="Calibri"/>
                  <w:color w:val="000000"/>
                  <w:sz w:val="18"/>
                  <w:szCs w:val="18"/>
                  <w:lang w:val="fr-FR" w:eastAsia="fr-FR"/>
                </w:rPr>
                <w:t>47.4</w:t>
              </w:r>
            </w:ins>
          </w:p>
        </w:tc>
        <w:tc>
          <w:tcPr>
            <w:tcW w:w="0" w:type="auto"/>
            <w:tcBorders>
              <w:top w:val="nil"/>
              <w:left w:val="nil"/>
              <w:bottom w:val="nil"/>
              <w:right w:val="nil"/>
            </w:tcBorders>
            <w:shd w:val="clear" w:color="000000" w:fill="FFFFFF"/>
            <w:noWrap/>
            <w:vAlign w:val="bottom"/>
            <w:hideMark/>
          </w:tcPr>
          <w:p w14:paraId="07937F0B" w14:textId="77777777" w:rsidR="008D137A" w:rsidRPr="00311AB2" w:rsidRDefault="008D137A" w:rsidP="00AF4F87">
            <w:pPr>
              <w:jc w:val="center"/>
              <w:rPr>
                <w:ins w:id="831" w:author="Arnaud" w:date="2021-08-19T00:29:00Z"/>
                <w:rFonts w:ascii="Calibri" w:eastAsia="Times New Roman" w:hAnsi="Calibri" w:cs="Calibri"/>
                <w:color w:val="000000"/>
                <w:sz w:val="18"/>
                <w:szCs w:val="18"/>
                <w:lang w:val="fr-FR" w:eastAsia="fr-FR"/>
              </w:rPr>
            </w:pPr>
            <w:ins w:id="832" w:author="Arnaud" w:date="2021-08-19T00:29:00Z">
              <w:r w:rsidRPr="00311AB2">
                <w:rPr>
                  <w:rFonts w:ascii="Calibri" w:eastAsia="Times New Roman" w:hAnsi="Calibri" w:cs="Calibri"/>
                  <w:color w:val="000000"/>
                  <w:sz w:val="18"/>
                  <w:szCs w:val="18"/>
                  <w:lang w:val="fr-FR" w:eastAsia="fr-FR"/>
                </w:rPr>
                <w:t>45.</w:t>
              </w:r>
              <w:r>
                <w:rPr>
                  <w:rFonts w:ascii="Calibri" w:eastAsia="Times New Roman" w:hAnsi="Calibri" w:cs="Calibri"/>
                  <w:color w:val="000000"/>
                  <w:sz w:val="18"/>
                  <w:szCs w:val="18"/>
                  <w:lang w:val="fr-FR" w:eastAsia="fr-FR"/>
                </w:rPr>
                <w:t>5</w:t>
              </w:r>
            </w:ins>
          </w:p>
        </w:tc>
      </w:tr>
      <w:tr w:rsidR="008D137A" w:rsidRPr="0046372A" w14:paraId="50D4E673" w14:textId="77777777" w:rsidTr="00AF4F87">
        <w:trPr>
          <w:trHeight w:val="288"/>
          <w:ins w:id="833" w:author="Arnaud" w:date="2021-08-19T00:29:00Z"/>
        </w:trPr>
        <w:tc>
          <w:tcPr>
            <w:tcW w:w="0" w:type="auto"/>
            <w:tcBorders>
              <w:top w:val="nil"/>
              <w:left w:val="nil"/>
              <w:bottom w:val="nil"/>
              <w:right w:val="nil"/>
            </w:tcBorders>
            <w:shd w:val="clear" w:color="000000" w:fill="FFFFFF"/>
            <w:noWrap/>
            <w:vAlign w:val="bottom"/>
            <w:hideMark/>
          </w:tcPr>
          <w:p w14:paraId="2A61D104" w14:textId="77777777" w:rsidR="008D137A" w:rsidRPr="00311AB2" w:rsidRDefault="008D137A" w:rsidP="00AF4F87">
            <w:pPr>
              <w:ind w:firstLineChars="100" w:firstLine="180"/>
              <w:rPr>
                <w:ins w:id="834" w:author="Arnaud" w:date="2021-08-19T00:29:00Z"/>
                <w:rFonts w:ascii="Calibri" w:eastAsia="Times New Roman" w:hAnsi="Calibri" w:cs="Calibri"/>
                <w:i/>
                <w:iCs/>
                <w:color w:val="000000"/>
                <w:sz w:val="18"/>
                <w:szCs w:val="18"/>
                <w:lang w:val="fr-FR" w:eastAsia="fr-FR"/>
              </w:rPr>
            </w:pPr>
            <w:proofErr w:type="spellStart"/>
            <w:ins w:id="835" w:author="Arnaud" w:date="2021-08-19T00:29:00Z">
              <w:r w:rsidRPr="00311AB2">
                <w:rPr>
                  <w:rFonts w:ascii="Calibri" w:eastAsia="Times New Roman" w:hAnsi="Calibri" w:cs="Calibri"/>
                  <w:i/>
                  <w:iCs/>
                  <w:color w:val="000000"/>
                  <w:sz w:val="18"/>
                  <w:szCs w:val="18"/>
                  <w:lang w:val="fr-FR" w:eastAsia="fr-FR"/>
                </w:rPr>
                <w:t>Primary</w:t>
              </w:r>
              <w:proofErr w:type="spellEnd"/>
              <w:r w:rsidRPr="00311AB2">
                <w:rPr>
                  <w:rFonts w:ascii="Calibri" w:eastAsia="Times New Roman" w:hAnsi="Calibri" w:cs="Calibri"/>
                  <w:i/>
                  <w:iCs/>
                  <w:color w:val="000000"/>
                  <w:sz w:val="18"/>
                  <w:szCs w:val="18"/>
                  <w:lang w:val="fr-FR" w:eastAsia="fr-FR"/>
                </w:rPr>
                <w:t xml:space="preserve"> </w:t>
              </w:r>
              <w:proofErr w:type="spellStart"/>
              <w:r w:rsidRPr="00311AB2">
                <w:rPr>
                  <w:rFonts w:ascii="Calibri" w:eastAsia="Times New Roman" w:hAnsi="Calibri" w:cs="Calibri"/>
                  <w:i/>
                  <w:iCs/>
                  <w:color w:val="000000"/>
                  <w:sz w:val="18"/>
                  <w:szCs w:val="18"/>
                  <w:lang w:val="fr-FR" w:eastAsia="fr-FR"/>
                </w:rPr>
                <w:t>completed</w:t>
              </w:r>
              <w:proofErr w:type="spellEnd"/>
            </w:ins>
          </w:p>
        </w:tc>
        <w:tc>
          <w:tcPr>
            <w:tcW w:w="0" w:type="auto"/>
            <w:tcBorders>
              <w:top w:val="nil"/>
              <w:left w:val="nil"/>
              <w:bottom w:val="nil"/>
              <w:right w:val="nil"/>
            </w:tcBorders>
            <w:shd w:val="clear" w:color="000000" w:fill="FFFFFF"/>
            <w:noWrap/>
            <w:vAlign w:val="bottom"/>
            <w:hideMark/>
          </w:tcPr>
          <w:p w14:paraId="059C5A87" w14:textId="77777777" w:rsidR="008D137A" w:rsidRPr="00311AB2" w:rsidRDefault="008D137A" w:rsidP="00AF4F87">
            <w:pPr>
              <w:jc w:val="center"/>
              <w:rPr>
                <w:ins w:id="836" w:author="Arnaud" w:date="2021-08-19T00:29:00Z"/>
                <w:rFonts w:ascii="Calibri" w:eastAsia="Times New Roman" w:hAnsi="Calibri" w:cs="Calibri"/>
                <w:color w:val="000000"/>
                <w:sz w:val="18"/>
                <w:szCs w:val="18"/>
                <w:lang w:val="fr-FR" w:eastAsia="fr-FR"/>
              </w:rPr>
            </w:pPr>
            <w:ins w:id="837" w:author="Arnaud" w:date="2021-08-19T00:29:00Z">
              <w:r w:rsidRPr="00311AB2">
                <w:rPr>
                  <w:rFonts w:ascii="Calibri" w:eastAsia="Times New Roman" w:hAnsi="Calibri" w:cs="Calibri"/>
                  <w:color w:val="000000"/>
                  <w:sz w:val="18"/>
                  <w:szCs w:val="18"/>
                  <w:lang w:val="fr-FR" w:eastAsia="fr-FR"/>
                </w:rPr>
                <w:t>19.</w:t>
              </w:r>
              <w:r>
                <w:rPr>
                  <w:rFonts w:ascii="Calibri" w:eastAsia="Times New Roman" w:hAnsi="Calibri" w:cs="Calibri"/>
                  <w:color w:val="000000"/>
                  <w:sz w:val="18"/>
                  <w:szCs w:val="18"/>
                  <w:lang w:val="fr-FR" w:eastAsia="fr-FR"/>
                </w:rPr>
                <w:t>1</w:t>
              </w:r>
            </w:ins>
          </w:p>
        </w:tc>
        <w:tc>
          <w:tcPr>
            <w:tcW w:w="0" w:type="auto"/>
            <w:tcBorders>
              <w:top w:val="nil"/>
              <w:left w:val="nil"/>
              <w:bottom w:val="nil"/>
              <w:right w:val="nil"/>
            </w:tcBorders>
            <w:shd w:val="clear" w:color="000000" w:fill="FFFFFF"/>
            <w:noWrap/>
            <w:vAlign w:val="bottom"/>
            <w:hideMark/>
          </w:tcPr>
          <w:p w14:paraId="5A4998E0" w14:textId="77777777" w:rsidR="008D137A" w:rsidRPr="00311AB2" w:rsidRDefault="008D137A" w:rsidP="00AF4F87">
            <w:pPr>
              <w:jc w:val="center"/>
              <w:rPr>
                <w:ins w:id="838" w:author="Arnaud" w:date="2021-08-19T00:29:00Z"/>
                <w:rFonts w:ascii="Calibri" w:eastAsia="Times New Roman" w:hAnsi="Calibri" w:cs="Calibri"/>
                <w:color w:val="000000"/>
                <w:sz w:val="18"/>
                <w:szCs w:val="18"/>
                <w:lang w:val="fr-FR" w:eastAsia="fr-FR"/>
              </w:rPr>
            </w:pPr>
            <w:ins w:id="839" w:author="Arnaud" w:date="2021-08-19T00:29:00Z">
              <w:r w:rsidRPr="00311AB2">
                <w:rPr>
                  <w:rFonts w:ascii="Calibri" w:eastAsia="Times New Roman" w:hAnsi="Calibri" w:cs="Calibri"/>
                  <w:color w:val="000000"/>
                  <w:sz w:val="18"/>
                  <w:szCs w:val="18"/>
                  <w:lang w:val="fr-FR" w:eastAsia="fr-FR"/>
                </w:rPr>
                <w:t>17.7</w:t>
              </w:r>
            </w:ins>
          </w:p>
        </w:tc>
        <w:tc>
          <w:tcPr>
            <w:tcW w:w="0" w:type="auto"/>
            <w:tcBorders>
              <w:top w:val="nil"/>
              <w:left w:val="nil"/>
              <w:bottom w:val="nil"/>
              <w:right w:val="nil"/>
            </w:tcBorders>
            <w:shd w:val="clear" w:color="000000" w:fill="FFFFFF"/>
            <w:noWrap/>
            <w:vAlign w:val="bottom"/>
            <w:hideMark/>
          </w:tcPr>
          <w:p w14:paraId="547AAD2E" w14:textId="77777777" w:rsidR="008D137A" w:rsidRPr="00311AB2" w:rsidRDefault="008D137A" w:rsidP="00AF4F87">
            <w:pPr>
              <w:jc w:val="center"/>
              <w:rPr>
                <w:ins w:id="840" w:author="Arnaud" w:date="2021-08-19T00:29:00Z"/>
                <w:rFonts w:ascii="Calibri" w:eastAsia="Times New Roman" w:hAnsi="Calibri" w:cs="Calibri"/>
                <w:color w:val="000000"/>
                <w:sz w:val="18"/>
                <w:szCs w:val="18"/>
                <w:lang w:val="fr-FR" w:eastAsia="fr-FR"/>
              </w:rPr>
            </w:pPr>
            <w:ins w:id="841"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01529575" w14:textId="77777777" w:rsidR="008D137A" w:rsidRPr="00311AB2" w:rsidRDefault="008D137A" w:rsidP="00AF4F87">
            <w:pPr>
              <w:jc w:val="center"/>
              <w:rPr>
                <w:ins w:id="842" w:author="Arnaud" w:date="2021-08-19T00:29:00Z"/>
                <w:rFonts w:ascii="Calibri" w:eastAsia="Times New Roman" w:hAnsi="Calibri" w:cs="Calibri"/>
                <w:color w:val="000000"/>
                <w:sz w:val="18"/>
                <w:szCs w:val="18"/>
                <w:lang w:val="fr-FR" w:eastAsia="fr-FR"/>
              </w:rPr>
            </w:pPr>
            <w:ins w:id="843" w:author="Arnaud" w:date="2021-08-19T00:29:00Z">
              <w:r w:rsidRPr="00311AB2">
                <w:rPr>
                  <w:rFonts w:ascii="Calibri" w:eastAsia="Times New Roman" w:hAnsi="Calibri" w:cs="Calibri"/>
                  <w:color w:val="000000"/>
                  <w:sz w:val="18"/>
                  <w:szCs w:val="18"/>
                  <w:lang w:val="fr-FR" w:eastAsia="fr-FR"/>
                </w:rPr>
                <w:t>18.3</w:t>
              </w:r>
            </w:ins>
          </w:p>
        </w:tc>
        <w:tc>
          <w:tcPr>
            <w:tcW w:w="0" w:type="auto"/>
            <w:tcBorders>
              <w:top w:val="nil"/>
              <w:left w:val="nil"/>
              <w:bottom w:val="nil"/>
              <w:right w:val="nil"/>
            </w:tcBorders>
            <w:shd w:val="clear" w:color="000000" w:fill="FFFFFF"/>
            <w:noWrap/>
            <w:vAlign w:val="bottom"/>
            <w:hideMark/>
          </w:tcPr>
          <w:p w14:paraId="583C5184" w14:textId="77777777" w:rsidR="008D137A" w:rsidRPr="00311AB2" w:rsidRDefault="008D137A" w:rsidP="00AF4F87">
            <w:pPr>
              <w:jc w:val="center"/>
              <w:rPr>
                <w:ins w:id="844" w:author="Arnaud" w:date="2021-08-19T00:29:00Z"/>
                <w:rFonts w:ascii="Calibri" w:eastAsia="Times New Roman" w:hAnsi="Calibri" w:cs="Calibri"/>
                <w:color w:val="000000"/>
                <w:sz w:val="18"/>
                <w:szCs w:val="18"/>
                <w:lang w:val="fr-FR" w:eastAsia="fr-FR"/>
              </w:rPr>
            </w:pPr>
            <w:ins w:id="845" w:author="Arnaud" w:date="2021-08-19T00:29:00Z">
              <w:r w:rsidRPr="00311AB2">
                <w:rPr>
                  <w:rFonts w:ascii="Calibri" w:eastAsia="Times New Roman" w:hAnsi="Calibri" w:cs="Calibri"/>
                  <w:color w:val="000000"/>
                  <w:sz w:val="18"/>
                  <w:szCs w:val="18"/>
                  <w:lang w:val="fr-FR" w:eastAsia="fr-FR"/>
                </w:rPr>
                <w:t>26.9</w:t>
              </w:r>
            </w:ins>
          </w:p>
        </w:tc>
        <w:tc>
          <w:tcPr>
            <w:tcW w:w="0" w:type="auto"/>
            <w:tcBorders>
              <w:top w:val="nil"/>
              <w:left w:val="nil"/>
              <w:bottom w:val="nil"/>
              <w:right w:val="nil"/>
            </w:tcBorders>
            <w:shd w:val="clear" w:color="000000" w:fill="FFFFFF"/>
            <w:noWrap/>
            <w:vAlign w:val="bottom"/>
            <w:hideMark/>
          </w:tcPr>
          <w:p w14:paraId="1D100EA5" w14:textId="77777777" w:rsidR="008D137A" w:rsidRPr="00311AB2" w:rsidRDefault="008D137A" w:rsidP="00AF4F87">
            <w:pPr>
              <w:jc w:val="center"/>
              <w:rPr>
                <w:ins w:id="846" w:author="Arnaud" w:date="2021-08-19T00:29:00Z"/>
                <w:rFonts w:ascii="Calibri" w:eastAsia="Times New Roman" w:hAnsi="Calibri" w:cs="Calibri"/>
                <w:color w:val="000000"/>
                <w:sz w:val="18"/>
                <w:szCs w:val="18"/>
                <w:lang w:val="fr-FR" w:eastAsia="fr-FR"/>
              </w:rPr>
            </w:pPr>
            <w:ins w:id="847"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0C0E9F25" w14:textId="77777777" w:rsidR="008D137A" w:rsidRPr="00311AB2" w:rsidRDefault="008D137A" w:rsidP="00AF4F87">
            <w:pPr>
              <w:jc w:val="center"/>
              <w:rPr>
                <w:ins w:id="848" w:author="Arnaud" w:date="2021-08-19T00:29:00Z"/>
                <w:rFonts w:ascii="Calibri" w:eastAsia="Times New Roman" w:hAnsi="Calibri" w:cs="Calibri"/>
                <w:color w:val="000000"/>
                <w:sz w:val="18"/>
                <w:szCs w:val="18"/>
                <w:lang w:val="fr-FR" w:eastAsia="fr-FR"/>
              </w:rPr>
            </w:pPr>
            <w:ins w:id="849" w:author="Arnaud" w:date="2021-08-19T00:29:00Z">
              <w:r w:rsidRPr="00311AB2">
                <w:rPr>
                  <w:rFonts w:ascii="Calibri" w:eastAsia="Times New Roman" w:hAnsi="Calibri" w:cs="Calibri"/>
                  <w:color w:val="000000"/>
                  <w:sz w:val="18"/>
                  <w:szCs w:val="18"/>
                  <w:lang w:val="fr-FR" w:eastAsia="fr-FR"/>
                </w:rPr>
                <w:t>22.6</w:t>
              </w:r>
            </w:ins>
          </w:p>
        </w:tc>
        <w:tc>
          <w:tcPr>
            <w:tcW w:w="0" w:type="auto"/>
            <w:tcBorders>
              <w:top w:val="nil"/>
              <w:left w:val="nil"/>
              <w:bottom w:val="nil"/>
              <w:right w:val="nil"/>
            </w:tcBorders>
            <w:shd w:val="clear" w:color="000000" w:fill="FFFFFF"/>
            <w:noWrap/>
            <w:vAlign w:val="bottom"/>
            <w:hideMark/>
          </w:tcPr>
          <w:p w14:paraId="27FC01B2" w14:textId="77777777" w:rsidR="008D137A" w:rsidRPr="00311AB2" w:rsidRDefault="008D137A" w:rsidP="00AF4F87">
            <w:pPr>
              <w:jc w:val="center"/>
              <w:rPr>
                <w:ins w:id="850" w:author="Arnaud" w:date="2021-08-19T00:29:00Z"/>
                <w:rFonts w:ascii="Calibri" w:eastAsia="Times New Roman" w:hAnsi="Calibri" w:cs="Calibri"/>
                <w:color w:val="000000"/>
                <w:sz w:val="18"/>
                <w:szCs w:val="18"/>
                <w:lang w:val="fr-FR" w:eastAsia="fr-FR"/>
              </w:rPr>
            </w:pPr>
            <w:ins w:id="851" w:author="Arnaud" w:date="2021-08-19T00:29:00Z">
              <w:r w:rsidRPr="00311AB2">
                <w:rPr>
                  <w:rFonts w:ascii="Calibri" w:eastAsia="Times New Roman" w:hAnsi="Calibri" w:cs="Calibri"/>
                  <w:color w:val="000000"/>
                  <w:sz w:val="18"/>
                  <w:szCs w:val="18"/>
                  <w:lang w:val="fr-FR" w:eastAsia="fr-FR"/>
                </w:rPr>
                <w:t>26.3</w:t>
              </w:r>
            </w:ins>
          </w:p>
        </w:tc>
        <w:tc>
          <w:tcPr>
            <w:tcW w:w="0" w:type="auto"/>
            <w:tcBorders>
              <w:top w:val="nil"/>
              <w:left w:val="nil"/>
              <w:bottom w:val="nil"/>
              <w:right w:val="nil"/>
            </w:tcBorders>
            <w:shd w:val="clear" w:color="000000" w:fill="FFFFFF"/>
            <w:noWrap/>
            <w:vAlign w:val="bottom"/>
            <w:hideMark/>
          </w:tcPr>
          <w:p w14:paraId="09D9C66F" w14:textId="77777777" w:rsidR="008D137A" w:rsidRPr="00311AB2" w:rsidRDefault="008D137A" w:rsidP="00AF4F87">
            <w:pPr>
              <w:jc w:val="center"/>
              <w:rPr>
                <w:ins w:id="852" w:author="Arnaud" w:date="2021-08-19T00:29:00Z"/>
                <w:rFonts w:ascii="Calibri" w:eastAsia="Times New Roman" w:hAnsi="Calibri" w:cs="Calibri"/>
                <w:color w:val="000000"/>
                <w:sz w:val="18"/>
                <w:szCs w:val="18"/>
                <w:lang w:val="fr-FR" w:eastAsia="fr-FR"/>
              </w:rPr>
            </w:pPr>
            <w:ins w:id="853"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029E4FB8" w14:textId="77777777" w:rsidR="008D137A" w:rsidRPr="00311AB2" w:rsidRDefault="008D137A" w:rsidP="00AF4F87">
            <w:pPr>
              <w:jc w:val="center"/>
              <w:rPr>
                <w:ins w:id="854" w:author="Arnaud" w:date="2021-08-19T00:29:00Z"/>
                <w:rFonts w:ascii="Calibri" w:eastAsia="Times New Roman" w:hAnsi="Calibri" w:cs="Calibri"/>
                <w:color w:val="000000"/>
                <w:sz w:val="18"/>
                <w:szCs w:val="18"/>
                <w:lang w:val="fr-FR" w:eastAsia="fr-FR"/>
              </w:rPr>
            </w:pPr>
            <w:ins w:id="855" w:author="Arnaud" w:date="2021-08-19T00:29:00Z">
              <w:r w:rsidRPr="00311AB2">
                <w:rPr>
                  <w:rFonts w:ascii="Calibri" w:eastAsia="Times New Roman" w:hAnsi="Calibri" w:cs="Calibri"/>
                  <w:color w:val="000000"/>
                  <w:sz w:val="18"/>
                  <w:szCs w:val="18"/>
                  <w:lang w:val="fr-FR" w:eastAsia="fr-FR"/>
                </w:rPr>
                <w:t>19.</w:t>
              </w:r>
              <w:r>
                <w:rPr>
                  <w:rFonts w:ascii="Calibri" w:eastAsia="Times New Roman" w:hAnsi="Calibri" w:cs="Calibri"/>
                  <w:color w:val="000000"/>
                  <w:sz w:val="18"/>
                  <w:szCs w:val="18"/>
                  <w:lang w:val="fr-FR" w:eastAsia="fr-FR"/>
                </w:rPr>
                <w:t>3</w:t>
              </w:r>
            </w:ins>
          </w:p>
        </w:tc>
        <w:tc>
          <w:tcPr>
            <w:tcW w:w="0" w:type="auto"/>
            <w:tcBorders>
              <w:top w:val="nil"/>
              <w:left w:val="nil"/>
              <w:bottom w:val="nil"/>
              <w:right w:val="nil"/>
            </w:tcBorders>
            <w:shd w:val="clear" w:color="000000" w:fill="FFFFFF"/>
            <w:noWrap/>
            <w:vAlign w:val="bottom"/>
            <w:hideMark/>
          </w:tcPr>
          <w:p w14:paraId="0E64EC96" w14:textId="77777777" w:rsidR="008D137A" w:rsidRPr="00311AB2" w:rsidRDefault="008D137A" w:rsidP="00AF4F87">
            <w:pPr>
              <w:jc w:val="center"/>
              <w:rPr>
                <w:ins w:id="856" w:author="Arnaud" w:date="2021-08-19T00:29:00Z"/>
                <w:rFonts w:ascii="Calibri" w:eastAsia="Times New Roman" w:hAnsi="Calibri" w:cs="Calibri"/>
                <w:color w:val="000000"/>
                <w:sz w:val="18"/>
                <w:szCs w:val="18"/>
                <w:lang w:val="fr-FR" w:eastAsia="fr-FR"/>
              </w:rPr>
            </w:pPr>
            <w:ins w:id="857" w:author="Arnaud" w:date="2021-08-19T00:29:00Z">
              <w:r w:rsidRPr="00311AB2">
                <w:rPr>
                  <w:rFonts w:ascii="Calibri" w:eastAsia="Times New Roman" w:hAnsi="Calibri" w:cs="Calibri"/>
                  <w:color w:val="000000"/>
                  <w:sz w:val="18"/>
                  <w:szCs w:val="18"/>
                  <w:lang w:val="fr-FR" w:eastAsia="fr-FR"/>
                </w:rPr>
                <w:t>22.4</w:t>
              </w:r>
            </w:ins>
          </w:p>
        </w:tc>
      </w:tr>
      <w:tr w:rsidR="008D137A" w:rsidRPr="0046372A" w14:paraId="652E0A81" w14:textId="77777777" w:rsidTr="00AF4F87">
        <w:trPr>
          <w:trHeight w:val="288"/>
          <w:ins w:id="858" w:author="Arnaud" w:date="2021-08-19T00:29:00Z"/>
        </w:trPr>
        <w:tc>
          <w:tcPr>
            <w:tcW w:w="0" w:type="auto"/>
            <w:tcBorders>
              <w:top w:val="nil"/>
              <w:left w:val="nil"/>
              <w:bottom w:val="nil"/>
              <w:right w:val="nil"/>
            </w:tcBorders>
            <w:shd w:val="clear" w:color="000000" w:fill="FFFFFF"/>
            <w:noWrap/>
            <w:vAlign w:val="bottom"/>
            <w:hideMark/>
          </w:tcPr>
          <w:p w14:paraId="12999DDA" w14:textId="77777777" w:rsidR="008D137A" w:rsidRPr="00311AB2" w:rsidRDefault="008D137A" w:rsidP="00AF4F87">
            <w:pPr>
              <w:ind w:firstLineChars="100" w:firstLine="180"/>
              <w:rPr>
                <w:ins w:id="859" w:author="Arnaud" w:date="2021-08-19T00:29:00Z"/>
                <w:rFonts w:ascii="Calibri" w:eastAsia="Times New Roman" w:hAnsi="Calibri" w:cs="Calibri"/>
                <w:i/>
                <w:iCs/>
                <w:color w:val="000000"/>
                <w:sz w:val="18"/>
                <w:szCs w:val="18"/>
                <w:lang w:val="fr-FR" w:eastAsia="fr-FR"/>
              </w:rPr>
            </w:pPr>
            <w:ins w:id="860" w:author="Arnaud" w:date="2021-08-19T00:29:00Z">
              <w:r w:rsidRPr="00311AB2">
                <w:rPr>
                  <w:rFonts w:ascii="Calibri" w:eastAsia="Times New Roman" w:hAnsi="Calibri" w:cs="Calibri"/>
                  <w:i/>
                  <w:iCs/>
                  <w:color w:val="000000"/>
                  <w:sz w:val="18"/>
                  <w:szCs w:val="18"/>
                  <w:lang w:val="fr-FR" w:eastAsia="fr-FR"/>
                </w:rPr>
                <w:t xml:space="preserve">High </w:t>
              </w:r>
              <w:proofErr w:type="spellStart"/>
              <w:r w:rsidRPr="00311AB2">
                <w:rPr>
                  <w:rFonts w:ascii="Calibri" w:eastAsia="Times New Roman" w:hAnsi="Calibri" w:cs="Calibri"/>
                  <w:i/>
                  <w:iCs/>
                  <w:color w:val="000000"/>
                  <w:sz w:val="18"/>
                  <w:szCs w:val="18"/>
                  <w:lang w:val="fr-FR" w:eastAsia="fr-FR"/>
                </w:rPr>
                <w:t>school</w:t>
              </w:r>
              <w:proofErr w:type="spellEnd"/>
            </w:ins>
          </w:p>
        </w:tc>
        <w:tc>
          <w:tcPr>
            <w:tcW w:w="0" w:type="auto"/>
            <w:tcBorders>
              <w:top w:val="nil"/>
              <w:left w:val="nil"/>
              <w:bottom w:val="nil"/>
              <w:right w:val="nil"/>
            </w:tcBorders>
            <w:shd w:val="clear" w:color="000000" w:fill="FFFFFF"/>
            <w:noWrap/>
            <w:vAlign w:val="bottom"/>
            <w:hideMark/>
          </w:tcPr>
          <w:p w14:paraId="2A496008" w14:textId="77777777" w:rsidR="008D137A" w:rsidRPr="00311AB2" w:rsidRDefault="008D137A" w:rsidP="00AF4F87">
            <w:pPr>
              <w:jc w:val="center"/>
              <w:rPr>
                <w:ins w:id="861" w:author="Arnaud" w:date="2021-08-19T00:29:00Z"/>
                <w:rFonts w:ascii="Calibri" w:eastAsia="Times New Roman" w:hAnsi="Calibri" w:cs="Calibri"/>
                <w:color w:val="000000"/>
                <w:sz w:val="18"/>
                <w:szCs w:val="18"/>
                <w:lang w:val="fr-FR" w:eastAsia="fr-FR"/>
              </w:rPr>
            </w:pPr>
            <w:ins w:id="862" w:author="Arnaud" w:date="2021-08-19T00:29:00Z">
              <w:r w:rsidRPr="00311AB2">
                <w:rPr>
                  <w:rFonts w:ascii="Calibri" w:eastAsia="Times New Roman" w:hAnsi="Calibri" w:cs="Calibri"/>
                  <w:color w:val="000000"/>
                  <w:sz w:val="18"/>
                  <w:szCs w:val="18"/>
                  <w:lang w:val="fr-FR" w:eastAsia="fr-FR"/>
                </w:rPr>
                <w:t>22.</w:t>
              </w:r>
              <w:r>
                <w:rPr>
                  <w:rFonts w:ascii="Calibri" w:eastAsia="Times New Roman" w:hAnsi="Calibri" w:cs="Calibri"/>
                  <w:color w:val="000000"/>
                  <w:sz w:val="18"/>
                  <w:szCs w:val="18"/>
                  <w:lang w:val="fr-FR" w:eastAsia="fr-FR"/>
                </w:rPr>
                <w:t>2</w:t>
              </w:r>
            </w:ins>
          </w:p>
        </w:tc>
        <w:tc>
          <w:tcPr>
            <w:tcW w:w="0" w:type="auto"/>
            <w:tcBorders>
              <w:top w:val="nil"/>
              <w:left w:val="nil"/>
              <w:bottom w:val="nil"/>
              <w:right w:val="nil"/>
            </w:tcBorders>
            <w:shd w:val="clear" w:color="000000" w:fill="FFFFFF"/>
            <w:noWrap/>
            <w:vAlign w:val="bottom"/>
            <w:hideMark/>
          </w:tcPr>
          <w:p w14:paraId="5BF5D059" w14:textId="77777777" w:rsidR="008D137A" w:rsidRPr="00311AB2" w:rsidRDefault="008D137A" w:rsidP="00AF4F87">
            <w:pPr>
              <w:jc w:val="center"/>
              <w:rPr>
                <w:ins w:id="863" w:author="Arnaud" w:date="2021-08-19T00:29:00Z"/>
                <w:rFonts w:ascii="Calibri" w:eastAsia="Times New Roman" w:hAnsi="Calibri" w:cs="Calibri"/>
                <w:color w:val="000000"/>
                <w:sz w:val="18"/>
                <w:szCs w:val="18"/>
                <w:lang w:val="fr-FR" w:eastAsia="fr-FR"/>
              </w:rPr>
            </w:pPr>
            <w:ins w:id="864" w:author="Arnaud" w:date="2021-08-19T00:29:00Z">
              <w:r w:rsidRPr="00311AB2">
                <w:rPr>
                  <w:rFonts w:ascii="Calibri" w:eastAsia="Times New Roman" w:hAnsi="Calibri" w:cs="Calibri"/>
                  <w:color w:val="000000"/>
                  <w:sz w:val="18"/>
                  <w:szCs w:val="18"/>
                  <w:lang w:val="fr-FR" w:eastAsia="fr-FR"/>
                </w:rPr>
                <w:t>19.4</w:t>
              </w:r>
            </w:ins>
          </w:p>
        </w:tc>
        <w:tc>
          <w:tcPr>
            <w:tcW w:w="0" w:type="auto"/>
            <w:tcBorders>
              <w:top w:val="nil"/>
              <w:left w:val="nil"/>
              <w:bottom w:val="nil"/>
              <w:right w:val="nil"/>
            </w:tcBorders>
            <w:shd w:val="clear" w:color="000000" w:fill="FFFFFF"/>
            <w:noWrap/>
            <w:vAlign w:val="bottom"/>
            <w:hideMark/>
          </w:tcPr>
          <w:p w14:paraId="0046BE14" w14:textId="77777777" w:rsidR="008D137A" w:rsidRPr="00311AB2" w:rsidRDefault="008D137A" w:rsidP="00AF4F87">
            <w:pPr>
              <w:jc w:val="center"/>
              <w:rPr>
                <w:ins w:id="865" w:author="Arnaud" w:date="2021-08-19T00:29:00Z"/>
                <w:rFonts w:ascii="Calibri" w:eastAsia="Times New Roman" w:hAnsi="Calibri" w:cs="Calibri"/>
                <w:color w:val="000000"/>
                <w:sz w:val="18"/>
                <w:szCs w:val="18"/>
                <w:lang w:val="fr-FR" w:eastAsia="fr-FR"/>
              </w:rPr>
            </w:pPr>
            <w:ins w:id="866"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34F6AD47" w14:textId="77777777" w:rsidR="008D137A" w:rsidRPr="00311AB2" w:rsidRDefault="008D137A" w:rsidP="00AF4F87">
            <w:pPr>
              <w:jc w:val="center"/>
              <w:rPr>
                <w:ins w:id="867" w:author="Arnaud" w:date="2021-08-19T00:29:00Z"/>
                <w:rFonts w:ascii="Calibri" w:eastAsia="Times New Roman" w:hAnsi="Calibri" w:cs="Calibri"/>
                <w:color w:val="000000"/>
                <w:sz w:val="18"/>
                <w:szCs w:val="18"/>
                <w:lang w:val="fr-FR" w:eastAsia="fr-FR"/>
              </w:rPr>
            </w:pPr>
            <w:ins w:id="868" w:author="Arnaud" w:date="2021-08-19T00:29:00Z">
              <w:r w:rsidRPr="00311AB2">
                <w:rPr>
                  <w:rFonts w:ascii="Calibri" w:eastAsia="Times New Roman" w:hAnsi="Calibri" w:cs="Calibri"/>
                  <w:color w:val="000000"/>
                  <w:sz w:val="18"/>
                  <w:szCs w:val="18"/>
                  <w:lang w:val="fr-FR" w:eastAsia="fr-FR"/>
                </w:rPr>
                <w:t>36.7</w:t>
              </w:r>
            </w:ins>
          </w:p>
        </w:tc>
        <w:tc>
          <w:tcPr>
            <w:tcW w:w="0" w:type="auto"/>
            <w:tcBorders>
              <w:top w:val="nil"/>
              <w:left w:val="nil"/>
              <w:bottom w:val="nil"/>
              <w:right w:val="nil"/>
            </w:tcBorders>
            <w:shd w:val="clear" w:color="000000" w:fill="FFFFFF"/>
            <w:noWrap/>
            <w:vAlign w:val="bottom"/>
            <w:hideMark/>
          </w:tcPr>
          <w:p w14:paraId="7662567B" w14:textId="77777777" w:rsidR="008D137A" w:rsidRPr="00311AB2" w:rsidRDefault="008D137A" w:rsidP="00AF4F87">
            <w:pPr>
              <w:jc w:val="center"/>
              <w:rPr>
                <w:ins w:id="869" w:author="Arnaud" w:date="2021-08-19T00:29:00Z"/>
                <w:rFonts w:ascii="Calibri" w:eastAsia="Times New Roman" w:hAnsi="Calibri" w:cs="Calibri"/>
                <w:color w:val="000000"/>
                <w:sz w:val="18"/>
                <w:szCs w:val="18"/>
                <w:lang w:val="fr-FR" w:eastAsia="fr-FR"/>
              </w:rPr>
            </w:pPr>
            <w:ins w:id="870" w:author="Arnaud" w:date="2021-08-19T00:29:00Z">
              <w:r w:rsidRPr="00311AB2">
                <w:rPr>
                  <w:rFonts w:ascii="Calibri" w:eastAsia="Times New Roman" w:hAnsi="Calibri" w:cs="Calibri"/>
                  <w:color w:val="000000"/>
                  <w:sz w:val="18"/>
                  <w:szCs w:val="18"/>
                  <w:lang w:val="fr-FR" w:eastAsia="fr-FR"/>
                </w:rPr>
                <w:t>28.4</w:t>
              </w:r>
            </w:ins>
          </w:p>
        </w:tc>
        <w:tc>
          <w:tcPr>
            <w:tcW w:w="0" w:type="auto"/>
            <w:tcBorders>
              <w:top w:val="nil"/>
              <w:left w:val="nil"/>
              <w:bottom w:val="nil"/>
              <w:right w:val="nil"/>
            </w:tcBorders>
            <w:shd w:val="clear" w:color="000000" w:fill="FFFFFF"/>
            <w:noWrap/>
            <w:vAlign w:val="bottom"/>
            <w:hideMark/>
          </w:tcPr>
          <w:p w14:paraId="359CA52B" w14:textId="77777777" w:rsidR="008D137A" w:rsidRPr="00311AB2" w:rsidRDefault="008D137A" w:rsidP="00AF4F87">
            <w:pPr>
              <w:jc w:val="center"/>
              <w:rPr>
                <w:ins w:id="871" w:author="Arnaud" w:date="2021-08-19T00:29:00Z"/>
                <w:rFonts w:ascii="Calibri" w:eastAsia="Times New Roman" w:hAnsi="Calibri" w:cs="Calibri"/>
                <w:color w:val="000000"/>
                <w:sz w:val="18"/>
                <w:szCs w:val="18"/>
                <w:lang w:val="fr-FR" w:eastAsia="fr-FR"/>
              </w:rPr>
            </w:pPr>
            <w:ins w:id="872"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55793F75" w14:textId="77777777" w:rsidR="008D137A" w:rsidRPr="00311AB2" w:rsidRDefault="008D137A" w:rsidP="00AF4F87">
            <w:pPr>
              <w:jc w:val="center"/>
              <w:rPr>
                <w:ins w:id="873" w:author="Arnaud" w:date="2021-08-19T00:29:00Z"/>
                <w:rFonts w:ascii="Calibri" w:eastAsia="Times New Roman" w:hAnsi="Calibri" w:cs="Calibri"/>
                <w:color w:val="000000"/>
                <w:sz w:val="18"/>
                <w:szCs w:val="18"/>
                <w:lang w:val="fr-FR" w:eastAsia="fr-FR"/>
              </w:rPr>
            </w:pPr>
            <w:ins w:id="874" w:author="Arnaud" w:date="2021-08-19T00:29:00Z">
              <w:r w:rsidRPr="00311AB2">
                <w:rPr>
                  <w:rFonts w:ascii="Calibri" w:eastAsia="Times New Roman" w:hAnsi="Calibri" w:cs="Calibri"/>
                  <w:color w:val="000000"/>
                  <w:sz w:val="18"/>
                  <w:szCs w:val="18"/>
                  <w:lang w:val="fr-FR" w:eastAsia="fr-FR"/>
                </w:rPr>
                <w:t>39.6</w:t>
              </w:r>
            </w:ins>
          </w:p>
        </w:tc>
        <w:tc>
          <w:tcPr>
            <w:tcW w:w="0" w:type="auto"/>
            <w:tcBorders>
              <w:top w:val="nil"/>
              <w:left w:val="nil"/>
              <w:bottom w:val="nil"/>
              <w:right w:val="nil"/>
            </w:tcBorders>
            <w:shd w:val="clear" w:color="000000" w:fill="FFFFFF"/>
            <w:noWrap/>
            <w:vAlign w:val="bottom"/>
            <w:hideMark/>
          </w:tcPr>
          <w:p w14:paraId="2784475E" w14:textId="77777777" w:rsidR="008D137A" w:rsidRPr="00311AB2" w:rsidRDefault="008D137A" w:rsidP="00AF4F87">
            <w:pPr>
              <w:jc w:val="center"/>
              <w:rPr>
                <w:ins w:id="875" w:author="Arnaud" w:date="2021-08-19T00:29:00Z"/>
                <w:rFonts w:ascii="Calibri" w:eastAsia="Times New Roman" w:hAnsi="Calibri" w:cs="Calibri"/>
                <w:color w:val="000000"/>
                <w:sz w:val="18"/>
                <w:szCs w:val="18"/>
                <w:lang w:val="fr-FR" w:eastAsia="fr-FR"/>
              </w:rPr>
            </w:pPr>
            <w:ins w:id="876" w:author="Arnaud" w:date="2021-08-19T00:29:00Z">
              <w:r w:rsidRPr="00311AB2">
                <w:rPr>
                  <w:rFonts w:ascii="Calibri" w:eastAsia="Times New Roman" w:hAnsi="Calibri" w:cs="Calibri"/>
                  <w:color w:val="000000"/>
                  <w:sz w:val="18"/>
                  <w:szCs w:val="18"/>
                  <w:lang w:val="fr-FR" w:eastAsia="fr-FR"/>
                </w:rPr>
                <w:t>36.8</w:t>
              </w:r>
            </w:ins>
          </w:p>
        </w:tc>
        <w:tc>
          <w:tcPr>
            <w:tcW w:w="0" w:type="auto"/>
            <w:tcBorders>
              <w:top w:val="nil"/>
              <w:left w:val="nil"/>
              <w:bottom w:val="nil"/>
              <w:right w:val="nil"/>
            </w:tcBorders>
            <w:shd w:val="clear" w:color="000000" w:fill="FFFFFF"/>
            <w:noWrap/>
            <w:vAlign w:val="bottom"/>
            <w:hideMark/>
          </w:tcPr>
          <w:p w14:paraId="18B2AF27" w14:textId="77777777" w:rsidR="008D137A" w:rsidRPr="00311AB2" w:rsidRDefault="008D137A" w:rsidP="00AF4F87">
            <w:pPr>
              <w:jc w:val="center"/>
              <w:rPr>
                <w:ins w:id="877" w:author="Arnaud" w:date="2021-08-19T00:29:00Z"/>
                <w:rFonts w:ascii="Calibri" w:eastAsia="Times New Roman" w:hAnsi="Calibri" w:cs="Calibri"/>
                <w:color w:val="000000"/>
                <w:sz w:val="18"/>
                <w:szCs w:val="18"/>
                <w:lang w:val="fr-FR" w:eastAsia="fr-FR"/>
              </w:rPr>
            </w:pPr>
            <w:ins w:id="878"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19F62205" w14:textId="77777777" w:rsidR="008D137A" w:rsidRPr="00311AB2" w:rsidRDefault="008D137A" w:rsidP="00AF4F87">
            <w:pPr>
              <w:jc w:val="center"/>
              <w:rPr>
                <w:ins w:id="879" w:author="Arnaud" w:date="2021-08-19T00:29:00Z"/>
                <w:rFonts w:ascii="Calibri" w:eastAsia="Times New Roman" w:hAnsi="Calibri" w:cs="Calibri"/>
                <w:color w:val="000000"/>
                <w:sz w:val="18"/>
                <w:szCs w:val="18"/>
                <w:lang w:val="fr-FR" w:eastAsia="fr-FR"/>
              </w:rPr>
            </w:pPr>
            <w:ins w:id="880" w:author="Arnaud" w:date="2021-08-19T00:29:00Z">
              <w:r w:rsidRPr="00311AB2">
                <w:rPr>
                  <w:rFonts w:ascii="Calibri" w:eastAsia="Times New Roman" w:hAnsi="Calibri" w:cs="Calibri"/>
                  <w:color w:val="000000"/>
                  <w:sz w:val="18"/>
                  <w:szCs w:val="18"/>
                  <w:lang w:val="fr-FR" w:eastAsia="fr-FR"/>
                </w:rPr>
                <w:t>30.1</w:t>
              </w:r>
            </w:ins>
          </w:p>
        </w:tc>
        <w:tc>
          <w:tcPr>
            <w:tcW w:w="0" w:type="auto"/>
            <w:tcBorders>
              <w:top w:val="nil"/>
              <w:left w:val="nil"/>
              <w:bottom w:val="nil"/>
              <w:right w:val="nil"/>
            </w:tcBorders>
            <w:shd w:val="clear" w:color="000000" w:fill="FFFFFF"/>
            <w:noWrap/>
            <w:vAlign w:val="bottom"/>
            <w:hideMark/>
          </w:tcPr>
          <w:p w14:paraId="1283CBCC" w14:textId="77777777" w:rsidR="008D137A" w:rsidRPr="00311AB2" w:rsidRDefault="008D137A" w:rsidP="00AF4F87">
            <w:pPr>
              <w:jc w:val="center"/>
              <w:rPr>
                <w:ins w:id="881" w:author="Arnaud" w:date="2021-08-19T00:29:00Z"/>
                <w:rFonts w:ascii="Calibri" w:eastAsia="Times New Roman" w:hAnsi="Calibri" w:cs="Calibri"/>
                <w:color w:val="000000"/>
                <w:sz w:val="18"/>
                <w:szCs w:val="18"/>
                <w:lang w:val="fr-FR" w:eastAsia="fr-FR"/>
              </w:rPr>
            </w:pPr>
            <w:ins w:id="882" w:author="Arnaud" w:date="2021-08-19T00:29:00Z">
              <w:r w:rsidRPr="00311AB2">
                <w:rPr>
                  <w:rFonts w:ascii="Calibri" w:eastAsia="Times New Roman" w:hAnsi="Calibri" w:cs="Calibri"/>
                  <w:color w:val="000000"/>
                  <w:sz w:val="18"/>
                  <w:szCs w:val="18"/>
                  <w:lang w:val="fr-FR" w:eastAsia="fr-FR"/>
                </w:rPr>
                <w:t>25.1</w:t>
              </w:r>
            </w:ins>
          </w:p>
        </w:tc>
      </w:tr>
      <w:tr w:rsidR="008D137A" w:rsidRPr="0046372A" w14:paraId="27ADC315" w14:textId="77777777" w:rsidTr="00AF4F87">
        <w:trPr>
          <w:trHeight w:val="288"/>
          <w:ins w:id="883" w:author="Arnaud" w:date="2021-08-19T00:29:00Z"/>
        </w:trPr>
        <w:tc>
          <w:tcPr>
            <w:tcW w:w="0" w:type="auto"/>
            <w:tcBorders>
              <w:top w:val="nil"/>
              <w:left w:val="nil"/>
              <w:bottom w:val="nil"/>
              <w:right w:val="nil"/>
            </w:tcBorders>
            <w:shd w:val="clear" w:color="000000" w:fill="FFFFFF"/>
            <w:noWrap/>
            <w:vAlign w:val="bottom"/>
            <w:hideMark/>
          </w:tcPr>
          <w:p w14:paraId="3255D5F3" w14:textId="77777777" w:rsidR="008D137A" w:rsidRPr="00311AB2" w:rsidRDefault="008D137A" w:rsidP="00AF4F87">
            <w:pPr>
              <w:ind w:firstLineChars="100" w:firstLine="180"/>
              <w:rPr>
                <w:ins w:id="884" w:author="Arnaud" w:date="2021-08-19T00:29:00Z"/>
                <w:rFonts w:ascii="Calibri" w:eastAsia="Times New Roman" w:hAnsi="Calibri" w:cs="Calibri"/>
                <w:i/>
                <w:iCs/>
                <w:color w:val="000000"/>
                <w:sz w:val="18"/>
                <w:szCs w:val="18"/>
                <w:lang w:val="fr-FR" w:eastAsia="fr-FR"/>
              </w:rPr>
            </w:pPr>
            <w:ins w:id="885" w:author="Arnaud" w:date="2021-08-19T00:29:00Z">
              <w:r w:rsidRPr="00311AB2">
                <w:rPr>
                  <w:rFonts w:ascii="Calibri" w:eastAsia="Times New Roman" w:hAnsi="Calibri" w:cs="Calibri"/>
                  <w:i/>
                  <w:iCs/>
                  <w:color w:val="000000"/>
                  <w:sz w:val="18"/>
                  <w:szCs w:val="18"/>
                  <w:lang w:val="fr-FR" w:eastAsia="fr-FR"/>
                </w:rPr>
                <w:t>HSC/</w:t>
              </w:r>
              <w:proofErr w:type="spellStart"/>
              <w:r w:rsidRPr="00311AB2">
                <w:rPr>
                  <w:rFonts w:ascii="Calibri" w:eastAsia="Times New Roman" w:hAnsi="Calibri" w:cs="Calibri"/>
                  <w:i/>
                  <w:iCs/>
                  <w:color w:val="000000"/>
                  <w:sz w:val="18"/>
                  <w:szCs w:val="18"/>
                  <w:lang w:val="fr-FR" w:eastAsia="fr-FR"/>
                </w:rPr>
                <w:t>Diploma</w:t>
              </w:r>
              <w:proofErr w:type="spellEnd"/>
            </w:ins>
          </w:p>
        </w:tc>
        <w:tc>
          <w:tcPr>
            <w:tcW w:w="0" w:type="auto"/>
            <w:tcBorders>
              <w:top w:val="nil"/>
              <w:left w:val="nil"/>
              <w:bottom w:val="nil"/>
              <w:right w:val="nil"/>
            </w:tcBorders>
            <w:shd w:val="clear" w:color="000000" w:fill="FFFFFF"/>
            <w:noWrap/>
            <w:vAlign w:val="bottom"/>
            <w:hideMark/>
          </w:tcPr>
          <w:p w14:paraId="21FD9203" w14:textId="77777777" w:rsidR="008D137A" w:rsidRPr="00311AB2" w:rsidRDefault="008D137A" w:rsidP="00AF4F87">
            <w:pPr>
              <w:jc w:val="center"/>
              <w:rPr>
                <w:ins w:id="886" w:author="Arnaud" w:date="2021-08-19T00:29:00Z"/>
                <w:rFonts w:ascii="Calibri" w:eastAsia="Times New Roman" w:hAnsi="Calibri" w:cs="Calibri"/>
                <w:color w:val="000000"/>
                <w:sz w:val="18"/>
                <w:szCs w:val="18"/>
                <w:lang w:val="fr-FR" w:eastAsia="fr-FR"/>
              </w:rPr>
            </w:pPr>
            <w:ins w:id="887" w:author="Arnaud" w:date="2021-08-19T00:29:00Z">
              <w:r w:rsidRPr="00311AB2">
                <w:rPr>
                  <w:rFonts w:ascii="Calibri" w:eastAsia="Times New Roman" w:hAnsi="Calibri" w:cs="Calibri"/>
                  <w:color w:val="000000"/>
                  <w:sz w:val="18"/>
                  <w:szCs w:val="18"/>
                  <w:lang w:val="fr-FR" w:eastAsia="fr-FR"/>
                </w:rPr>
                <w:t>2.</w:t>
              </w:r>
              <w:r>
                <w:rPr>
                  <w:rFonts w:ascii="Calibri" w:eastAsia="Times New Roman" w:hAnsi="Calibri" w:cs="Calibri"/>
                  <w:color w:val="000000"/>
                  <w:sz w:val="18"/>
                  <w:szCs w:val="18"/>
                  <w:lang w:val="fr-FR" w:eastAsia="fr-FR"/>
                </w:rPr>
                <w:t>6</w:t>
              </w:r>
            </w:ins>
          </w:p>
        </w:tc>
        <w:tc>
          <w:tcPr>
            <w:tcW w:w="0" w:type="auto"/>
            <w:tcBorders>
              <w:top w:val="nil"/>
              <w:left w:val="nil"/>
              <w:bottom w:val="nil"/>
              <w:right w:val="nil"/>
            </w:tcBorders>
            <w:shd w:val="clear" w:color="000000" w:fill="FFFFFF"/>
            <w:noWrap/>
            <w:vAlign w:val="bottom"/>
            <w:hideMark/>
          </w:tcPr>
          <w:p w14:paraId="17D7428D" w14:textId="77777777" w:rsidR="008D137A" w:rsidRPr="00311AB2" w:rsidRDefault="008D137A" w:rsidP="00AF4F87">
            <w:pPr>
              <w:jc w:val="center"/>
              <w:rPr>
                <w:ins w:id="888" w:author="Arnaud" w:date="2021-08-19T00:29:00Z"/>
                <w:rFonts w:ascii="Calibri" w:eastAsia="Times New Roman" w:hAnsi="Calibri" w:cs="Calibri"/>
                <w:color w:val="000000"/>
                <w:sz w:val="18"/>
                <w:szCs w:val="18"/>
                <w:lang w:val="fr-FR" w:eastAsia="fr-FR"/>
              </w:rPr>
            </w:pPr>
            <w:ins w:id="889" w:author="Arnaud" w:date="2021-08-19T00:29:00Z">
              <w:r w:rsidRPr="00311AB2">
                <w:rPr>
                  <w:rFonts w:ascii="Calibri" w:eastAsia="Times New Roman" w:hAnsi="Calibri" w:cs="Calibri"/>
                  <w:color w:val="000000"/>
                  <w:sz w:val="18"/>
                  <w:szCs w:val="18"/>
                  <w:lang w:val="fr-FR" w:eastAsia="fr-FR"/>
                </w:rPr>
                <w:t>4.3</w:t>
              </w:r>
            </w:ins>
          </w:p>
        </w:tc>
        <w:tc>
          <w:tcPr>
            <w:tcW w:w="0" w:type="auto"/>
            <w:tcBorders>
              <w:top w:val="nil"/>
              <w:left w:val="nil"/>
              <w:bottom w:val="nil"/>
              <w:right w:val="nil"/>
            </w:tcBorders>
            <w:shd w:val="clear" w:color="000000" w:fill="FFFFFF"/>
            <w:noWrap/>
            <w:vAlign w:val="bottom"/>
            <w:hideMark/>
          </w:tcPr>
          <w:p w14:paraId="3820DD4F" w14:textId="77777777" w:rsidR="008D137A" w:rsidRPr="00311AB2" w:rsidRDefault="008D137A" w:rsidP="00AF4F87">
            <w:pPr>
              <w:jc w:val="center"/>
              <w:rPr>
                <w:ins w:id="890" w:author="Arnaud" w:date="2021-08-19T00:29:00Z"/>
                <w:rFonts w:ascii="Calibri" w:eastAsia="Times New Roman" w:hAnsi="Calibri" w:cs="Calibri"/>
                <w:color w:val="000000"/>
                <w:sz w:val="18"/>
                <w:szCs w:val="18"/>
                <w:lang w:val="fr-FR" w:eastAsia="fr-FR"/>
              </w:rPr>
            </w:pPr>
            <w:ins w:id="891"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5FD7017B" w14:textId="77777777" w:rsidR="008D137A" w:rsidRPr="00311AB2" w:rsidRDefault="008D137A" w:rsidP="00AF4F87">
            <w:pPr>
              <w:jc w:val="center"/>
              <w:rPr>
                <w:ins w:id="892" w:author="Arnaud" w:date="2021-08-19T00:29:00Z"/>
                <w:rFonts w:ascii="Calibri" w:eastAsia="Times New Roman" w:hAnsi="Calibri" w:cs="Calibri"/>
                <w:color w:val="000000"/>
                <w:sz w:val="18"/>
                <w:szCs w:val="18"/>
                <w:lang w:val="fr-FR" w:eastAsia="fr-FR"/>
              </w:rPr>
            </w:pPr>
            <w:ins w:id="893" w:author="Arnaud" w:date="2021-08-19T00:29:00Z">
              <w:r w:rsidRPr="00311AB2">
                <w:rPr>
                  <w:rFonts w:ascii="Calibri" w:eastAsia="Times New Roman" w:hAnsi="Calibri" w:cs="Calibri"/>
                  <w:color w:val="000000"/>
                  <w:sz w:val="18"/>
                  <w:szCs w:val="18"/>
                  <w:lang w:val="fr-FR" w:eastAsia="fr-FR"/>
                </w:rPr>
                <w:t>2.5</w:t>
              </w:r>
            </w:ins>
          </w:p>
        </w:tc>
        <w:tc>
          <w:tcPr>
            <w:tcW w:w="0" w:type="auto"/>
            <w:tcBorders>
              <w:top w:val="nil"/>
              <w:left w:val="nil"/>
              <w:bottom w:val="nil"/>
              <w:right w:val="nil"/>
            </w:tcBorders>
            <w:shd w:val="clear" w:color="000000" w:fill="FFFFFF"/>
            <w:noWrap/>
            <w:vAlign w:val="bottom"/>
            <w:hideMark/>
          </w:tcPr>
          <w:p w14:paraId="5660A718" w14:textId="77777777" w:rsidR="008D137A" w:rsidRPr="00311AB2" w:rsidRDefault="008D137A" w:rsidP="00AF4F87">
            <w:pPr>
              <w:jc w:val="center"/>
              <w:rPr>
                <w:ins w:id="894" w:author="Arnaud" w:date="2021-08-19T00:29:00Z"/>
                <w:rFonts w:ascii="Calibri" w:eastAsia="Times New Roman" w:hAnsi="Calibri" w:cs="Calibri"/>
                <w:color w:val="000000"/>
                <w:sz w:val="18"/>
                <w:szCs w:val="18"/>
                <w:lang w:val="fr-FR" w:eastAsia="fr-FR"/>
              </w:rPr>
            </w:pPr>
            <w:ins w:id="895" w:author="Arnaud" w:date="2021-08-19T00:29:00Z">
              <w:r w:rsidRPr="00311AB2">
                <w:rPr>
                  <w:rFonts w:ascii="Calibri" w:eastAsia="Times New Roman" w:hAnsi="Calibri" w:cs="Calibri"/>
                  <w:color w:val="000000"/>
                  <w:sz w:val="18"/>
                  <w:szCs w:val="18"/>
                  <w:lang w:val="fr-FR" w:eastAsia="fr-FR"/>
                </w:rPr>
                <w:t>5.</w:t>
              </w:r>
              <w:r>
                <w:rPr>
                  <w:rFonts w:ascii="Calibri" w:eastAsia="Times New Roman" w:hAnsi="Calibri" w:cs="Calibri"/>
                  <w:color w:val="000000"/>
                  <w:sz w:val="18"/>
                  <w:szCs w:val="18"/>
                  <w:lang w:val="fr-FR" w:eastAsia="fr-FR"/>
                </w:rPr>
                <w:t>6</w:t>
              </w:r>
            </w:ins>
          </w:p>
        </w:tc>
        <w:tc>
          <w:tcPr>
            <w:tcW w:w="0" w:type="auto"/>
            <w:tcBorders>
              <w:top w:val="nil"/>
              <w:left w:val="nil"/>
              <w:bottom w:val="nil"/>
              <w:right w:val="nil"/>
            </w:tcBorders>
            <w:shd w:val="clear" w:color="000000" w:fill="FFFFFF"/>
            <w:noWrap/>
            <w:vAlign w:val="bottom"/>
            <w:hideMark/>
          </w:tcPr>
          <w:p w14:paraId="54F734A2" w14:textId="77777777" w:rsidR="008D137A" w:rsidRPr="00311AB2" w:rsidRDefault="008D137A" w:rsidP="00AF4F87">
            <w:pPr>
              <w:jc w:val="center"/>
              <w:rPr>
                <w:ins w:id="896" w:author="Arnaud" w:date="2021-08-19T00:29:00Z"/>
                <w:rFonts w:ascii="Calibri" w:eastAsia="Times New Roman" w:hAnsi="Calibri" w:cs="Calibri"/>
                <w:color w:val="000000"/>
                <w:sz w:val="18"/>
                <w:szCs w:val="18"/>
                <w:lang w:val="fr-FR" w:eastAsia="fr-FR"/>
              </w:rPr>
            </w:pPr>
            <w:ins w:id="897"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2AAB20CA" w14:textId="77777777" w:rsidR="008D137A" w:rsidRPr="00311AB2" w:rsidRDefault="008D137A" w:rsidP="00AF4F87">
            <w:pPr>
              <w:jc w:val="center"/>
              <w:rPr>
                <w:ins w:id="898" w:author="Arnaud" w:date="2021-08-19T00:29:00Z"/>
                <w:rFonts w:ascii="Calibri" w:eastAsia="Times New Roman" w:hAnsi="Calibri" w:cs="Calibri"/>
                <w:color w:val="000000"/>
                <w:sz w:val="18"/>
                <w:szCs w:val="18"/>
                <w:lang w:val="fr-FR" w:eastAsia="fr-FR"/>
              </w:rPr>
            </w:pPr>
            <w:ins w:id="899" w:author="Arnaud" w:date="2021-08-19T00:29:00Z">
              <w:r w:rsidRPr="00311AB2">
                <w:rPr>
                  <w:rFonts w:ascii="Calibri" w:eastAsia="Times New Roman" w:hAnsi="Calibri" w:cs="Calibri"/>
                  <w:color w:val="000000"/>
                  <w:sz w:val="18"/>
                  <w:szCs w:val="18"/>
                  <w:lang w:val="fr-FR" w:eastAsia="fr-FR"/>
                </w:rPr>
                <w:t>0.0</w:t>
              </w:r>
            </w:ins>
          </w:p>
        </w:tc>
        <w:tc>
          <w:tcPr>
            <w:tcW w:w="0" w:type="auto"/>
            <w:tcBorders>
              <w:top w:val="nil"/>
              <w:left w:val="nil"/>
              <w:bottom w:val="nil"/>
              <w:right w:val="nil"/>
            </w:tcBorders>
            <w:shd w:val="clear" w:color="000000" w:fill="FFFFFF"/>
            <w:noWrap/>
            <w:vAlign w:val="bottom"/>
            <w:hideMark/>
          </w:tcPr>
          <w:p w14:paraId="0215BB7B" w14:textId="77777777" w:rsidR="008D137A" w:rsidRPr="00311AB2" w:rsidRDefault="008D137A" w:rsidP="00AF4F87">
            <w:pPr>
              <w:jc w:val="center"/>
              <w:rPr>
                <w:ins w:id="900" w:author="Arnaud" w:date="2021-08-19T00:29:00Z"/>
                <w:rFonts w:ascii="Calibri" w:eastAsia="Times New Roman" w:hAnsi="Calibri" w:cs="Calibri"/>
                <w:color w:val="000000"/>
                <w:sz w:val="18"/>
                <w:szCs w:val="18"/>
                <w:lang w:val="fr-FR" w:eastAsia="fr-FR"/>
              </w:rPr>
            </w:pPr>
            <w:ins w:id="901" w:author="Arnaud" w:date="2021-08-19T00:29:00Z">
              <w:r w:rsidRPr="00311AB2">
                <w:rPr>
                  <w:rFonts w:ascii="Calibri" w:eastAsia="Times New Roman" w:hAnsi="Calibri" w:cs="Calibri"/>
                  <w:color w:val="000000"/>
                  <w:sz w:val="18"/>
                  <w:szCs w:val="18"/>
                  <w:lang w:val="fr-FR" w:eastAsia="fr-FR"/>
                </w:rPr>
                <w:t>12.</w:t>
              </w:r>
              <w:r>
                <w:rPr>
                  <w:rFonts w:ascii="Calibri" w:eastAsia="Times New Roman" w:hAnsi="Calibri" w:cs="Calibri"/>
                  <w:color w:val="000000"/>
                  <w:sz w:val="18"/>
                  <w:szCs w:val="18"/>
                  <w:lang w:val="fr-FR" w:eastAsia="fr-FR"/>
                </w:rPr>
                <w:t>3</w:t>
              </w:r>
            </w:ins>
          </w:p>
        </w:tc>
        <w:tc>
          <w:tcPr>
            <w:tcW w:w="0" w:type="auto"/>
            <w:tcBorders>
              <w:top w:val="nil"/>
              <w:left w:val="nil"/>
              <w:bottom w:val="nil"/>
              <w:right w:val="nil"/>
            </w:tcBorders>
            <w:shd w:val="clear" w:color="000000" w:fill="FFFFFF"/>
            <w:noWrap/>
            <w:vAlign w:val="bottom"/>
            <w:hideMark/>
          </w:tcPr>
          <w:p w14:paraId="16C605D9" w14:textId="77777777" w:rsidR="008D137A" w:rsidRPr="00311AB2" w:rsidRDefault="008D137A" w:rsidP="00AF4F87">
            <w:pPr>
              <w:jc w:val="center"/>
              <w:rPr>
                <w:ins w:id="902" w:author="Arnaud" w:date="2021-08-19T00:29:00Z"/>
                <w:rFonts w:ascii="Calibri" w:eastAsia="Times New Roman" w:hAnsi="Calibri" w:cs="Calibri"/>
                <w:color w:val="000000"/>
                <w:sz w:val="18"/>
                <w:szCs w:val="18"/>
                <w:lang w:val="fr-FR" w:eastAsia="fr-FR"/>
              </w:rPr>
            </w:pPr>
            <w:ins w:id="903"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45DB1719" w14:textId="77777777" w:rsidR="008D137A" w:rsidRPr="00311AB2" w:rsidRDefault="008D137A" w:rsidP="00AF4F87">
            <w:pPr>
              <w:jc w:val="center"/>
              <w:rPr>
                <w:ins w:id="904" w:author="Arnaud" w:date="2021-08-19T00:29:00Z"/>
                <w:rFonts w:ascii="Calibri" w:eastAsia="Times New Roman" w:hAnsi="Calibri" w:cs="Calibri"/>
                <w:color w:val="000000"/>
                <w:sz w:val="18"/>
                <w:szCs w:val="18"/>
                <w:lang w:val="fr-FR" w:eastAsia="fr-FR"/>
              </w:rPr>
            </w:pPr>
            <w:ins w:id="905" w:author="Arnaud" w:date="2021-08-19T00:29:00Z">
              <w:r w:rsidRPr="00311AB2">
                <w:rPr>
                  <w:rFonts w:ascii="Calibri" w:eastAsia="Times New Roman" w:hAnsi="Calibri" w:cs="Calibri"/>
                  <w:color w:val="000000"/>
                  <w:sz w:val="18"/>
                  <w:szCs w:val="18"/>
                  <w:lang w:val="fr-FR" w:eastAsia="fr-FR"/>
                </w:rPr>
                <w:t>2.2</w:t>
              </w:r>
            </w:ins>
          </w:p>
        </w:tc>
        <w:tc>
          <w:tcPr>
            <w:tcW w:w="0" w:type="auto"/>
            <w:tcBorders>
              <w:top w:val="nil"/>
              <w:left w:val="nil"/>
              <w:bottom w:val="nil"/>
              <w:right w:val="nil"/>
            </w:tcBorders>
            <w:shd w:val="clear" w:color="000000" w:fill="FFFFFF"/>
            <w:noWrap/>
            <w:vAlign w:val="bottom"/>
            <w:hideMark/>
          </w:tcPr>
          <w:p w14:paraId="0111EC95" w14:textId="77777777" w:rsidR="008D137A" w:rsidRPr="00311AB2" w:rsidRDefault="008D137A" w:rsidP="00AF4F87">
            <w:pPr>
              <w:jc w:val="center"/>
              <w:rPr>
                <w:ins w:id="906" w:author="Arnaud" w:date="2021-08-19T00:29:00Z"/>
                <w:rFonts w:ascii="Calibri" w:eastAsia="Times New Roman" w:hAnsi="Calibri" w:cs="Calibri"/>
                <w:color w:val="000000"/>
                <w:sz w:val="18"/>
                <w:szCs w:val="18"/>
                <w:lang w:val="fr-FR" w:eastAsia="fr-FR"/>
              </w:rPr>
            </w:pPr>
            <w:ins w:id="907" w:author="Arnaud" w:date="2021-08-19T00:29:00Z">
              <w:r w:rsidRPr="00311AB2">
                <w:rPr>
                  <w:rFonts w:ascii="Calibri" w:eastAsia="Times New Roman" w:hAnsi="Calibri" w:cs="Calibri"/>
                  <w:color w:val="000000"/>
                  <w:sz w:val="18"/>
                  <w:szCs w:val="18"/>
                  <w:lang w:val="fr-FR" w:eastAsia="fr-FR"/>
                </w:rPr>
                <w:t>5.</w:t>
              </w:r>
              <w:r>
                <w:rPr>
                  <w:rFonts w:ascii="Calibri" w:eastAsia="Times New Roman" w:hAnsi="Calibri" w:cs="Calibri"/>
                  <w:color w:val="000000"/>
                  <w:sz w:val="18"/>
                  <w:szCs w:val="18"/>
                  <w:lang w:val="fr-FR" w:eastAsia="fr-FR"/>
                </w:rPr>
                <w:t>8</w:t>
              </w:r>
            </w:ins>
          </w:p>
        </w:tc>
      </w:tr>
      <w:tr w:rsidR="008D137A" w:rsidRPr="0046372A" w14:paraId="5E896820" w14:textId="77777777" w:rsidTr="00AF4F87">
        <w:trPr>
          <w:trHeight w:val="288"/>
          <w:ins w:id="908" w:author="Arnaud" w:date="2021-08-19T00:29:00Z"/>
        </w:trPr>
        <w:tc>
          <w:tcPr>
            <w:tcW w:w="0" w:type="auto"/>
            <w:tcBorders>
              <w:top w:val="nil"/>
              <w:left w:val="nil"/>
              <w:bottom w:val="nil"/>
              <w:right w:val="nil"/>
            </w:tcBorders>
            <w:shd w:val="clear" w:color="000000" w:fill="FFFFFF"/>
            <w:noWrap/>
            <w:vAlign w:val="bottom"/>
            <w:hideMark/>
          </w:tcPr>
          <w:p w14:paraId="5021C3E3" w14:textId="77777777" w:rsidR="008D137A" w:rsidRPr="00311AB2" w:rsidRDefault="008D137A" w:rsidP="00AF4F87">
            <w:pPr>
              <w:ind w:firstLineChars="100" w:firstLine="180"/>
              <w:rPr>
                <w:ins w:id="909" w:author="Arnaud" w:date="2021-08-19T00:29:00Z"/>
                <w:rFonts w:ascii="Calibri" w:eastAsia="Times New Roman" w:hAnsi="Calibri" w:cs="Calibri"/>
                <w:i/>
                <w:iCs/>
                <w:color w:val="000000"/>
                <w:sz w:val="18"/>
                <w:szCs w:val="18"/>
                <w:lang w:val="fr-FR" w:eastAsia="fr-FR"/>
              </w:rPr>
            </w:pPr>
            <w:proofErr w:type="spellStart"/>
            <w:ins w:id="910" w:author="Arnaud" w:date="2021-08-19T00:29:00Z">
              <w:r w:rsidRPr="00311AB2">
                <w:rPr>
                  <w:rFonts w:ascii="Calibri" w:eastAsia="Times New Roman" w:hAnsi="Calibri" w:cs="Calibri"/>
                  <w:i/>
                  <w:iCs/>
                  <w:color w:val="000000"/>
                  <w:sz w:val="18"/>
                  <w:szCs w:val="18"/>
                  <w:lang w:val="fr-FR" w:eastAsia="fr-FR"/>
                </w:rPr>
                <w:t>Bachelors</w:t>
              </w:r>
              <w:proofErr w:type="spellEnd"/>
            </w:ins>
          </w:p>
        </w:tc>
        <w:tc>
          <w:tcPr>
            <w:tcW w:w="0" w:type="auto"/>
            <w:tcBorders>
              <w:top w:val="nil"/>
              <w:left w:val="nil"/>
              <w:bottom w:val="nil"/>
              <w:right w:val="nil"/>
            </w:tcBorders>
            <w:shd w:val="clear" w:color="000000" w:fill="FFFFFF"/>
            <w:noWrap/>
            <w:vAlign w:val="bottom"/>
            <w:hideMark/>
          </w:tcPr>
          <w:p w14:paraId="3A64B6D7" w14:textId="77777777" w:rsidR="008D137A" w:rsidRPr="00311AB2" w:rsidRDefault="008D137A" w:rsidP="00AF4F87">
            <w:pPr>
              <w:jc w:val="center"/>
              <w:rPr>
                <w:ins w:id="911" w:author="Arnaud" w:date="2021-08-19T00:29:00Z"/>
                <w:rFonts w:ascii="Calibri" w:eastAsia="Times New Roman" w:hAnsi="Calibri" w:cs="Calibri"/>
                <w:color w:val="000000"/>
                <w:sz w:val="18"/>
                <w:szCs w:val="18"/>
                <w:lang w:val="fr-FR" w:eastAsia="fr-FR"/>
              </w:rPr>
            </w:pPr>
            <w:ins w:id="912" w:author="Arnaud" w:date="2021-08-19T00:29:00Z">
              <w:r w:rsidRPr="00311AB2">
                <w:rPr>
                  <w:rFonts w:ascii="Calibri" w:eastAsia="Times New Roman" w:hAnsi="Calibri" w:cs="Calibri"/>
                  <w:color w:val="000000"/>
                  <w:sz w:val="18"/>
                  <w:szCs w:val="18"/>
                  <w:lang w:val="fr-FR" w:eastAsia="fr-FR"/>
                </w:rPr>
                <w:t>0.5</w:t>
              </w:r>
            </w:ins>
          </w:p>
        </w:tc>
        <w:tc>
          <w:tcPr>
            <w:tcW w:w="0" w:type="auto"/>
            <w:tcBorders>
              <w:top w:val="nil"/>
              <w:left w:val="nil"/>
              <w:bottom w:val="nil"/>
              <w:right w:val="nil"/>
            </w:tcBorders>
            <w:shd w:val="clear" w:color="000000" w:fill="FFFFFF"/>
            <w:noWrap/>
            <w:vAlign w:val="bottom"/>
            <w:hideMark/>
          </w:tcPr>
          <w:p w14:paraId="44C73052" w14:textId="77777777" w:rsidR="008D137A" w:rsidRPr="00311AB2" w:rsidRDefault="008D137A" w:rsidP="00AF4F87">
            <w:pPr>
              <w:jc w:val="center"/>
              <w:rPr>
                <w:ins w:id="913" w:author="Arnaud" w:date="2021-08-19T00:29:00Z"/>
                <w:rFonts w:ascii="Calibri" w:eastAsia="Times New Roman" w:hAnsi="Calibri" w:cs="Calibri"/>
                <w:color w:val="000000"/>
                <w:sz w:val="18"/>
                <w:szCs w:val="18"/>
                <w:lang w:val="fr-FR" w:eastAsia="fr-FR"/>
              </w:rPr>
            </w:pPr>
            <w:ins w:id="914" w:author="Arnaud" w:date="2021-08-19T00:29:00Z">
              <w:r w:rsidRPr="00311AB2">
                <w:rPr>
                  <w:rFonts w:ascii="Calibri" w:eastAsia="Times New Roman" w:hAnsi="Calibri" w:cs="Calibri"/>
                  <w:color w:val="000000"/>
                  <w:sz w:val="18"/>
                  <w:szCs w:val="18"/>
                  <w:lang w:val="fr-FR" w:eastAsia="fr-FR"/>
                </w:rPr>
                <w:t>0.4</w:t>
              </w:r>
            </w:ins>
          </w:p>
        </w:tc>
        <w:tc>
          <w:tcPr>
            <w:tcW w:w="0" w:type="auto"/>
            <w:tcBorders>
              <w:top w:val="nil"/>
              <w:left w:val="nil"/>
              <w:bottom w:val="nil"/>
              <w:right w:val="nil"/>
            </w:tcBorders>
            <w:shd w:val="clear" w:color="000000" w:fill="FFFFFF"/>
            <w:noWrap/>
            <w:vAlign w:val="bottom"/>
            <w:hideMark/>
          </w:tcPr>
          <w:p w14:paraId="289587F1" w14:textId="77777777" w:rsidR="008D137A" w:rsidRPr="00311AB2" w:rsidRDefault="008D137A" w:rsidP="00AF4F87">
            <w:pPr>
              <w:jc w:val="center"/>
              <w:rPr>
                <w:ins w:id="915" w:author="Arnaud" w:date="2021-08-19T00:29:00Z"/>
                <w:rFonts w:ascii="Calibri" w:eastAsia="Times New Roman" w:hAnsi="Calibri" w:cs="Calibri"/>
                <w:color w:val="000000"/>
                <w:sz w:val="18"/>
                <w:szCs w:val="18"/>
                <w:lang w:val="fr-FR" w:eastAsia="fr-FR"/>
              </w:rPr>
            </w:pPr>
            <w:ins w:id="916"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0B8CED57" w14:textId="77777777" w:rsidR="008D137A" w:rsidRPr="00311AB2" w:rsidRDefault="008D137A" w:rsidP="00AF4F87">
            <w:pPr>
              <w:jc w:val="center"/>
              <w:rPr>
                <w:ins w:id="917" w:author="Arnaud" w:date="2021-08-19T00:29:00Z"/>
                <w:rFonts w:ascii="Calibri" w:eastAsia="Times New Roman" w:hAnsi="Calibri" w:cs="Calibri"/>
                <w:color w:val="000000"/>
                <w:sz w:val="18"/>
                <w:szCs w:val="18"/>
                <w:lang w:val="fr-FR" w:eastAsia="fr-FR"/>
              </w:rPr>
            </w:pPr>
            <w:ins w:id="918" w:author="Arnaud" w:date="2021-08-19T00:29:00Z">
              <w:r w:rsidRPr="00311AB2">
                <w:rPr>
                  <w:rFonts w:ascii="Calibri" w:eastAsia="Times New Roman" w:hAnsi="Calibri" w:cs="Calibri"/>
                  <w:color w:val="000000"/>
                  <w:sz w:val="18"/>
                  <w:szCs w:val="18"/>
                  <w:lang w:val="fr-FR" w:eastAsia="fr-FR"/>
                </w:rPr>
                <w:t>0.0</w:t>
              </w:r>
            </w:ins>
          </w:p>
        </w:tc>
        <w:tc>
          <w:tcPr>
            <w:tcW w:w="0" w:type="auto"/>
            <w:tcBorders>
              <w:top w:val="nil"/>
              <w:left w:val="nil"/>
              <w:bottom w:val="nil"/>
              <w:right w:val="nil"/>
            </w:tcBorders>
            <w:shd w:val="clear" w:color="000000" w:fill="FFFFFF"/>
            <w:noWrap/>
            <w:vAlign w:val="bottom"/>
            <w:hideMark/>
          </w:tcPr>
          <w:p w14:paraId="3879CC57" w14:textId="77777777" w:rsidR="008D137A" w:rsidRPr="00311AB2" w:rsidRDefault="008D137A" w:rsidP="00AF4F87">
            <w:pPr>
              <w:jc w:val="center"/>
              <w:rPr>
                <w:ins w:id="919" w:author="Arnaud" w:date="2021-08-19T00:29:00Z"/>
                <w:rFonts w:ascii="Calibri" w:eastAsia="Times New Roman" w:hAnsi="Calibri" w:cs="Calibri"/>
                <w:color w:val="000000"/>
                <w:sz w:val="18"/>
                <w:szCs w:val="18"/>
                <w:lang w:val="fr-FR" w:eastAsia="fr-FR"/>
              </w:rPr>
            </w:pPr>
            <w:ins w:id="920" w:author="Arnaud" w:date="2021-08-19T00:29:00Z">
              <w:r w:rsidRPr="00311AB2">
                <w:rPr>
                  <w:rFonts w:ascii="Calibri" w:eastAsia="Times New Roman" w:hAnsi="Calibri" w:cs="Calibri"/>
                  <w:color w:val="000000"/>
                  <w:sz w:val="18"/>
                  <w:szCs w:val="18"/>
                  <w:lang w:val="fr-FR" w:eastAsia="fr-FR"/>
                </w:rPr>
                <w:t>1.0</w:t>
              </w:r>
            </w:ins>
          </w:p>
        </w:tc>
        <w:tc>
          <w:tcPr>
            <w:tcW w:w="0" w:type="auto"/>
            <w:tcBorders>
              <w:top w:val="nil"/>
              <w:left w:val="nil"/>
              <w:bottom w:val="nil"/>
              <w:right w:val="nil"/>
            </w:tcBorders>
            <w:shd w:val="clear" w:color="000000" w:fill="FFFFFF"/>
            <w:noWrap/>
            <w:vAlign w:val="bottom"/>
            <w:hideMark/>
          </w:tcPr>
          <w:p w14:paraId="33A1061D" w14:textId="77777777" w:rsidR="008D137A" w:rsidRPr="00311AB2" w:rsidRDefault="008D137A" w:rsidP="00AF4F87">
            <w:pPr>
              <w:jc w:val="center"/>
              <w:rPr>
                <w:ins w:id="921" w:author="Arnaud" w:date="2021-08-19T00:29:00Z"/>
                <w:rFonts w:ascii="Calibri" w:eastAsia="Times New Roman" w:hAnsi="Calibri" w:cs="Calibri"/>
                <w:color w:val="000000"/>
                <w:sz w:val="18"/>
                <w:szCs w:val="18"/>
                <w:lang w:val="fr-FR" w:eastAsia="fr-FR"/>
              </w:rPr>
            </w:pPr>
            <w:ins w:id="922"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43745E93" w14:textId="77777777" w:rsidR="008D137A" w:rsidRPr="00311AB2" w:rsidRDefault="008D137A" w:rsidP="00AF4F87">
            <w:pPr>
              <w:jc w:val="center"/>
              <w:rPr>
                <w:ins w:id="923" w:author="Arnaud" w:date="2021-08-19T00:29:00Z"/>
                <w:rFonts w:ascii="Calibri" w:eastAsia="Times New Roman" w:hAnsi="Calibri" w:cs="Calibri"/>
                <w:color w:val="000000"/>
                <w:sz w:val="18"/>
                <w:szCs w:val="18"/>
                <w:lang w:val="fr-FR" w:eastAsia="fr-FR"/>
              </w:rPr>
            </w:pPr>
            <w:ins w:id="924" w:author="Arnaud" w:date="2021-08-19T00:29:00Z">
              <w:r w:rsidRPr="00311AB2">
                <w:rPr>
                  <w:rFonts w:ascii="Calibri" w:eastAsia="Times New Roman" w:hAnsi="Calibri" w:cs="Calibri"/>
                  <w:color w:val="000000"/>
                  <w:sz w:val="18"/>
                  <w:szCs w:val="18"/>
                  <w:lang w:val="fr-FR" w:eastAsia="fr-FR"/>
                </w:rPr>
                <w:t>1.9</w:t>
              </w:r>
            </w:ins>
          </w:p>
        </w:tc>
        <w:tc>
          <w:tcPr>
            <w:tcW w:w="0" w:type="auto"/>
            <w:tcBorders>
              <w:top w:val="nil"/>
              <w:left w:val="nil"/>
              <w:bottom w:val="nil"/>
              <w:right w:val="nil"/>
            </w:tcBorders>
            <w:shd w:val="clear" w:color="000000" w:fill="FFFFFF"/>
            <w:noWrap/>
            <w:vAlign w:val="bottom"/>
            <w:hideMark/>
          </w:tcPr>
          <w:p w14:paraId="625D17A6" w14:textId="77777777" w:rsidR="008D137A" w:rsidRPr="00311AB2" w:rsidRDefault="008D137A" w:rsidP="00AF4F87">
            <w:pPr>
              <w:jc w:val="center"/>
              <w:rPr>
                <w:ins w:id="925" w:author="Arnaud" w:date="2021-08-19T00:29:00Z"/>
                <w:rFonts w:ascii="Calibri" w:eastAsia="Times New Roman" w:hAnsi="Calibri" w:cs="Calibri"/>
                <w:color w:val="000000"/>
                <w:sz w:val="18"/>
                <w:szCs w:val="18"/>
                <w:lang w:val="fr-FR" w:eastAsia="fr-FR"/>
              </w:rPr>
            </w:pPr>
            <w:ins w:id="926" w:author="Arnaud" w:date="2021-08-19T00:29:00Z">
              <w:r w:rsidRPr="00311AB2">
                <w:rPr>
                  <w:rFonts w:ascii="Calibri" w:eastAsia="Times New Roman" w:hAnsi="Calibri" w:cs="Calibri"/>
                  <w:color w:val="000000"/>
                  <w:sz w:val="18"/>
                  <w:szCs w:val="18"/>
                  <w:lang w:val="fr-FR" w:eastAsia="fr-FR"/>
                </w:rPr>
                <w:t>1.7</w:t>
              </w:r>
            </w:ins>
          </w:p>
        </w:tc>
        <w:tc>
          <w:tcPr>
            <w:tcW w:w="0" w:type="auto"/>
            <w:tcBorders>
              <w:top w:val="nil"/>
              <w:left w:val="nil"/>
              <w:bottom w:val="nil"/>
              <w:right w:val="nil"/>
            </w:tcBorders>
            <w:shd w:val="clear" w:color="000000" w:fill="FFFFFF"/>
            <w:noWrap/>
            <w:vAlign w:val="bottom"/>
            <w:hideMark/>
          </w:tcPr>
          <w:p w14:paraId="28612AE0" w14:textId="77777777" w:rsidR="008D137A" w:rsidRPr="00311AB2" w:rsidRDefault="008D137A" w:rsidP="00AF4F87">
            <w:pPr>
              <w:jc w:val="center"/>
              <w:rPr>
                <w:ins w:id="927" w:author="Arnaud" w:date="2021-08-19T00:29:00Z"/>
                <w:rFonts w:ascii="Calibri" w:eastAsia="Times New Roman" w:hAnsi="Calibri" w:cs="Calibri"/>
                <w:color w:val="000000"/>
                <w:sz w:val="18"/>
                <w:szCs w:val="18"/>
                <w:lang w:val="fr-FR" w:eastAsia="fr-FR"/>
              </w:rPr>
            </w:pPr>
            <w:ins w:id="928"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32B6989C" w14:textId="77777777" w:rsidR="008D137A" w:rsidRPr="00311AB2" w:rsidRDefault="008D137A" w:rsidP="00AF4F87">
            <w:pPr>
              <w:jc w:val="center"/>
              <w:rPr>
                <w:ins w:id="929" w:author="Arnaud" w:date="2021-08-19T00:29:00Z"/>
                <w:rFonts w:ascii="Calibri" w:eastAsia="Times New Roman" w:hAnsi="Calibri" w:cs="Calibri"/>
                <w:color w:val="000000"/>
                <w:sz w:val="18"/>
                <w:szCs w:val="18"/>
                <w:lang w:val="fr-FR" w:eastAsia="fr-FR"/>
              </w:rPr>
            </w:pPr>
            <w:ins w:id="930" w:author="Arnaud" w:date="2021-08-19T00:29:00Z">
              <w:r w:rsidRPr="00311AB2">
                <w:rPr>
                  <w:rFonts w:ascii="Calibri" w:eastAsia="Times New Roman" w:hAnsi="Calibri" w:cs="Calibri"/>
                  <w:color w:val="000000"/>
                  <w:sz w:val="18"/>
                  <w:szCs w:val="18"/>
                  <w:lang w:val="fr-FR" w:eastAsia="fr-FR"/>
                </w:rPr>
                <w:t>0.</w:t>
              </w:r>
              <w:r>
                <w:rPr>
                  <w:rFonts w:ascii="Calibri" w:eastAsia="Times New Roman" w:hAnsi="Calibri" w:cs="Calibri"/>
                  <w:color w:val="000000"/>
                  <w:sz w:val="18"/>
                  <w:szCs w:val="18"/>
                  <w:lang w:val="fr-FR" w:eastAsia="fr-FR"/>
                </w:rPr>
                <w:t>5</w:t>
              </w:r>
            </w:ins>
          </w:p>
        </w:tc>
        <w:tc>
          <w:tcPr>
            <w:tcW w:w="0" w:type="auto"/>
            <w:tcBorders>
              <w:top w:val="nil"/>
              <w:left w:val="nil"/>
              <w:bottom w:val="nil"/>
              <w:right w:val="nil"/>
            </w:tcBorders>
            <w:shd w:val="clear" w:color="000000" w:fill="FFFFFF"/>
            <w:noWrap/>
            <w:vAlign w:val="bottom"/>
            <w:hideMark/>
          </w:tcPr>
          <w:p w14:paraId="22096C38" w14:textId="77777777" w:rsidR="008D137A" w:rsidRPr="00311AB2" w:rsidRDefault="008D137A" w:rsidP="00AF4F87">
            <w:pPr>
              <w:jc w:val="center"/>
              <w:rPr>
                <w:ins w:id="931" w:author="Arnaud" w:date="2021-08-19T00:29:00Z"/>
                <w:rFonts w:ascii="Calibri" w:eastAsia="Times New Roman" w:hAnsi="Calibri" w:cs="Calibri"/>
                <w:color w:val="000000"/>
                <w:sz w:val="18"/>
                <w:szCs w:val="18"/>
                <w:lang w:val="fr-FR" w:eastAsia="fr-FR"/>
              </w:rPr>
            </w:pPr>
            <w:ins w:id="932" w:author="Arnaud" w:date="2021-08-19T00:29:00Z">
              <w:r w:rsidRPr="00311AB2">
                <w:rPr>
                  <w:rFonts w:ascii="Calibri" w:eastAsia="Times New Roman" w:hAnsi="Calibri" w:cs="Calibri"/>
                  <w:color w:val="000000"/>
                  <w:sz w:val="18"/>
                  <w:szCs w:val="18"/>
                  <w:lang w:val="fr-FR" w:eastAsia="fr-FR"/>
                </w:rPr>
                <w:t>0.8</w:t>
              </w:r>
            </w:ins>
          </w:p>
        </w:tc>
      </w:tr>
      <w:tr w:rsidR="008D137A" w:rsidRPr="0046372A" w14:paraId="0F9B5878" w14:textId="77777777" w:rsidTr="00AF4F87">
        <w:trPr>
          <w:trHeight w:val="288"/>
          <w:ins w:id="933" w:author="Arnaud" w:date="2021-08-19T00:29:00Z"/>
        </w:trPr>
        <w:tc>
          <w:tcPr>
            <w:tcW w:w="0" w:type="auto"/>
            <w:tcBorders>
              <w:top w:val="nil"/>
              <w:left w:val="nil"/>
              <w:bottom w:val="nil"/>
              <w:right w:val="nil"/>
            </w:tcBorders>
            <w:shd w:val="clear" w:color="000000" w:fill="FFFFFF"/>
            <w:noWrap/>
            <w:vAlign w:val="bottom"/>
            <w:hideMark/>
          </w:tcPr>
          <w:p w14:paraId="586C6DEA" w14:textId="77777777" w:rsidR="008D137A" w:rsidRPr="00311AB2" w:rsidRDefault="008D137A" w:rsidP="00AF4F87">
            <w:pPr>
              <w:ind w:firstLineChars="100" w:firstLine="180"/>
              <w:rPr>
                <w:ins w:id="934" w:author="Arnaud" w:date="2021-08-19T00:29:00Z"/>
                <w:rFonts w:ascii="Calibri" w:eastAsia="Times New Roman" w:hAnsi="Calibri" w:cs="Calibri"/>
                <w:i/>
                <w:iCs/>
                <w:color w:val="000000"/>
                <w:sz w:val="18"/>
                <w:szCs w:val="18"/>
                <w:lang w:val="fr-FR" w:eastAsia="fr-FR"/>
              </w:rPr>
            </w:pPr>
            <w:ins w:id="935" w:author="Arnaud" w:date="2021-08-19T00:29:00Z">
              <w:r w:rsidRPr="00311AB2">
                <w:rPr>
                  <w:rFonts w:ascii="Calibri" w:eastAsia="Times New Roman" w:hAnsi="Calibri" w:cs="Calibri"/>
                  <w:i/>
                  <w:iCs/>
                  <w:color w:val="000000"/>
                  <w:sz w:val="18"/>
                  <w:szCs w:val="18"/>
                  <w:lang w:val="fr-FR" w:eastAsia="fr-FR"/>
                </w:rPr>
                <w:t xml:space="preserve">Post </w:t>
              </w:r>
              <w:proofErr w:type="spellStart"/>
              <w:r w:rsidRPr="00311AB2">
                <w:rPr>
                  <w:rFonts w:ascii="Calibri" w:eastAsia="Times New Roman" w:hAnsi="Calibri" w:cs="Calibri"/>
                  <w:i/>
                  <w:iCs/>
                  <w:color w:val="000000"/>
                  <w:sz w:val="18"/>
                  <w:szCs w:val="18"/>
                  <w:lang w:val="fr-FR" w:eastAsia="fr-FR"/>
                </w:rPr>
                <w:t>graduate</w:t>
              </w:r>
              <w:proofErr w:type="spellEnd"/>
            </w:ins>
          </w:p>
        </w:tc>
        <w:tc>
          <w:tcPr>
            <w:tcW w:w="0" w:type="auto"/>
            <w:tcBorders>
              <w:top w:val="nil"/>
              <w:left w:val="nil"/>
              <w:bottom w:val="nil"/>
              <w:right w:val="nil"/>
            </w:tcBorders>
            <w:shd w:val="clear" w:color="000000" w:fill="FFFFFF"/>
            <w:noWrap/>
            <w:vAlign w:val="bottom"/>
            <w:hideMark/>
          </w:tcPr>
          <w:p w14:paraId="52C17F20" w14:textId="77777777" w:rsidR="008D137A" w:rsidRPr="00311AB2" w:rsidRDefault="008D137A" w:rsidP="00AF4F87">
            <w:pPr>
              <w:jc w:val="center"/>
              <w:rPr>
                <w:ins w:id="936" w:author="Arnaud" w:date="2021-08-19T00:29:00Z"/>
                <w:rFonts w:ascii="Calibri" w:eastAsia="Times New Roman" w:hAnsi="Calibri" w:cs="Calibri"/>
                <w:color w:val="000000"/>
                <w:sz w:val="18"/>
                <w:szCs w:val="18"/>
                <w:lang w:val="fr-FR" w:eastAsia="fr-FR"/>
              </w:rPr>
            </w:pPr>
            <w:ins w:id="937" w:author="Arnaud" w:date="2021-08-19T00:29:00Z">
              <w:r w:rsidRPr="00311AB2">
                <w:rPr>
                  <w:rFonts w:ascii="Calibri" w:eastAsia="Times New Roman" w:hAnsi="Calibri" w:cs="Calibri"/>
                  <w:color w:val="000000"/>
                  <w:sz w:val="18"/>
                  <w:szCs w:val="18"/>
                  <w:lang w:val="fr-FR" w:eastAsia="fr-FR"/>
                </w:rPr>
                <w:t>0.5</w:t>
              </w:r>
            </w:ins>
          </w:p>
        </w:tc>
        <w:tc>
          <w:tcPr>
            <w:tcW w:w="0" w:type="auto"/>
            <w:tcBorders>
              <w:top w:val="nil"/>
              <w:left w:val="nil"/>
              <w:bottom w:val="nil"/>
              <w:right w:val="nil"/>
            </w:tcBorders>
            <w:shd w:val="clear" w:color="000000" w:fill="FFFFFF"/>
            <w:noWrap/>
            <w:vAlign w:val="bottom"/>
            <w:hideMark/>
          </w:tcPr>
          <w:p w14:paraId="6436D5A6" w14:textId="77777777" w:rsidR="008D137A" w:rsidRPr="00311AB2" w:rsidRDefault="008D137A" w:rsidP="00AF4F87">
            <w:pPr>
              <w:jc w:val="center"/>
              <w:rPr>
                <w:ins w:id="938" w:author="Arnaud" w:date="2021-08-19T00:29:00Z"/>
                <w:rFonts w:ascii="Calibri" w:eastAsia="Times New Roman" w:hAnsi="Calibri" w:cs="Calibri"/>
                <w:color w:val="000000"/>
                <w:sz w:val="18"/>
                <w:szCs w:val="18"/>
                <w:lang w:val="fr-FR" w:eastAsia="fr-FR"/>
              </w:rPr>
            </w:pPr>
            <w:ins w:id="939" w:author="Arnaud" w:date="2021-08-19T00:29:00Z">
              <w:r w:rsidRPr="00311AB2">
                <w:rPr>
                  <w:rFonts w:ascii="Calibri" w:eastAsia="Times New Roman" w:hAnsi="Calibri" w:cs="Calibri"/>
                  <w:color w:val="000000"/>
                  <w:sz w:val="18"/>
                  <w:szCs w:val="18"/>
                  <w:lang w:val="fr-FR" w:eastAsia="fr-FR"/>
                </w:rPr>
                <w:t>0.4</w:t>
              </w:r>
            </w:ins>
          </w:p>
        </w:tc>
        <w:tc>
          <w:tcPr>
            <w:tcW w:w="0" w:type="auto"/>
            <w:tcBorders>
              <w:top w:val="nil"/>
              <w:left w:val="nil"/>
              <w:bottom w:val="nil"/>
              <w:right w:val="nil"/>
            </w:tcBorders>
            <w:shd w:val="clear" w:color="000000" w:fill="FFFFFF"/>
            <w:noWrap/>
            <w:vAlign w:val="bottom"/>
            <w:hideMark/>
          </w:tcPr>
          <w:p w14:paraId="26AF3825" w14:textId="77777777" w:rsidR="008D137A" w:rsidRPr="00311AB2" w:rsidRDefault="008D137A" w:rsidP="00AF4F87">
            <w:pPr>
              <w:jc w:val="center"/>
              <w:rPr>
                <w:ins w:id="940" w:author="Arnaud" w:date="2021-08-19T00:29:00Z"/>
                <w:rFonts w:ascii="Calibri" w:eastAsia="Times New Roman" w:hAnsi="Calibri" w:cs="Calibri"/>
                <w:color w:val="000000"/>
                <w:sz w:val="18"/>
                <w:szCs w:val="18"/>
                <w:lang w:val="fr-FR" w:eastAsia="fr-FR"/>
              </w:rPr>
            </w:pPr>
            <w:ins w:id="941"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2B099A11" w14:textId="77777777" w:rsidR="008D137A" w:rsidRPr="00311AB2" w:rsidRDefault="008D137A" w:rsidP="00AF4F87">
            <w:pPr>
              <w:jc w:val="center"/>
              <w:rPr>
                <w:ins w:id="942" w:author="Arnaud" w:date="2021-08-19T00:29:00Z"/>
                <w:rFonts w:ascii="Calibri" w:eastAsia="Times New Roman" w:hAnsi="Calibri" w:cs="Calibri"/>
                <w:color w:val="000000"/>
                <w:sz w:val="18"/>
                <w:szCs w:val="18"/>
                <w:lang w:val="fr-FR" w:eastAsia="fr-FR"/>
              </w:rPr>
            </w:pPr>
            <w:ins w:id="943" w:author="Arnaud" w:date="2021-08-19T00:29:00Z">
              <w:r w:rsidRPr="00311AB2">
                <w:rPr>
                  <w:rFonts w:ascii="Calibri" w:eastAsia="Times New Roman" w:hAnsi="Calibri" w:cs="Calibri"/>
                  <w:color w:val="000000"/>
                  <w:sz w:val="18"/>
                  <w:szCs w:val="18"/>
                  <w:lang w:val="fr-FR" w:eastAsia="fr-FR"/>
                </w:rPr>
                <w:t>0.6</w:t>
              </w:r>
            </w:ins>
          </w:p>
        </w:tc>
        <w:tc>
          <w:tcPr>
            <w:tcW w:w="0" w:type="auto"/>
            <w:tcBorders>
              <w:top w:val="nil"/>
              <w:left w:val="nil"/>
              <w:bottom w:val="nil"/>
              <w:right w:val="nil"/>
            </w:tcBorders>
            <w:shd w:val="clear" w:color="000000" w:fill="FFFFFF"/>
            <w:noWrap/>
            <w:vAlign w:val="bottom"/>
            <w:hideMark/>
          </w:tcPr>
          <w:p w14:paraId="2A68419D" w14:textId="77777777" w:rsidR="008D137A" w:rsidRPr="00311AB2" w:rsidRDefault="008D137A" w:rsidP="00AF4F87">
            <w:pPr>
              <w:jc w:val="center"/>
              <w:rPr>
                <w:ins w:id="944" w:author="Arnaud" w:date="2021-08-19T00:29:00Z"/>
                <w:rFonts w:ascii="Calibri" w:eastAsia="Times New Roman" w:hAnsi="Calibri" w:cs="Calibri"/>
                <w:color w:val="000000"/>
                <w:sz w:val="18"/>
                <w:szCs w:val="18"/>
                <w:lang w:val="fr-FR" w:eastAsia="fr-FR"/>
              </w:rPr>
            </w:pPr>
            <w:ins w:id="945" w:author="Arnaud" w:date="2021-08-19T00:29:00Z">
              <w:r w:rsidRPr="00311AB2">
                <w:rPr>
                  <w:rFonts w:ascii="Calibri" w:eastAsia="Times New Roman" w:hAnsi="Calibri" w:cs="Calibri"/>
                  <w:color w:val="000000"/>
                  <w:sz w:val="18"/>
                  <w:szCs w:val="18"/>
                  <w:lang w:val="fr-FR" w:eastAsia="fr-FR"/>
                </w:rPr>
                <w:t>0.5</w:t>
              </w:r>
            </w:ins>
          </w:p>
        </w:tc>
        <w:tc>
          <w:tcPr>
            <w:tcW w:w="0" w:type="auto"/>
            <w:tcBorders>
              <w:top w:val="nil"/>
              <w:left w:val="nil"/>
              <w:bottom w:val="nil"/>
              <w:right w:val="nil"/>
            </w:tcBorders>
            <w:shd w:val="clear" w:color="000000" w:fill="FFFFFF"/>
            <w:noWrap/>
            <w:vAlign w:val="bottom"/>
            <w:hideMark/>
          </w:tcPr>
          <w:p w14:paraId="7CA9E9CA" w14:textId="77777777" w:rsidR="008D137A" w:rsidRPr="00311AB2" w:rsidRDefault="008D137A" w:rsidP="00AF4F87">
            <w:pPr>
              <w:jc w:val="center"/>
              <w:rPr>
                <w:ins w:id="946" w:author="Arnaud" w:date="2021-08-19T00:29:00Z"/>
                <w:rFonts w:ascii="Calibri" w:eastAsia="Times New Roman" w:hAnsi="Calibri" w:cs="Calibri"/>
                <w:color w:val="000000"/>
                <w:sz w:val="18"/>
                <w:szCs w:val="18"/>
                <w:lang w:val="fr-FR" w:eastAsia="fr-FR"/>
              </w:rPr>
            </w:pPr>
            <w:ins w:id="947"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1D7AEEB5" w14:textId="77777777" w:rsidR="008D137A" w:rsidRPr="00311AB2" w:rsidRDefault="008D137A" w:rsidP="00AF4F87">
            <w:pPr>
              <w:jc w:val="center"/>
              <w:rPr>
                <w:ins w:id="948" w:author="Arnaud" w:date="2021-08-19T00:29:00Z"/>
                <w:rFonts w:ascii="Calibri" w:eastAsia="Times New Roman" w:hAnsi="Calibri" w:cs="Calibri"/>
                <w:color w:val="000000"/>
                <w:sz w:val="18"/>
                <w:szCs w:val="18"/>
                <w:lang w:val="fr-FR" w:eastAsia="fr-FR"/>
              </w:rPr>
            </w:pPr>
            <w:ins w:id="949" w:author="Arnaud" w:date="2021-08-19T00:29:00Z">
              <w:r w:rsidRPr="00311AB2">
                <w:rPr>
                  <w:rFonts w:ascii="Calibri" w:eastAsia="Times New Roman" w:hAnsi="Calibri" w:cs="Calibri"/>
                  <w:color w:val="000000"/>
                  <w:sz w:val="18"/>
                  <w:szCs w:val="18"/>
                  <w:lang w:val="fr-FR" w:eastAsia="fr-FR"/>
                </w:rPr>
                <w:t>0.0</w:t>
              </w:r>
            </w:ins>
          </w:p>
        </w:tc>
        <w:tc>
          <w:tcPr>
            <w:tcW w:w="0" w:type="auto"/>
            <w:tcBorders>
              <w:top w:val="nil"/>
              <w:left w:val="nil"/>
              <w:bottom w:val="nil"/>
              <w:right w:val="nil"/>
            </w:tcBorders>
            <w:shd w:val="clear" w:color="000000" w:fill="FFFFFF"/>
            <w:noWrap/>
            <w:vAlign w:val="bottom"/>
            <w:hideMark/>
          </w:tcPr>
          <w:p w14:paraId="10246734" w14:textId="77777777" w:rsidR="008D137A" w:rsidRPr="00311AB2" w:rsidRDefault="008D137A" w:rsidP="00AF4F87">
            <w:pPr>
              <w:jc w:val="center"/>
              <w:rPr>
                <w:ins w:id="950" w:author="Arnaud" w:date="2021-08-19T00:29:00Z"/>
                <w:rFonts w:ascii="Calibri" w:eastAsia="Times New Roman" w:hAnsi="Calibri" w:cs="Calibri"/>
                <w:color w:val="000000"/>
                <w:sz w:val="18"/>
                <w:szCs w:val="18"/>
                <w:lang w:val="fr-FR" w:eastAsia="fr-FR"/>
              </w:rPr>
            </w:pPr>
            <w:ins w:id="951" w:author="Arnaud" w:date="2021-08-19T00:29:00Z">
              <w:r w:rsidRPr="00311AB2">
                <w:rPr>
                  <w:rFonts w:ascii="Calibri" w:eastAsia="Times New Roman" w:hAnsi="Calibri" w:cs="Calibri"/>
                  <w:color w:val="000000"/>
                  <w:sz w:val="18"/>
                  <w:szCs w:val="18"/>
                  <w:lang w:val="fr-FR" w:eastAsia="fr-FR"/>
                </w:rPr>
                <w:t>0.0</w:t>
              </w:r>
            </w:ins>
          </w:p>
        </w:tc>
        <w:tc>
          <w:tcPr>
            <w:tcW w:w="0" w:type="auto"/>
            <w:tcBorders>
              <w:top w:val="nil"/>
              <w:left w:val="nil"/>
              <w:bottom w:val="nil"/>
              <w:right w:val="nil"/>
            </w:tcBorders>
            <w:shd w:val="clear" w:color="000000" w:fill="FFFFFF"/>
            <w:noWrap/>
            <w:vAlign w:val="bottom"/>
            <w:hideMark/>
          </w:tcPr>
          <w:p w14:paraId="5F97FA60" w14:textId="77777777" w:rsidR="008D137A" w:rsidRPr="00311AB2" w:rsidRDefault="008D137A" w:rsidP="00AF4F87">
            <w:pPr>
              <w:jc w:val="center"/>
              <w:rPr>
                <w:ins w:id="952" w:author="Arnaud" w:date="2021-08-19T00:29:00Z"/>
                <w:rFonts w:ascii="Calibri" w:eastAsia="Times New Roman" w:hAnsi="Calibri" w:cs="Calibri"/>
                <w:color w:val="000000"/>
                <w:sz w:val="18"/>
                <w:szCs w:val="18"/>
                <w:lang w:val="fr-FR" w:eastAsia="fr-FR"/>
              </w:rPr>
            </w:pPr>
            <w:ins w:id="953" w:author="Arnaud" w:date="2021-08-19T00:29:00Z">
              <w:r w:rsidRPr="00311AB2">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000000" w:fill="FFFFFF"/>
            <w:noWrap/>
            <w:vAlign w:val="bottom"/>
            <w:hideMark/>
          </w:tcPr>
          <w:p w14:paraId="646D0F76" w14:textId="77777777" w:rsidR="008D137A" w:rsidRPr="00311AB2" w:rsidRDefault="008D137A" w:rsidP="00AF4F87">
            <w:pPr>
              <w:jc w:val="center"/>
              <w:rPr>
                <w:ins w:id="954" w:author="Arnaud" w:date="2021-08-19T00:29:00Z"/>
                <w:rFonts w:ascii="Calibri" w:eastAsia="Times New Roman" w:hAnsi="Calibri" w:cs="Calibri"/>
                <w:color w:val="000000"/>
                <w:sz w:val="18"/>
                <w:szCs w:val="18"/>
                <w:lang w:val="fr-FR" w:eastAsia="fr-FR"/>
              </w:rPr>
            </w:pPr>
            <w:ins w:id="955" w:author="Arnaud" w:date="2021-08-19T00:29:00Z">
              <w:r w:rsidRPr="00311AB2">
                <w:rPr>
                  <w:rFonts w:ascii="Calibri" w:eastAsia="Times New Roman" w:hAnsi="Calibri" w:cs="Calibri"/>
                  <w:color w:val="000000"/>
                  <w:sz w:val="18"/>
                  <w:szCs w:val="18"/>
                  <w:lang w:val="fr-FR" w:eastAsia="fr-FR"/>
                </w:rPr>
                <w:t>0.</w:t>
              </w:r>
              <w:r>
                <w:rPr>
                  <w:rFonts w:ascii="Calibri" w:eastAsia="Times New Roman" w:hAnsi="Calibri" w:cs="Calibri"/>
                  <w:color w:val="000000"/>
                  <w:sz w:val="18"/>
                  <w:szCs w:val="18"/>
                  <w:lang w:val="fr-FR" w:eastAsia="fr-FR"/>
                </w:rPr>
                <w:t>5</w:t>
              </w:r>
            </w:ins>
          </w:p>
        </w:tc>
        <w:tc>
          <w:tcPr>
            <w:tcW w:w="0" w:type="auto"/>
            <w:tcBorders>
              <w:top w:val="nil"/>
              <w:left w:val="nil"/>
              <w:bottom w:val="nil"/>
              <w:right w:val="nil"/>
            </w:tcBorders>
            <w:shd w:val="clear" w:color="000000" w:fill="FFFFFF"/>
            <w:noWrap/>
            <w:vAlign w:val="bottom"/>
            <w:hideMark/>
          </w:tcPr>
          <w:p w14:paraId="46F712DC" w14:textId="77777777" w:rsidR="008D137A" w:rsidRPr="00311AB2" w:rsidRDefault="008D137A" w:rsidP="00AF4F87">
            <w:pPr>
              <w:jc w:val="center"/>
              <w:rPr>
                <w:ins w:id="956" w:author="Arnaud" w:date="2021-08-19T00:29:00Z"/>
                <w:rFonts w:ascii="Calibri" w:eastAsia="Times New Roman" w:hAnsi="Calibri" w:cs="Calibri"/>
                <w:color w:val="000000"/>
                <w:sz w:val="18"/>
                <w:szCs w:val="18"/>
                <w:lang w:val="fr-FR" w:eastAsia="fr-FR"/>
              </w:rPr>
            </w:pPr>
            <w:ins w:id="957" w:author="Arnaud" w:date="2021-08-19T00:29:00Z">
              <w:r w:rsidRPr="00311AB2">
                <w:rPr>
                  <w:rFonts w:ascii="Calibri" w:eastAsia="Times New Roman" w:hAnsi="Calibri" w:cs="Calibri"/>
                  <w:color w:val="000000"/>
                  <w:sz w:val="18"/>
                  <w:szCs w:val="18"/>
                  <w:lang w:val="fr-FR" w:eastAsia="fr-FR"/>
                </w:rPr>
                <w:t>0.4</w:t>
              </w:r>
            </w:ins>
          </w:p>
        </w:tc>
      </w:tr>
      <w:tr w:rsidR="008D137A" w:rsidRPr="0046372A" w14:paraId="1AF15CCB" w14:textId="77777777" w:rsidTr="00AF4F87">
        <w:trPr>
          <w:trHeight w:val="288"/>
          <w:ins w:id="958" w:author="Arnaud" w:date="2021-08-19T00:29:00Z"/>
        </w:trPr>
        <w:tc>
          <w:tcPr>
            <w:tcW w:w="0" w:type="auto"/>
            <w:gridSpan w:val="12"/>
            <w:tcBorders>
              <w:top w:val="single" w:sz="4" w:space="0" w:color="auto"/>
              <w:left w:val="nil"/>
              <w:right w:val="nil"/>
            </w:tcBorders>
            <w:shd w:val="clear" w:color="000000" w:fill="FFFFFF"/>
            <w:noWrap/>
            <w:vAlign w:val="bottom"/>
          </w:tcPr>
          <w:p w14:paraId="559D9F33" w14:textId="77777777" w:rsidR="008D137A" w:rsidRPr="0076661A" w:rsidRDefault="008D137A" w:rsidP="00AF4F87">
            <w:pPr>
              <w:rPr>
                <w:ins w:id="959" w:author="Arnaud" w:date="2021-08-19T00:29:00Z"/>
                <w:rFonts w:ascii="Calibri" w:eastAsia="Times New Roman" w:hAnsi="Calibri" w:cs="Calibri"/>
                <w:color w:val="000000"/>
                <w:sz w:val="18"/>
                <w:szCs w:val="18"/>
                <w:lang w:val="en-GB" w:eastAsia="fr-FR"/>
              </w:rPr>
            </w:pPr>
            <w:ins w:id="960" w:author="Arnaud" w:date="2021-08-19T00:29:00Z">
              <w:r w:rsidRPr="0076661A">
                <w:rPr>
                  <w:rFonts w:ascii="Calibri" w:eastAsia="Times New Roman" w:hAnsi="Calibri" w:cs="Calibri"/>
                  <w:color w:val="000000"/>
                  <w:sz w:val="18"/>
                  <w:szCs w:val="18"/>
                  <w:lang w:val="en-GB" w:eastAsia="fr-FR"/>
                </w:rPr>
                <w:t>Note: *Share of non-a</w:t>
              </w:r>
              <w:r>
                <w:rPr>
                  <w:rFonts w:ascii="Calibri" w:eastAsia="Times New Roman" w:hAnsi="Calibri" w:cs="Calibri"/>
                  <w:color w:val="000000"/>
                  <w:sz w:val="18"/>
                  <w:szCs w:val="18"/>
                  <w:lang w:val="en-GB" w:eastAsia="fr-FR"/>
                </w:rPr>
                <w:t>gricultural activity in the total income of the household.</w:t>
              </w:r>
            </w:ins>
          </w:p>
        </w:tc>
      </w:tr>
    </w:tbl>
    <w:p w14:paraId="56177762" w14:textId="77777777" w:rsidR="008D137A" w:rsidRDefault="008D137A">
      <w:pPr>
        <w:pStyle w:val="BodyText"/>
        <w:jc w:val="both"/>
        <w:rPr>
          <w:ins w:id="961" w:author="Arnaud" w:date="2021-08-19T00:29:00Z"/>
          <w:rStyle w:val="Aucun"/>
          <w:rFonts w:ascii="Calibri" w:hAnsi="Calibri"/>
        </w:rPr>
      </w:pPr>
    </w:p>
    <w:p w14:paraId="4213B598" w14:textId="687B1D14" w:rsidR="007D00B8" w:rsidRDefault="00C11B0B">
      <w:pPr>
        <w:pStyle w:val="BodyText"/>
        <w:jc w:val="both"/>
        <w:rPr>
          <w:rStyle w:val="Aucun"/>
          <w:rFonts w:ascii="Calibri" w:eastAsia="Calibri" w:hAnsi="Calibri" w:cs="Calibri"/>
        </w:rPr>
      </w:pPr>
      <w:r>
        <w:rPr>
          <w:rStyle w:val="Aucun"/>
          <w:rFonts w:ascii="Calibri" w:hAnsi="Calibri"/>
        </w:rPr>
        <w:t xml:space="preserve">Like elsewhere in India, non-farm income is now largely dominant across all social categories and its share continues to grow. </w:t>
      </w:r>
      <w:bookmarkStart w:id="962" w:name="sectionincome"/>
      <w:bookmarkEnd w:id="1"/>
      <w:r w:rsidRPr="00D14095">
        <w:rPr>
          <w:rStyle w:val="Aucun"/>
          <w:rFonts w:ascii="Calibri" w:hAnsi="Calibri"/>
        </w:rPr>
        <w:t xml:space="preserve">In 2016-17, </w:t>
      </w:r>
      <w:r w:rsidR="00652AB8" w:rsidRPr="00D14095">
        <w:rPr>
          <w:rStyle w:val="Aucun"/>
          <w:rFonts w:ascii="Calibri" w:hAnsi="Calibri"/>
        </w:rPr>
        <w:t>68</w:t>
      </w:r>
      <w:r w:rsidRPr="00D14095">
        <w:rPr>
          <w:rStyle w:val="Aucun"/>
          <w:rFonts w:ascii="Calibri" w:hAnsi="Calibri"/>
        </w:rPr>
        <w:t xml:space="preserve"> percent of </w:t>
      </w:r>
      <w:r w:rsidR="00D14095" w:rsidRPr="00D14095">
        <w:rPr>
          <w:rStyle w:val="Aucun"/>
          <w:rFonts w:ascii="Calibri" w:hAnsi="Calibri"/>
        </w:rPr>
        <w:t>total household income comes from non-farm activities, compared to 57% in 2010.</w:t>
      </w:r>
      <w:r>
        <w:rPr>
          <w:rStyle w:val="Aucun"/>
          <w:rFonts w:ascii="Calibri" w:hAnsi="Calibri"/>
        </w:rPr>
        <w:t xml:space="preserve"> The first impact of the lockdown is, of course, the fall in </w:t>
      </w:r>
      <w:r w:rsidR="00D14095">
        <w:rPr>
          <w:rStyle w:val="Aucun"/>
          <w:rFonts w:ascii="Calibri" w:hAnsi="Calibri"/>
        </w:rPr>
        <w:t>non</w:t>
      </w:r>
      <w:r>
        <w:rPr>
          <w:rStyle w:val="Aucun"/>
          <w:rFonts w:ascii="Calibri" w:hAnsi="Calibri"/>
        </w:rPr>
        <w:t xml:space="preserve">-farm income: with a few exceptions (permanent jobs, but not all), off-farm income has come to an abrupt halt, and migrants may even continue to have to pay their urban rent. Clearly, agriculture is the most resilient, but this is especially true for subsistence crops and in irrigated areas. For cash crops (here, sugar cane, casuarina and tapioca), distribution networks have been severely disrupted. As for the NREGA, which usually plays an important role as an income supplement for women (regardless of their level of poverty and caste), it is being transformed. Non-existent for the first two months of the lockdown, even though the needs were immense, it slowly began to recover in May </w:t>
      </w:r>
      <w:r w:rsidR="00652AB8">
        <w:rPr>
          <w:rStyle w:val="Aucun"/>
          <w:rFonts w:ascii="Calibri" w:hAnsi="Calibri"/>
        </w:rPr>
        <w:t xml:space="preserve">2020, </w:t>
      </w:r>
      <w:r>
        <w:rPr>
          <w:rStyle w:val="Aucun"/>
          <w:rFonts w:ascii="Calibri" w:hAnsi="Calibri"/>
        </w:rPr>
        <w:t>target</w:t>
      </w:r>
      <w:r w:rsidR="00652AB8">
        <w:rPr>
          <w:rStyle w:val="Aucun"/>
          <w:rFonts w:ascii="Calibri" w:hAnsi="Calibri"/>
        </w:rPr>
        <w:t>ing</w:t>
      </w:r>
      <w:r>
        <w:rPr>
          <w:rStyle w:val="Aucun"/>
          <w:rFonts w:ascii="Calibri" w:hAnsi="Calibri"/>
        </w:rPr>
        <w:t xml:space="preserve"> both men and women and provid</w:t>
      </w:r>
      <w:r w:rsidR="00652AB8">
        <w:rPr>
          <w:rStyle w:val="Aucun"/>
          <w:rFonts w:ascii="Calibri" w:hAnsi="Calibri"/>
        </w:rPr>
        <w:t>ing precious</w:t>
      </w:r>
      <w:r>
        <w:rPr>
          <w:rStyle w:val="Aucun"/>
          <w:rFonts w:ascii="Calibri" w:hAnsi="Calibri"/>
        </w:rPr>
        <w:t xml:space="preserve"> liquidity. In-kind food aid through PDS shops, which has always worked quite well in this region, has played and still plays an essential role in food security. </w:t>
      </w:r>
    </w:p>
    <w:p w14:paraId="626A1C81" w14:textId="2012EBA8" w:rsidR="007D00B8" w:rsidRDefault="00C11B0B">
      <w:pPr>
        <w:pStyle w:val="BodyText"/>
        <w:jc w:val="both"/>
        <w:rPr>
          <w:rStyle w:val="Aucun"/>
          <w:rFonts w:ascii="Calibri" w:eastAsia="Calibri" w:hAnsi="Calibri" w:cs="Calibri"/>
        </w:rPr>
      </w:pPr>
      <w:r>
        <w:rPr>
          <w:rStyle w:val="Aucun"/>
          <w:rFonts w:ascii="Calibri" w:hAnsi="Calibri"/>
          <w:shd w:val="clear" w:color="auto" w:fill="FFFFFF"/>
        </w:rPr>
        <w:t xml:space="preserve">What about liquid saving? </w:t>
      </w:r>
      <w:r>
        <w:rPr>
          <w:rStyle w:val="Aucun"/>
          <w:rFonts w:ascii="Calibri" w:hAnsi="Calibri"/>
        </w:rPr>
        <w:t xml:space="preserve">In spite of a massive </w:t>
      </w:r>
      <w:proofErr w:type="spellStart"/>
      <w:r w:rsidRPr="00AE1CDC">
        <w:rPr>
          <w:rStyle w:val="Aucun"/>
          <w:rFonts w:ascii="Calibri" w:hAnsi="Calibri"/>
        </w:rPr>
        <w:t>democratisation</w:t>
      </w:r>
      <w:proofErr w:type="spellEnd"/>
      <w:r>
        <w:rPr>
          <w:rStyle w:val="Aucun"/>
          <w:rFonts w:ascii="Calibri" w:hAnsi="Calibri"/>
        </w:rPr>
        <w:t xml:space="preserve"> of bank accounts – almost all households have at least one – most savings accounts remain empty and are only used to channel social benefits. </w:t>
      </w:r>
      <w:bookmarkStart w:id="963" w:name="sectionburden"/>
      <w:bookmarkEnd w:id="962"/>
      <w:r>
        <w:rPr>
          <w:rStyle w:val="Aucun"/>
          <w:rFonts w:ascii="Calibri" w:hAnsi="Calibri"/>
        </w:rPr>
        <w:t>As shown elsewhere, it is more rational to save with gold, which acts like a quasi-money (</w:t>
      </w:r>
      <w:proofErr w:type="spellStart"/>
      <w:r>
        <w:rPr>
          <w:rStyle w:val="Aucun"/>
          <w:rFonts w:ascii="Calibri" w:hAnsi="Calibri"/>
        </w:rPr>
        <w:t>Goedecke</w:t>
      </w:r>
      <w:proofErr w:type="spellEnd"/>
      <w:r>
        <w:rPr>
          <w:rStyle w:val="Aucun"/>
          <w:rFonts w:ascii="Calibri" w:hAnsi="Calibri"/>
        </w:rPr>
        <w:t xml:space="preserve"> et al. 2018), and with investments "in people", whether these are ceremonial gifts or loans to others (</w:t>
      </w:r>
      <w:proofErr w:type="spellStart"/>
      <w:r>
        <w:rPr>
          <w:rStyle w:val="Aucun"/>
          <w:rFonts w:ascii="Calibri" w:hAnsi="Calibri"/>
        </w:rPr>
        <w:t>Guérin</w:t>
      </w:r>
      <w:proofErr w:type="spellEnd"/>
      <w:r>
        <w:rPr>
          <w:rStyle w:val="Aucun"/>
          <w:rFonts w:ascii="Calibri" w:hAnsi="Calibri"/>
        </w:rPr>
        <w:t xml:space="preserve">, </w:t>
      </w:r>
      <w:proofErr w:type="spellStart"/>
      <w:r>
        <w:rPr>
          <w:rStyle w:val="Aucun"/>
          <w:rFonts w:ascii="Calibri" w:hAnsi="Calibri"/>
        </w:rPr>
        <w:t>Venkatasubramanian</w:t>
      </w:r>
      <w:proofErr w:type="spellEnd"/>
      <w:r>
        <w:rPr>
          <w:rStyle w:val="Aucun"/>
          <w:rFonts w:ascii="Calibri" w:hAnsi="Calibri"/>
        </w:rPr>
        <w:t xml:space="preserve">, and Kumar 2020). Monetary savings are therefore limited. It is not completely absent, and families who had cash saving when the lockdown was announced were obviously in a much better position than others, but many families have almost none. The amount of debt, on the other hand, is high. </w:t>
      </w:r>
    </w:p>
    <w:p w14:paraId="1BD47D79" w14:textId="77777777" w:rsidR="007D00B8" w:rsidRDefault="00C11B0B">
      <w:pPr>
        <w:pStyle w:val="Titre1"/>
        <w:numPr>
          <w:ilvl w:val="0"/>
          <w:numId w:val="2"/>
        </w:numPr>
        <w:jc w:val="both"/>
        <w:rPr>
          <w:lang w:val="en-US"/>
        </w:rPr>
      </w:pPr>
      <w:r>
        <w:rPr>
          <w:rStyle w:val="Aucun"/>
        </w:rPr>
        <w:t>The burden of debt</w:t>
      </w:r>
    </w:p>
    <w:p w14:paraId="41DE410E" w14:textId="77777777" w:rsidR="007D00B8" w:rsidRDefault="00C11B0B">
      <w:pPr>
        <w:pStyle w:val="FirstParagraph"/>
        <w:jc w:val="both"/>
        <w:rPr>
          <w:rStyle w:val="Aucun"/>
          <w:rFonts w:ascii="Calibri" w:eastAsia="Calibri" w:hAnsi="Calibri" w:cs="Calibri"/>
        </w:rPr>
      </w:pPr>
      <w:r>
        <w:rPr>
          <w:rStyle w:val="Aucun"/>
          <w:rFonts w:ascii="Calibri" w:hAnsi="Calibri"/>
        </w:rPr>
        <w:t xml:space="preserve">In our 2016-17 survey, almost all households are indebted (99 percent) and most often have several loans, taken out by different people within the household. The median number of loans per person is two, for a total of 4 loans per family on average (sometimes up to more than 10 loans). Loans vary greatly in amount (between INR 650 to INR 645,000) with an average of INR </w:t>
      </w:r>
      <w:r>
        <w:rPr>
          <w:rStyle w:val="Aucun"/>
          <w:rFonts w:ascii="Calibri" w:hAnsi="Calibri"/>
        </w:rPr>
        <w:lastRenderedPageBreak/>
        <w:t>38,000 (median at 19,000). The average debt per family is INR 243,000, which represents on average almost three times their annual income (median at 130 percent).</w:t>
      </w:r>
    </w:p>
    <w:p w14:paraId="5D3722DD" w14:textId="77777777" w:rsidR="007D00B8" w:rsidRDefault="00C11B0B">
      <w:pPr>
        <w:pStyle w:val="BodyText"/>
        <w:jc w:val="both"/>
        <w:rPr>
          <w:rStyle w:val="Aucun"/>
          <w:rFonts w:ascii="Calibri" w:eastAsia="Calibri" w:hAnsi="Calibri" w:cs="Calibri"/>
        </w:rPr>
      </w:pPr>
      <w:r>
        <w:rPr>
          <w:rStyle w:val="Aucun"/>
          <w:rFonts w:ascii="Calibri" w:hAnsi="Calibri"/>
        </w:rPr>
        <w:t>It is a known fact that debt, and its flip side, credit, is a double-edged sword. The effects of debt depend upon the way it is used – investing or consuming, the real cost, and the hazards that borrowers may face. Debt may protect debtors and allow them to smooth their income. It may enable them to seize opportunities – digging or improving a well, acquiring a motorcycle taxi, setting up a small grocery store, renovating a house, investing for the future of children, either in education or marriage. But if the investment goes wrong, if the return on investment is less than the cost of the loan, or is obtained too late, if the debt is only used to make ends meet, then debt can be a source of impoverishment.</w:t>
      </w:r>
    </w:p>
    <w:p w14:paraId="2741624F" w14:textId="41727F85" w:rsidR="007D00B8" w:rsidRDefault="00C11B0B">
      <w:pPr>
        <w:pStyle w:val="BodyText"/>
        <w:jc w:val="both"/>
        <w:rPr>
          <w:rStyle w:val="Aucun"/>
          <w:rFonts w:ascii="Calibri" w:eastAsia="Calibri" w:hAnsi="Calibri" w:cs="Calibri"/>
        </w:rPr>
      </w:pPr>
      <w:r>
        <w:rPr>
          <w:rStyle w:val="Aucun"/>
          <w:rFonts w:ascii="Calibri" w:hAnsi="Calibri"/>
        </w:rPr>
        <w:t>Our longitudinal data over the spell 2010 to 2016-17 are instructive here. Debt has exploded over the period: median amounts have increased by a factor of 1</w:t>
      </w:r>
      <w:r w:rsidRPr="00AE1CDC">
        <w:rPr>
          <w:rStyle w:val="Aucun"/>
          <w:rFonts w:ascii="Calibri" w:hAnsi="Calibri"/>
        </w:rPr>
        <w:t>.5</w:t>
      </w:r>
      <w:r>
        <w:rPr>
          <w:rStyle w:val="Aucun"/>
          <w:rFonts w:ascii="Calibri" w:hAnsi="Calibri"/>
        </w:rPr>
        <w:t xml:space="preserve">, and more importantly, they have grown much faster than incomes and wealth. For households in the first asset tercile, and for Dalits, the debt/asset ratio is of particular concern (see Figure </w:t>
      </w:r>
      <w:hyperlink w:anchor="bookmark" w:history="1">
        <w:r>
          <w:rPr>
            <w:rStyle w:val="Hyperlink1"/>
          </w:rPr>
          <w:t>1</w:t>
        </w:r>
      </w:hyperlink>
      <w:r>
        <w:rPr>
          <w:rStyle w:val="Aucun"/>
          <w:rFonts w:ascii="Calibri" w:hAnsi="Calibri"/>
        </w:rPr>
        <w:t xml:space="preserve"> and Figure </w:t>
      </w:r>
      <w:hyperlink w:anchor="bookmark1" w:history="1">
        <w:r>
          <w:rPr>
            <w:rStyle w:val="Hyperlink1"/>
          </w:rPr>
          <w:t>2</w:t>
        </w:r>
      </w:hyperlink>
      <w:r>
        <w:rPr>
          <w:rStyle w:val="Aucun"/>
          <w:rFonts w:ascii="Calibri" w:hAnsi="Calibri"/>
        </w:rPr>
        <w:t>). For both groups, the distribution is much more spread out to the right, reflecting worrying levels of financial fragility. The debt service – the share of their income that households spend for debt repayment – is also revealing: the average amount is 48 percent, and the median amount is 22 percent.</w:t>
      </w:r>
    </w:p>
    <w:p w14:paraId="12654B5E" w14:textId="4D12F4C2" w:rsidR="007D00B8" w:rsidDel="008D137A" w:rsidRDefault="00C11B0B">
      <w:pPr>
        <w:pStyle w:val="BodyText"/>
        <w:jc w:val="both"/>
        <w:rPr>
          <w:del w:id="964" w:author="Arnaud" w:date="2021-08-19T00:32:00Z"/>
          <w:rStyle w:val="Aucun"/>
          <w:rFonts w:ascii="Calibri" w:hAnsi="Calibri"/>
        </w:rPr>
      </w:pPr>
      <w:del w:id="965" w:author="Arnaud" w:date="2021-08-19T00:32:00Z">
        <w:r w:rsidDel="008D137A">
          <w:rPr>
            <w:rStyle w:val="Aucun"/>
            <w:rFonts w:ascii="Calibri" w:hAnsi="Calibri"/>
          </w:rPr>
          <w:delText>Figure 1 and 2 around here</w:delText>
        </w:r>
      </w:del>
    </w:p>
    <w:p w14:paraId="7418FED5" w14:textId="77777777" w:rsidR="008D137A" w:rsidRDefault="008D137A" w:rsidP="008D137A">
      <w:pPr>
        <w:pStyle w:val="CaptionedFigure"/>
        <w:spacing w:line="360" w:lineRule="auto"/>
        <w:rPr>
          <w:ins w:id="966" w:author="Arnaud" w:date="2021-08-19T00:32:00Z"/>
        </w:rPr>
      </w:pPr>
      <w:ins w:id="967" w:author="Arnaud" w:date="2021-08-19T00:32:00Z">
        <w:r w:rsidRPr="00311AB2">
          <w:rPr>
            <w:noProof/>
            <w:lang w:val="fr-FR" w:eastAsia="fr-FR"/>
          </w:rPr>
          <w:drawing>
            <wp:inline distT="0" distB="0" distL="0" distR="0" wp14:anchorId="3EAD7EA5" wp14:editId="20E04301">
              <wp:extent cx="5486400" cy="36576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486400" cy="3657600"/>
                      </a:xfrm>
                      <a:prstGeom prst="rect">
                        <a:avLst/>
                      </a:prstGeom>
                    </pic:spPr>
                  </pic:pic>
                </a:graphicData>
              </a:graphic>
            </wp:inline>
          </w:drawing>
        </w:r>
      </w:ins>
    </w:p>
    <w:p w14:paraId="7DF5182D" w14:textId="77777777" w:rsidR="008D137A" w:rsidRDefault="008D137A" w:rsidP="008D137A">
      <w:pPr>
        <w:pStyle w:val="ImageCaption"/>
        <w:spacing w:line="360" w:lineRule="auto"/>
        <w:rPr>
          <w:ins w:id="968" w:author="Arnaud" w:date="2021-08-19T00:32:00Z"/>
        </w:rPr>
      </w:pPr>
      <w:bookmarkStart w:id="969" w:name="fig1"/>
      <w:ins w:id="970" w:author="Arnaud" w:date="2021-08-19T00:32:00Z">
        <w:r>
          <w:t>Figure </w:t>
        </w:r>
        <w:r>
          <w:fldChar w:fldCharType="begin"/>
        </w:r>
        <w:r>
          <w:instrText xml:space="preserve">SEQ Figure \* ARABIC </w:instrText>
        </w:r>
        <w:r>
          <w:fldChar w:fldCharType="separate"/>
        </w:r>
        <w:r>
          <w:t>1</w:t>
        </w:r>
        <w:r>
          <w:fldChar w:fldCharType="end"/>
        </w:r>
        <w:r>
          <w:t xml:space="preserve">: </w:t>
        </w:r>
        <w:bookmarkEnd w:id="969"/>
        <w:r>
          <w:t xml:space="preserve">Kernel density of Debt to Assets Ratio by castes --  </w:t>
        </w:r>
        <w:r>
          <w:rPr>
            <w:b/>
            <w:bCs/>
          </w:rPr>
          <w:t>Source</w:t>
        </w:r>
        <w:r>
          <w:t>: RUME (2010) and NEEMSIS-1 (2016-17); author’s calculations</w:t>
        </w:r>
      </w:ins>
    </w:p>
    <w:p w14:paraId="2EBCA315" w14:textId="77777777" w:rsidR="008D137A" w:rsidRDefault="008D137A" w:rsidP="008D137A">
      <w:pPr>
        <w:pStyle w:val="CaptionedFigure"/>
        <w:spacing w:line="360" w:lineRule="auto"/>
        <w:rPr>
          <w:ins w:id="971" w:author="Arnaud" w:date="2021-08-19T00:32:00Z"/>
        </w:rPr>
      </w:pPr>
      <w:ins w:id="972" w:author="Arnaud" w:date="2021-08-19T00:32:00Z">
        <w:r w:rsidRPr="00311AB2">
          <w:rPr>
            <w:noProof/>
            <w:lang w:val="fr-FR" w:eastAsia="fr-FR"/>
          </w:rPr>
          <w:lastRenderedPageBreak/>
          <w:drawing>
            <wp:inline distT="0" distB="0" distL="0" distR="0" wp14:anchorId="614A21A3" wp14:editId="73F95A01">
              <wp:extent cx="5486400" cy="36576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486400" cy="3657600"/>
                      </a:xfrm>
                      <a:prstGeom prst="rect">
                        <a:avLst/>
                      </a:prstGeom>
                    </pic:spPr>
                  </pic:pic>
                </a:graphicData>
              </a:graphic>
            </wp:inline>
          </w:drawing>
        </w:r>
      </w:ins>
    </w:p>
    <w:p w14:paraId="15C92982" w14:textId="77777777" w:rsidR="008D137A" w:rsidRDefault="008D137A" w:rsidP="008D137A">
      <w:pPr>
        <w:pStyle w:val="ImageCaption"/>
        <w:spacing w:line="360" w:lineRule="auto"/>
        <w:rPr>
          <w:ins w:id="973" w:author="Arnaud" w:date="2021-08-19T00:32:00Z"/>
        </w:rPr>
      </w:pPr>
      <w:bookmarkStart w:id="974" w:name="fig2"/>
      <w:ins w:id="975" w:author="Arnaud" w:date="2021-08-19T00:32:00Z">
        <w:r>
          <w:t>Figure </w:t>
        </w:r>
        <w:r>
          <w:fldChar w:fldCharType="begin"/>
        </w:r>
        <w:r>
          <w:instrText xml:space="preserve">SEQ Figure \* ARABIC </w:instrText>
        </w:r>
        <w:r>
          <w:fldChar w:fldCharType="separate"/>
        </w:r>
        <w:r>
          <w:t>2</w:t>
        </w:r>
        <w:r>
          <w:fldChar w:fldCharType="end"/>
        </w:r>
        <w:r>
          <w:t xml:space="preserve">: </w:t>
        </w:r>
        <w:bookmarkEnd w:id="974"/>
        <w:r>
          <w:t xml:space="preserve">Kernel density of Debt to Assets Ratio by tercile of assets  --  </w:t>
        </w:r>
        <w:r>
          <w:rPr>
            <w:b/>
            <w:bCs/>
          </w:rPr>
          <w:t>Source</w:t>
        </w:r>
        <w:r>
          <w:t>: RUME (2010) and NEEMSIS-1 (2016-17); author’s calculations</w:t>
        </w:r>
      </w:ins>
    </w:p>
    <w:p w14:paraId="6B4498B5" w14:textId="77777777" w:rsidR="008D137A" w:rsidRDefault="008D137A">
      <w:pPr>
        <w:pStyle w:val="BodyText"/>
        <w:jc w:val="both"/>
        <w:rPr>
          <w:ins w:id="976" w:author="Arnaud" w:date="2021-08-19T00:32:00Z"/>
          <w:rStyle w:val="Aucun"/>
          <w:rFonts w:ascii="Calibri" w:eastAsia="Calibri" w:hAnsi="Calibri" w:cs="Calibri"/>
        </w:rPr>
      </w:pPr>
    </w:p>
    <w:p w14:paraId="53090062" w14:textId="5F6E7213" w:rsidR="007D00B8" w:rsidRDefault="00C11B0B">
      <w:pPr>
        <w:pStyle w:val="BodyText"/>
        <w:jc w:val="both"/>
        <w:rPr>
          <w:rStyle w:val="Aucun"/>
          <w:rFonts w:ascii="Calibri" w:hAnsi="Calibri"/>
        </w:rPr>
      </w:pPr>
      <w:r>
        <w:rPr>
          <w:rStyle w:val="Aucun"/>
          <w:rFonts w:ascii="Calibri" w:hAnsi="Calibri"/>
        </w:rPr>
        <w:t>In line with the decline of farming, it is also observed that the share of debt for economic investment is declining (</w:t>
      </w:r>
      <w:commentRangeStart w:id="977"/>
      <w:commentRangeStart w:id="978"/>
      <w:r>
        <w:rPr>
          <w:rStyle w:val="Aucun"/>
          <w:rFonts w:ascii="Calibri" w:hAnsi="Calibri"/>
        </w:rPr>
        <w:t xml:space="preserve">from </w:t>
      </w:r>
      <w:ins w:id="979" w:author="Arnaud" w:date="2021-08-18T23:36:00Z">
        <w:r w:rsidR="007B51C2">
          <w:rPr>
            <w:rStyle w:val="Aucun"/>
            <w:rFonts w:ascii="Calibri" w:hAnsi="Calibri"/>
          </w:rPr>
          <w:t>32.7</w:t>
        </w:r>
      </w:ins>
      <w:del w:id="980" w:author="Arnaud" w:date="2021-08-18T23:36:00Z">
        <w:r w:rsidDel="007B51C2">
          <w:rPr>
            <w:rStyle w:val="Aucun"/>
            <w:rFonts w:ascii="Calibri" w:hAnsi="Calibri"/>
          </w:rPr>
          <w:delText>31</w:delText>
        </w:r>
      </w:del>
      <w:r>
        <w:rPr>
          <w:rStyle w:val="Aucun"/>
          <w:rFonts w:ascii="Calibri" w:hAnsi="Calibri"/>
        </w:rPr>
        <w:t xml:space="preserve"> to </w:t>
      </w:r>
      <w:ins w:id="981" w:author="Arnaud" w:date="2021-08-18T23:36:00Z">
        <w:r w:rsidR="007B51C2">
          <w:rPr>
            <w:rStyle w:val="Aucun"/>
            <w:rFonts w:ascii="Calibri" w:hAnsi="Calibri"/>
          </w:rPr>
          <w:t>26.4</w:t>
        </w:r>
      </w:ins>
      <w:del w:id="982" w:author="Arnaud" w:date="2021-08-18T23:36:00Z">
        <w:r w:rsidDel="007B51C2">
          <w:rPr>
            <w:rStyle w:val="Aucun"/>
            <w:rFonts w:ascii="Calibri" w:hAnsi="Calibri"/>
          </w:rPr>
          <w:delText>24</w:delText>
        </w:r>
      </w:del>
      <w:r>
        <w:rPr>
          <w:rStyle w:val="Aucun"/>
          <w:rFonts w:ascii="Calibri" w:hAnsi="Calibri"/>
        </w:rPr>
        <w:t xml:space="preserve"> percent </w:t>
      </w:r>
      <w:ins w:id="983" w:author="Arnaud" w:date="2021-08-18T23:37:00Z">
        <w:r w:rsidR="007B51C2">
          <w:rPr>
            <w:rStyle w:val="Aucun"/>
            <w:rFonts w:ascii="Calibri" w:hAnsi="Calibri"/>
          </w:rPr>
          <w:t xml:space="preserve">in volume </w:t>
        </w:r>
      </w:ins>
      <w:r>
        <w:rPr>
          <w:rStyle w:val="Aucun"/>
          <w:rFonts w:ascii="Calibri" w:hAnsi="Calibri"/>
        </w:rPr>
        <w:t>between 2010 and 2016-17</w:t>
      </w:r>
      <w:r w:rsidR="00FA68D3">
        <w:rPr>
          <w:rStyle w:val="Aucun"/>
          <w:rFonts w:ascii="Calibri" w:hAnsi="Calibri"/>
        </w:rPr>
        <w:t xml:space="preserve">, </w:t>
      </w:r>
      <w:commentRangeEnd w:id="977"/>
      <w:r w:rsidR="001139CC">
        <w:rPr>
          <w:rStyle w:val="CommentReference"/>
          <w:rFonts w:ascii="Times New Roman" w:hAnsi="Times New Roman" w:cs="Times New Roman"/>
          <w:color w:val="auto"/>
          <w:lang w:eastAsia="en-US"/>
        </w:rPr>
        <w:commentReference w:id="977"/>
      </w:r>
      <w:commentRangeEnd w:id="978"/>
      <w:r w:rsidR="00B40C1E">
        <w:rPr>
          <w:rStyle w:val="CommentReference"/>
          <w:rFonts w:ascii="Times New Roman" w:hAnsi="Times New Roman" w:cs="Times New Roman"/>
          <w:color w:val="auto"/>
          <w:lang w:eastAsia="en-US"/>
        </w:rPr>
        <w:commentReference w:id="978"/>
      </w:r>
      <w:r w:rsidR="00FA68D3">
        <w:rPr>
          <w:rStyle w:val="Aucun"/>
          <w:rFonts w:ascii="Calibri" w:hAnsi="Calibri"/>
        </w:rPr>
        <w:t>see table 2</w:t>
      </w:r>
      <w:r>
        <w:rPr>
          <w:rStyle w:val="Aucun"/>
          <w:rFonts w:ascii="Calibri" w:hAnsi="Calibri"/>
        </w:rPr>
        <w:t>). The share of debt for current expenses and human capital have decreased, while remaining non negligible: in 2016-17, debts are partly used to make ends meet (</w:t>
      </w:r>
      <w:ins w:id="984" w:author="Arnaud" w:date="2021-08-18T21:46:00Z">
        <w:r w:rsidR="00F268FB">
          <w:rPr>
            <w:rStyle w:val="Aucun"/>
            <w:rFonts w:ascii="Calibri" w:hAnsi="Calibri"/>
          </w:rPr>
          <w:t>32</w:t>
        </w:r>
      </w:ins>
      <w:commentRangeStart w:id="985"/>
      <w:commentRangeStart w:id="986"/>
      <w:del w:id="987" w:author="Arnaud" w:date="2021-08-18T21:46:00Z">
        <w:r w:rsidDel="00F268FB">
          <w:rPr>
            <w:rStyle w:val="Aucun"/>
            <w:rFonts w:ascii="Calibri" w:hAnsi="Calibri"/>
          </w:rPr>
          <w:delText>29</w:delText>
        </w:r>
      </w:del>
      <w:r>
        <w:rPr>
          <w:rStyle w:val="Aucun"/>
          <w:rFonts w:ascii="Calibri" w:hAnsi="Calibri"/>
        </w:rPr>
        <w:t xml:space="preserve"> percent of the loans </w:t>
      </w:r>
      <w:commentRangeEnd w:id="985"/>
      <w:r w:rsidR="001139CC">
        <w:rPr>
          <w:rStyle w:val="CommentReference"/>
          <w:rFonts w:ascii="Times New Roman" w:hAnsi="Times New Roman" w:cs="Times New Roman"/>
          <w:color w:val="auto"/>
          <w:lang w:eastAsia="en-US"/>
        </w:rPr>
        <w:commentReference w:id="985"/>
      </w:r>
      <w:commentRangeEnd w:id="986"/>
      <w:r w:rsidR="00B40C1E">
        <w:rPr>
          <w:rStyle w:val="CommentReference"/>
          <w:rFonts w:ascii="Times New Roman" w:hAnsi="Times New Roman" w:cs="Times New Roman"/>
          <w:color w:val="auto"/>
          <w:lang w:eastAsia="en-US"/>
        </w:rPr>
        <w:commentReference w:id="986"/>
      </w:r>
      <w:r>
        <w:rPr>
          <w:rStyle w:val="Aucun"/>
          <w:rFonts w:ascii="Calibri" w:hAnsi="Calibri"/>
        </w:rPr>
        <w:t xml:space="preserve">are used for </w:t>
      </w:r>
      <w:r w:rsidR="00FA68D3">
        <w:rPr>
          <w:rStyle w:val="Aucun"/>
          <w:rFonts w:ascii="Calibri" w:hAnsi="Calibri"/>
        </w:rPr>
        <w:t>current</w:t>
      </w:r>
      <w:r>
        <w:rPr>
          <w:rStyle w:val="Aucun"/>
          <w:rFonts w:ascii="Calibri" w:hAnsi="Calibri"/>
        </w:rPr>
        <w:t xml:space="preserve"> expenses, </w:t>
      </w:r>
      <w:ins w:id="988" w:author="Arnaud" w:date="2021-08-18T21:46:00Z">
        <w:r w:rsidR="00F268FB">
          <w:rPr>
            <w:rStyle w:val="Aucun"/>
            <w:rFonts w:ascii="Calibri" w:hAnsi="Calibri"/>
          </w:rPr>
          <w:t>16.7</w:t>
        </w:r>
      </w:ins>
      <w:commentRangeStart w:id="989"/>
      <w:commentRangeStart w:id="990"/>
      <w:del w:id="991" w:author="Arnaud" w:date="2021-08-18T21:46:00Z">
        <w:r w:rsidDel="00F268FB">
          <w:rPr>
            <w:rStyle w:val="Aucun"/>
            <w:rFonts w:ascii="Calibri" w:hAnsi="Calibri"/>
          </w:rPr>
          <w:delText>15</w:delText>
        </w:r>
      </w:del>
      <w:r>
        <w:rPr>
          <w:rStyle w:val="Aucun"/>
          <w:rFonts w:ascii="Calibri" w:hAnsi="Calibri"/>
        </w:rPr>
        <w:t xml:space="preserve"> percent in volume</w:t>
      </w:r>
      <w:commentRangeEnd w:id="989"/>
      <w:r w:rsidR="001139CC">
        <w:rPr>
          <w:rStyle w:val="CommentReference"/>
          <w:rFonts w:ascii="Times New Roman" w:hAnsi="Times New Roman" w:cs="Times New Roman"/>
          <w:color w:val="auto"/>
          <w:lang w:eastAsia="en-US"/>
        </w:rPr>
        <w:commentReference w:id="989"/>
      </w:r>
      <w:commentRangeEnd w:id="990"/>
      <w:r w:rsidR="00B40C1E">
        <w:rPr>
          <w:rStyle w:val="CommentReference"/>
          <w:rFonts w:ascii="Times New Roman" w:hAnsi="Times New Roman" w:cs="Times New Roman"/>
          <w:color w:val="auto"/>
          <w:lang w:eastAsia="en-US"/>
        </w:rPr>
        <w:commentReference w:id="990"/>
      </w:r>
      <w:r>
        <w:rPr>
          <w:rStyle w:val="Aucun"/>
          <w:rFonts w:ascii="Calibri" w:hAnsi="Calibri"/>
        </w:rPr>
        <w:t xml:space="preserve">). But the share of ceremonial and housing expenses is increasing. In a context in which finding a job depends on social relationships and not just </w:t>
      </w:r>
      <w:r w:rsidRPr="00AE1CDC">
        <w:rPr>
          <w:rStyle w:val="Aucun"/>
          <w:rFonts w:ascii="Calibri" w:hAnsi="Calibri"/>
        </w:rPr>
        <w:t xml:space="preserve">on </w:t>
      </w:r>
      <w:r>
        <w:rPr>
          <w:rStyle w:val="Aucun"/>
          <w:rFonts w:ascii="Calibri" w:hAnsi="Calibri"/>
        </w:rPr>
        <w:t xml:space="preserve">a school degree, marriages are considered as key tools for social mobility or at least security, especially for daughters (De Neve 2016). </w:t>
      </w:r>
      <w:r w:rsidRPr="00AE1CDC">
        <w:rPr>
          <w:rStyle w:val="Aucun"/>
          <w:rFonts w:ascii="Calibri" w:hAnsi="Calibri"/>
        </w:rPr>
        <w:t>With</w:t>
      </w:r>
      <w:r>
        <w:rPr>
          <w:rStyle w:val="Aucun"/>
          <w:rFonts w:ascii="Calibri" w:hAnsi="Calibri"/>
        </w:rPr>
        <w:t xml:space="preserve"> strong economic growth for several decades, along with </w:t>
      </w:r>
      <w:proofErr w:type="spellStart"/>
      <w:r>
        <w:rPr>
          <w:rStyle w:val="Aucun"/>
          <w:rFonts w:ascii="Calibri" w:hAnsi="Calibri"/>
        </w:rPr>
        <w:t>democratisation</w:t>
      </w:r>
      <w:proofErr w:type="spellEnd"/>
      <w:r>
        <w:rPr>
          <w:rStyle w:val="Aucun"/>
          <w:rFonts w:ascii="Calibri" w:hAnsi="Calibri"/>
        </w:rPr>
        <w:t xml:space="preserve"> (with the growing importance of Dalit political movements), and rising inequalities (Chancel and Piketty 2019), households have aspirations. If disposable incomes do not increase, or unless people adopt an “ascetic morality”, they experience subjective impoverishment (</w:t>
      </w:r>
      <w:proofErr w:type="spellStart"/>
      <w:r>
        <w:rPr>
          <w:rStyle w:val="Aucun"/>
          <w:rFonts w:ascii="Calibri" w:hAnsi="Calibri"/>
        </w:rPr>
        <w:t>Servet</w:t>
      </w:r>
      <w:proofErr w:type="spellEnd"/>
      <w:r>
        <w:rPr>
          <w:rStyle w:val="Aucun"/>
          <w:rFonts w:ascii="Calibri" w:hAnsi="Calibri"/>
        </w:rPr>
        <w:t xml:space="preserve"> and </w:t>
      </w:r>
      <w:proofErr w:type="spellStart"/>
      <w:r>
        <w:rPr>
          <w:rStyle w:val="Aucun"/>
          <w:rFonts w:ascii="Calibri" w:hAnsi="Calibri"/>
        </w:rPr>
        <w:t>Saiag</w:t>
      </w:r>
      <w:proofErr w:type="spellEnd"/>
      <w:r>
        <w:rPr>
          <w:rStyle w:val="Aucun"/>
          <w:rFonts w:ascii="Calibri" w:hAnsi="Calibri"/>
        </w:rPr>
        <w:t xml:space="preserve"> 2013, p. 33). Aspirations often exceed income: debt is thus used to fill the gap. In India, not only is growth slowing down, but it </w:t>
      </w:r>
      <w:r>
        <w:rPr>
          <w:rStyle w:val="Aucun"/>
          <w:rFonts w:ascii="Calibri" w:hAnsi="Calibri"/>
        </w:rPr>
        <w:lastRenderedPageBreak/>
        <w:t>may have been overestimated (Subramanian 2019)</w:t>
      </w:r>
      <w:r w:rsidRPr="00AE1CDC">
        <w:rPr>
          <w:rStyle w:val="FootnoteReference"/>
        </w:rPr>
        <w:footnoteReference w:id="7"/>
      </w:r>
      <w:r>
        <w:rPr>
          <w:rStyle w:val="Aucun"/>
          <w:rFonts w:ascii="Calibri" w:hAnsi="Calibri"/>
        </w:rPr>
        <w:t>, creating illusions of growth and risky bets on the future.</w:t>
      </w:r>
    </w:p>
    <w:p w14:paraId="0891DB70" w14:textId="6892EA0C" w:rsidR="00D14095" w:rsidDel="008D137A" w:rsidRDefault="00D14095">
      <w:pPr>
        <w:pStyle w:val="BodyText"/>
        <w:jc w:val="both"/>
        <w:rPr>
          <w:del w:id="992" w:author="Arnaud" w:date="2021-08-19T00:32:00Z"/>
          <w:rStyle w:val="Aucun"/>
          <w:rFonts w:ascii="Calibri" w:hAnsi="Calibri"/>
        </w:rPr>
      </w:pPr>
      <w:del w:id="993" w:author="Arnaud" w:date="2021-08-19T00:32:00Z">
        <w:r w:rsidDel="008D137A">
          <w:rPr>
            <w:rStyle w:val="Aucun"/>
            <w:rFonts w:ascii="Calibri" w:hAnsi="Calibri"/>
          </w:rPr>
          <w:delText>Table 2 around here</w:delText>
        </w:r>
      </w:del>
    </w:p>
    <w:p w14:paraId="03B2B0C5" w14:textId="77777777" w:rsidR="008D137A" w:rsidRDefault="008D137A" w:rsidP="008D137A">
      <w:pPr>
        <w:pStyle w:val="Caption"/>
        <w:keepNext/>
        <w:rPr>
          <w:ins w:id="994" w:author="Arnaud" w:date="2021-08-19T00:33:00Z"/>
        </w:rPr>
      </w:pPr>
      <w:ins w:id="995" w:author="Arnaud" w:date="2021-08-19T00:33:00Z">
        <w:r>
          <w:t xml:space="preserve">Table </w:t>
        </w:r>
        <w:r>
          <w:fldChar w:fldCharType="begin"/>
        </w:r>
        <w:r>
          <w:instrText xml:space="preserve"> SEQ Table \* ARABIC </w:instrText>
        </w:r>
        <w:r>
          <w:fldChar w:fldCharType="separate"/>
        </w:r>
        <w:r>
          <w:rPr>
            <w:noProof/>
          </w:rPr>
          <w:t>2</w:t>
        </w:r>
        <w:r>
          <w:rPr>
            <w:noProof/>
          </w:rPr>
          <w:fldChar w:fldCharType="end"/>
        </w:r>
        <w:r>
          <w:t xml:space="preserve"> Purpose of loans -- Source: RUME (2010) and NEEMSIS-1 (2016-17); author's </w:t>
        </w:r>
        <w:commentRangeStart w:id="996"/>
        <w:r>
          <w:t>calculations</w:t>
        </w:r>
        <w:commentRangeEnd w:id="996"/>
        <w:r>
          <w:rPr>
            <w:rStyle w:val="CommentReference"/>
            <w:i w:val="0"/>
          </w:rPr>
          <w:commentReference w:id="996"/>
        </w:r>
        <w:r>
          <w:t>.</w:t>
        </w:r>
      </w:ins>
    </w:p>
    <w:tbl>
      <w:tblPr>
        <w:tblW w:w="0" w:type="auto"/>
        <w:tblInd w:w="70" w:type="dxa"/>
        <w:tblCellMar>
          <w:left w:w="70" w:type="dxa"/>
          <w:right w:w="70" w:type="dxa"/>
        </w:tblCellMar>
        <w:tblLook w:val="04A0" w:firstRow="1" w:lastRow="0" w:firstColumn="1" w:lastColumn="0" w:noHBand="0" w:noVBand="1"/>
      </w:tblPr>
      <w:tblGrid>
        <w:gridCol w:w="1833"/>
        <w:gridCol w:w="181"/>
        <w:gridCol w:w="551"/>
        <w:gridCol w:w="551"/>
        <w:gridCol w:w="181"/>
        <w:gridCol w:w="679"/>
        <w:gridCol w:w="679"/>
        <w:gridCol w:w="181"/>
        <w:gridCol w:w="712"/>
        <w:gridCol w:w="712"/>
        <w:gridCol w:w="181"/>
        <w:gridCol w:w="1160"/>
        <w:gridCol w:w="1160"/>
      </w:tblGrid>
      <w:tr w:rsidR="008D137A" w:rsidRPr="00095768" w14:paraId="2684CBF5" w14:textId="77777777" w:rsidTr="00AF4F87">
        <w:trPr>
          <w:trHeight w:val="288"/>
          <w:ins w:id="997" w:author="Arnaud" w:date="2021-08-19T00:33:00Z"/>
        </w:trPr>
        <w:tc>
          <w:tcPr>
            <w:tcW w:w="0" w:type="auto"/>
            <w:tcBorders>
              <w:top w:val="single" w:sz="4" w:space="0" w:color="auto"/>
              <w:left w:val="nil"/>
              <w:bottom w:val="nil"/>
              <w:right w:val="nil"/>
            </w:tcBorders>
            <w:shd w:val="clear" w:color="auto" w:fill="auto"/>
            <w:noWrap/>
            <w:vAlign w:val="bottom"/>
            <w:hideMark/>
          </w:tcPr>
          <w:p w14:paraId="793433C1" w14:textId="77777777" w:rsidR="008D137A" w:rsidRPr="00095768" w:rsidRDefault="008D137A" w:rsidP="00AF4F87">
            <w:pPr>
              <w:rPr>
                <w:ins w:id="998" w:author="Arnaud" w:date="2021-08-19T00:33:00Z"/>
                <w:rFonts w:ascii="Calibri" w:eastAsia="Times New Roman" w:hAnsi="Calibri" w:cs="Calibri"/>
                <w:color w:val="000000"/>
                <w:sz w:val="18"/>
                <w:szCs w:val="18"/>
                <w:lang w:val="en-GB" w:eastAsia="fr-FR"/>
              </w:rPr>
            </w:pPr>
            <w:ins w:id="999" w:author="Arnaud" w:date="2021-08-19T00:33:00Z">
              <w:r w:rsidRPr="00095768">
                <w:rPr>
                  <w:rFonts w:ascii="Calibri" w:eastAsia="Times New Roman" w:hAnsi="Calibri" w:cs="Calibri"/>
                  <w:color w:val="000000"/>
                  <w:sz w:val="18"/>
                  <w:szCs w:val="18"/>
                  <w:lang w:val="en-GB" w:eastAsia="fr-FR"/>
                </w:rPr>
                <w:t> </w:t>
              </w:r>
            </w:ins>
          </w:p>
        </w:tc>
        <w:tc>
          <w:tcPr>
            <w:tcW w:w="0" w:type="auto"/>
            <w:tcBorders>
              <w:top w:val="single" w:sz="4" w:space="0" w:color="auto"/>
              <w:left w:val="nil"/>
              <w:bottom w:val="nil"/>
              <w:right w:val="nil"/>
            </w:tcBorders>
            <w:shd w:val="clear" w:color="auto" w:fill="auto"/>
            <w:noWrap/>
            <w:vAlign w:val="bottom"/>
            <w:hideMark/>
          </w:tcPr>
          <w:p w14:paraId="62B26A2C" w14:textId="77777777" w:rsidR="008D137A" w:rsidRPr="008D137A" w:rsidRDefault="008D137A" w:rsidP="00AF4F87">
            <w:pPr>
              <w:jc w:val="center"/>
              <w:rPr>
                <w:ins w:id="1000" w:author="Arnaud" w:date="2021-08-19T00:33:00Z"/>
                <w:rFonts w:ascii="Calibri" w:eastAsia="Times New Roman" w:hAnsi="Calibri" w:cs="Calibri"/>
                <w:color w:val="000000"/>
                <w:sz w:val="18"/>
                <w:szCs w:val="18"/>
                <w:lang w:val="en-GB" w:eastAsia="fr-FR"/>
                <w:rPrChange w:id="1001" w:author="Arnaud" w:date="2021-08-19T00:33:00Z">
                  <w:rPr>
                    <w:ins w:id="1002" w:author="Arnaud" w:date="2021-08-19T00:33:00Z"/>
                    <w:rFonts w:ascii="Calibri" w:eastAsia="Times New Roman" w:hAnsi="Calibri" w:cs="Calibri"/>
                    <w:color w:val="000000"/>
                    <w:sz w:val="18"/>
                    <w:szCs w:val="18"/>
                    <w:lang w:val="fr-FR" w:eastAsia="fr-FR"/>
                  </w:rPr>
                </w:rPrChange>
              </w:rPr>
            </w:pPr>
            <w:ins w:id="1003" w:author="Arnaud" w:date="2021-08-19T00:33:00Z">
              <w:r w:rsidRPr="008D137A">
                <w:rPr>
                  <w:rFonts w:ascii="Calibri" w:eastAsia="Times New Roman" w:hAnsi="Calibri" w:cs="Calibri"/>
                  <w:color w:val="000000"/>
                  <w:sz w:val="18"/>
                  <w:szCs w:val="18"/>
                  <w:lang w:val="en-GB" w:eastAsia="fr-FR"/>
                  <w:rPrChange w:id="1004" w:author="Arnaud" w:date="2021-08-19T00:33:00Z">
                    <w:rPr>
                      <w:rFonts w:ascii="Calibri" w:eastAsia="Times New Roman" w:hAnsi="Calibri" w:cs="Calibri"/>
                      <w:color w:val="000000"/>
                      <w:sz w:val="18"/>
                      <w:szCs w:val="18"/>
                      <w:lang w:val="fr-FR" w:eastAsia="fr-FR"/>
                    </w:rPr>
                  </w:rPrChange>
                </w:rPr>
                <w:t> </w:t>
              </w:r>
            </w:ins>
          </w:p>
        </w:tc>
        <w:tc>
          <w:tcPr>
            <w:tcW w:w="0" w:type="auto"/>
            <w:gridSpan w:val="2"/>
            <w:tcBorders>
              <w:top w:val="single" w:sz="4" w:space="0" w:color="auto"/>
              <w:left w:val="nil"/>
              <w:bottom w:val="single" w:sz="4" w:space="0" w:color="auto"/>
              <w:right w:val="nil"/>
            </w:tcBorders>
            <w:shd w:val="clear" w:color="auto" w:fill="auto"/>
            <w:noWrap/>
            <w:vAlign w:val="bottom"/>
            <w:hideMark/>
          </w:tcPr>
          <w:p w14:paraId="71A00BF3" w14:textId="77777777" w:rsidR="008D137A" w:rsidRPr="00095768" w:rsidRDefault="008D137A" w:rsidP="00AF4F87">
            <w:pPr>
              <w:jc w:val="center"/>
              <w:rPr>
                <w:ins w:id="1005" w:author="Arnaud" w:date="2021-08-19T00:33:00Z"/>
                <w:rFonts w:ascii="Calibri" w:eastAsia="Times New Roman" w:hAnsi="Calibri" w:cs="Calibri"/>
                <w:color w:val="000000"/>
                <w:sz w:val="18"/>
                <w:szCs w:val="18"/>
                <w:lang w:val="fr-FR" w:eastAsia="fr-FR"/>
              </w:rPr>
            </w:pPr>
            <w:ins w:id="1006" w:author="Arnaud" w:date="2021-08-19T00:33:00Z">
              <w:r w:rsidRPr="00095768">
                <w:rPr>
                  <w:rFonts w:ascii="Calibri" w:eastAsia="Times New Roman" w:hAnsi="Calibri" w:cs="Calibri"/>
                  <w:color w:val="000000"/>
                  <w:sz w:val="18"/>
                  <w:szCs w:val="18"/>
                  <w:lang w:val="fr-FR" w:eastAsia="fr-FR"/>
                </w:rPr>
                <w:t xml:space="preserve">% of </w:t>
              </w:r>
              <w:proofErr w:type="spellStart"/>
              <w:r w:rsidRPr="00095768">
                <w:rPr>
                  <w:rFonts w:ascii="Calibri" w:eastAsia="Times New Roman" w:hAnsi="Calibri" w:cs="Calibri"/>
                  <w:color w:val="000000"/>
                  <w:sz w:val="18"/>
                  <w:szCs w:val="18"/>
                  <w:lang w:val="fr-FR" w:eastAsia="fr-FR"/>
                </w:rPr>
                <w:t>loans</w:t>
              </w:r>
              <w:proofErr w:type="spellEnd"/>
            </w:ins>
          </w:p>
        </w:tc>
        <w:tc>
          <w:tcPr>
            <w:tcW w:w="0" w:type="auto"/>
            <w:tcBorders>
              <w:top w:val="single" w:sz="4" w:space="0" w:color="auto"/>
              <w:left w:val="nil"/>
              <w:bottom w:val="nil"/>
              <w:right w:val="nil"/>
            </w:tcBorders>
            <w:shd w:val="clear" w:color="auto" w:fill="auto"/>
            <w:noWrap/>
            <w:vAlign w:val="bottom"/>
            <w:hideMark/>
          </w:tcPr>
          <w:p w14:paraId="23F74DAF" w14:textId="77777777" w:rsidR="008D137A" w:rsidRPr="00095768" w:rsidRDefault="008D137A" w:rsidP="00AF4F87">
            <w:pPr>
              <w:jc w:val="center"/>
              <w:rPr>
                <w:ins w:id="1007" w:author="Arnaud" w:date="2021-08-19T00:33:00Z"/>
                <w:rFonts w:ascii="Calibri" w:eastAsia="Times New Roman" w:hAnsi="Calibri" w:cs="Calibri"/>
                <w:color w:val="000000"/>
                <w:sz w:val="18"/>
                <w:szCs w:val="18"/>
                <w:lang w:val="fr-FR" w:eastAsia="fr-FR"/>
              </w:rPr>
            </w:pPr>
            <w:ins w:id="1008" w:author="Arnaud" w:date="2021-08-19T00:33:00Z">
              <w:r w:rsidRPr="00095768">
                <w:rPr>
                  <w:rFonts w:ascii="Calibri" w:eastAsia="Times New Roman" w:hAnsi="Calibri" w:cs="Calibri"/>
                  <w:color w:val="000000"/>
                  <w:sz w:val="18"/>
                  <w:szCs w:val="18"/>
                  <w:lang w:val="fr-FR" w:eastAsia="fr-FR"/>
                </w:rPr>
                <w:t> </w:t>
              </w:r>
            </w:ins>
          </w:p>
        </w:tc>
        <w:tc>
          <w:tcPr>
            <w:tcW w:w="0" w:type="auto"/>
            <w:gridSpan w:val="2"/>
            <w:tcBorders>
              <w:top w:val="single" w:sz="4" w:space="0" w:color="auto"/>
              <w:left w:val="nil"/>
              <w:bottom w:val="single" w:sz="4" w:space="0" w:color="auto"/>
              <w:right w:val="nil"/>
            </w:tcBorders>
            <w:shd w:val="clear" w:color="auto" w:fill="auto"/>
            <w:noWrap/>
            <w:vAlign w:val="bottom"/>
            <w:hideMark/>
          </w:tcPr>
          <w:p w14:paraId="616BF555" w14:textId="77777777" w:rsidR="008D137A" w:rsidRPr="00095768" w:rsidRDefault="008D137A" w:rsidP="00AF4F87">
            <w:pPr>
              <w:jc w:val="center"/>
              <w:rPr>
                <w:ins w:id="1009" w:author="Arnaud" w:date="2021-08-19T00:33:00Z"/>
                <w:rFonts w:ascii="Calibri" w:eastAsia="Times New Roman" w:hAnsi="Calibri" w:cs="Calibri"/>
                <w:color w:val="000000"/>
                <w:sz w:val="18"/>
                <w:szCs w:val="18"/>
                <w:lang w:val="fr-FR" w:eastAsia="fr-FR"/>
              </w:rPr>
            </w:pPr>
            <w:ins w:id="1010" w:author="Arnaud" w:date="2021-08-19T00:33:00Z">
              <w:r w:rsidRPr="00095768">
                <w:rPr>
                  <w:rFonts w:ascii="Calibri" w:eastAsia="Times New Roman" w:hAnsi="Calibri" w:cs="Calibri"/>
                  <w:color w:val="000000"/>
                  <w:sz w:val="18"/>
                  <w:szCs w:val="18"/>
                  <w:lang w:val="fr-FR" w:eastAsia="fr-FR"/>
                </w:rPr>
                <w:t xml:space="preserve">% of HH </w:t>
              </w:r>
              <w:proofErr w:type="spellStart"/>
              <w:r w:rsidRPr="00095768">
                <w:rPr>
                  <w:rFonts w:ascii="Calibri" w:eastAsia="Times New Roman" w:hAnsi="Calibri" w:cs="Calibri"/>
                  <w:color w:val="000000"/>
                  <w:sz w:val="18"/>
                  <w:szCs w:val="18"/>
                  <w:lang w:val="fr-FR" w:eastAsia="fr-FR"/>
                </w:rPr>
                <w:t>using</w:t>
              </w:r>
              <w:proofErr w:type="spellEnd"/>
              <w:r w:rsidRPr="00095768">
                <w:rPr>
                  <w:rFonts w:ascii="Calibri" w:eastAsia="Times New Roman" w:hAnsi="Calibri" w:cs="Calibri"/>
                  <w:color w:val="000000"/>
                  <w:sz w:val="18"/>
                  <w:szCs w:val="18"/>
                  <w:lang w:val="fr-FR" w:eastAsia="fr-FR"/>
                </w:rPr>
                <w:t xml:space="preserve"> </w:t>
              </w:r>
              <w:proofErr w:type="spellStart"/>
              <w:r w:rsidRPr="00095768">
                <w:rPr>
                  <w:rFonts w:ascii="Calibri" w:eastAsia="Times New Roman" w:hAnsi="Calibri" w:cs="Calibri"/>
                  <w:color w:val="000000"/>
                  <w:sz w:val="18"/>
                  <w:szCs w:val="18"/>
                  <w:lang w:val="fr-FR" w:eastAsia="fr-FR"/>
                </w:rPr>
                <w:t>it</w:t>
              </w:r>
              <w:proofErr w:type="spellEnd"/>
            </w:ins>
          </w:p>
        </w:tc>
        <w:tc>
          <w:tcPr>
            <w:tcW w:w="0" w:type="auto"/>
            <w:tcBorders>
              <w:top w:val="single" w:sz="4" w:space="0" w:color="auto"/>
              <w:left w:val="nil"/>
              <w:bottom w:val="nil"/>
              <w:right w:val="nil"/>
            </w:tcBorders>
            <w:shd w:val="clear" w:color="auto" w:fill="auto"/>
            <w:noWrap/>
            <w:vAlign w:val="bottom"/>
            <w:hideMark/>
          </w:tcPr>
          <w:p w14:paraId="05AFB804" w14:textId="77777777" w:rsidR="008D137A" w:rsidRPr="00095768" w:rsidRDefault="008D137A" w:rsidP="00AF4F87">
            <w:pPr>
              <w:jc w:val="center"/>
              <w:rPr>
                <w:ins w:id="1011" w:author="Arnaud" w:date="2021-08-19T00:33:00Z"/>
                <w:rFonts w:ascii="Calibri" w:eastAsia="Times New Roman" w:hAnsi="Calibri" w:cs="Calibri"/>
                <w:color w:val="000000"/>
                <w:sz w:val="18"/>
                <w:szCs w:val="18"/>
                <w:lang w:val="fr-FR" w:eastAsia="fr-FR"/>
              </w:rPr>
            </w:pPr>
            <w:ins w:id="1012" w:author="Arnaud" w:date="2021-08-19T00:33:00Z">
              <w:r w:rsidRPr="00095768">
                <w:rPr>
                  <w:rFonts w:ascii="Calibri" w:eastAsia="Times New Roman" w:hAnsi="Calibri" w:cs="Calibri"/>
                  <w:color w:val="000000"/>
                  <w:sz w:val="18"/>
                  <w:szCs w:val="18"/>
                  <w:lang w:val="fr-FR" w:eastAsia="fr-FR"/>
                </w:rPr>
                <w:t> </w:t>
              </w:r>
            </w:ins>
          </w:p>
        </w:tc>
        <w:tc>
          <w:tcPr>
            <w:tcW w:w="0" w:type="auto"/>
            <w:gridSpan w:val="2"/>
            <w:tcBorders>
              <w:top w:val="single" w:sz="4" w:space="0" w:color="auto"/>
              <w:left w:val="nil"/>
              <w:bottom w:val="single" w:sz="4" w:space="0" w:color="auto"/>
              <w:right w:val="nil"/>
            </w:tcBorders>
            <w:shd w:val="clear" w:color="auto" w:fill="auto"/>
            <w:noWrap/>
            <w:vAlign w:val="bottom"/>
            <w:hideMark/>
          </w:tcPr>
          <w:p w14:paraId="413327C7" w14:textId="77777777" w:rsidR="008D137A" w:rsidRPr="00095768" w:rsidRDefault="008D137A" w:rsidP="00AF4F87">
            <w:pPr>
              <w:jc w:val="center"/>
              <w:rPr>
                <w:ins w:id="1013" w:author="Arnaud" w:date="2021-08-19T00:33:00Z"/>
                <w:rFonts w:ascii="Calibri" w:eastAsia="Times New Roman" w:hAnsi="Calibri" w:cs="Calibri"/>
                <w:color w:val="000000"/>
                <w:sz w:val="18"/>
                <w:szCs w:val="18"/>
                <w:lang w:val="fr-FR" w:eastAsia="fr-FR"/>
              </w:rPr>
            </w:pPr>
            <w:proofErr w:type="spellStart"/>
            <w:ins w:id="1014" w:author="Arnaud" w:date="2021-08-19T00:33:00Z">
              <w:r w:rsidRPr="00095768">
                <w:rPr>
                  <w:rFonts w:ascii="Calibri" w:eastAsia="Times New Roman" w:hAnsi="Calibri" w:cs="Calibri"/>
                  <w:color w:val="000000"/>
                  <w:sz w:val="18"/>
                  <w:szCs w:val="18"/>
                  <w:lang w:val="fr-FR" w:eastAsia="fr-FR"/>
                </w:rPr>
                <w:t>Mean</w:t>
              </w:r>
              <w:proofErr w:type="spellEnd"/>
              <w:r w:rsidRPr="00095768">
                <w:rPr>
                  <w:rFonts w:ascii="Calibri" w:eastAsia="Times New Roman" w:hAnsi="Calibri" w:cs="Calibri"/>
                  <w:color w:val="000000"/>
                  <w:sz w:val="18"/>
                  <w:szCs w:val="18"/>
                  <w:lang w:val="fr-FR" w:eastAsia="fr-FR"/>
                </w:rPr>
                <w:t xml:space="preserve"> (1,000 INR)</w:t>
              </w:r>
            </w:ins>
          </w:p>
        </w:tc>
        <w:tc>
          <w:tcPr>
            <w:tcW w:w="0" w:type="auto"/>
            <w:tcBorders>
              <w:top w:val="single" w:sz="4" w:space="0" w:color="auto"/>
              <w:left w:val="nil"/>
              <w:bottom w:val="nil"/>
              <w:right w:val="nil"/>
            </w:tcBorders>
            <w:shd w:val="clear" w:color="auto" w:fill="auto"/>
            <w:noWrap/>
            <w:vAlign w:val="bottom"/>
            <w:hideMark/>
          </w:tcPr>
          <w:p w14:paraId="6289CB37" w14:textId="77777777" w:rsidR="008D137A" w:rsidRPr="00095768" w:rsidRDefault="008D137A" w:rsidP="00AF4F87">
            <w:pPr>
              <w:jc w:val="center"/>
              <w:rPr>
                <w:ins w:id="1015" w:author="Arnaud" w:date="2021-08-19T00:33:00Z"/>
                <w:rFonts w:ascii="Calibri" w:eastAsia="Times New Roman" w:hAnsi="Calibri" w:cs="Calibri"/>
                <w:color w:val="000000"/>
                <w:sz w:val="18"/>
                <w:szCs w:val="18"/>
                <w:lang w:val="fr-FR" w:eastAsia="fr-FR"/>
              </w:rPr>
            </w:pPr>
            <w:ins w:id="1016" w:author="Arnaud" w:date="2021-08-19T00:33:00Z">
              <w:r w:rsidRPr="00095768">
                <w:rPr>
                  <w:rFonts w:ascii="Calibri" w:eastAsia="Times New Roman" w:hAnsi="Calibri" w:cs="Calibri"/>
                  <w:color w:val="000000"/>
                  <w:sz w:val="18"/>
                  <w:szCs w:val="18"/>
                  <w:lang w:val="fr-FR" w:eastAsia="fr-FR"/>
                </w:rPr>
                <w:t> </w:t>
              </w:r>
            </w:ins>
          </w:p>
        </w:tc>
        <w:tc>
          <w:tcPr>
            <w:tcW w:w="0" w:type="auto"/>
            <w:gridSpan w:val="2"/>
            <w:tcBorders>
              <w:top w:val="single" w:sz="4" w:space="0" w:color="auto"/>
              <w:left w:val="nil"/>
              <w:bottom w:val="single" w:sz="4" w:space="0" w:color="auto"/>
              <w:right w:val="nil"/>
            </w:tcBorders>
            <w:shd w:val="clear" w:color="auto" w:fill="auto"/>
            <w:noWrap/>
            <w:vAlign w:val="bottom"/>
            <w:hideMark/>
          </w:tcPr>
          <w:p w14:paraId="5B45F996" w14:textId="77777777" w:rsidR="008D137A" w:rsidRPr="00FC0644" w:rsidRDefault="008D137A" w:rsidP="00AF4F87">
            <w:pPr>
              <w:jc w:val="center"/>
              <w:rPr>
                <w:ins w:id="1017" w:author="Arnaud" w:date="2021-08-19T00:33:00Z"/>
                <w:rFonts w:ascii="Calibri" w:eastAsia="Times New Roman" w:hAnsi="Calibri" w:cs="Calibri"/>
                <w:color w:val="000000"/>
                <w:sz w:val="18"/>
                <w:szCs w:val="18"/>
                <w:lang w:eastAsia="fr-FR"/>
              </w:rPr>
            </w:pPr>
            <w:ins w:id="1018" w:author="Arnaud" w:date="2021-08-19T00:33:00Z">
              <w:r w:rsidRPr="00FC0644">
                <w:rPr>
                  <w:rFonts w:ascii="Calibri" w:eastAsia="Times New Roman" w:hAnsi="Calibri" w:cs="Calibri"/>
                  <w:color w:val="000000"/>
                  <w:sz w:val="18"/>
                  <w:szCs w:val="18"/>
                  <w:lang w:eastAsia="fr-FR"/>
                </w:rPr>
                <w:t>% in the total volume of loans</w:t>
              </w:r>
            </w:ins>
          </w:p>
        </w:tc>
      </w:tr>
      <w:tr w:rsidR="008D137A" w:rsidRPr="00095768" w14:paraId="1BE324CD" w14:textId="77777777" w:rsidTr="00AF4F87">
        <w:trPr>
          <w:trHeight w:val="288"/>
          <w:ins w:id="1019" w:author="Arnaud" w:date="2021-08-19T00:33:00Z"/>
        </w:trPr>
        <w:tc>
          <w:tcPr>
            <w:tcW w:w="0" w:type="auto"/>
            <w:tcBorders>
              <w:top w:val="nil"/>
              <w:left w:val="nil"/>
              <w:bottom w:val="single" w:sz="4" w:space="0" w:color="auto"/>
              <w:right w:val="nil"/>
            </w:tcBorders>
            <w:shd w:val="clear" w:color="auto" w:fill="auto"/>
            <w:noWrap/>
            <w:vAlign w:val="bottom"/>
            <w:hideMark/>
          </w:tcPr>
          <w:p w14:paraId="4F912F06" w14:textId="77777777" w:rsidR="008D137A" w:rsidRPr="00FC0644" w:rsidRDefault="008D137A" w:rsidP="00AF4F87">
            <w:pPr>
              <w:rPr>
                <w:ins w:id="1020" w:author="Arnaud" w:date="2021-08-19T00:33:00Z"/>
                <w:rFonts w:ascii="Calibri" w:eastAsia="Times New Roman" w:hAnsi="Calibri" w:cs="Calibri"/>
                <w:color w:val="000000"/>
                <w:sz w:val="18"/>
                <w:szCs w:val="18"/>
                <w:lang w:eastAsia="fr-FR"/>
              </w:rPr>
            </w:pPr>
            <w:ins w:id="1021" w:author="Arnaud" w:date="2021-08-19T00:33:00Z">
              <w:r w:rsidRPr="00FC0644">
                <w:rPr>
                  <w:rFonts w:ascii="Calibri" w:eastAsia="Times New Roman" w:hAnsi="Calibri" w:cs="Calibri"/>
                  <w:color w:val="000000"/>
                  <w:sz w:val="18"/>
                  <w:szCs w:val="18"/>
                  <w:lang w:eastAsia="fr-FR"/>
                </w:rPr>
                <w:t> </w:t>
              </w:r>
            </w:ins>
          </w:p>
        </w:tc>
        <w:tc>
          <w:tcPr>
            <w:tcW w:w="0" w:type="auto"/>
            <w:tcBorders>
              <w:top w:val="nil"/>
              <w:left w:val="nil"/>
              <w:bottom w:val="single" w:sz="4" w:space="0" w:color="auto"/>
              <w:right w:val="nil"/>
            </w:tcBorders>
            <w:shd w:val="clear" w:color="auto" w:fill="auto"/>
            <w:noWrap/>
            <w:vAlign w:val="bottom"/>
            <w:hideMark/>
          </w:tcPr>
          <w:p w14:paraId="0FC5DBCA" w14:textId="77777777" w:rsidR="008D137A" w:rsidRPr="00D958BE" w:rsidRDefault="008D137A" w:rsidP="00AF4F87">
            <w:pPr>
              <w:jc w:val="center"/>
              <w:rPr>
                <w:ins w:id="1022" w:author="Arnaud" w:date="2021-08-19T00:33:00Z"/>
                <w:rFonts w:ascii="Calibri" w:eastAsia="Times New Roman" w:hAnsi="Calibri" w:cs="Calibri"/>
                <w:color w:val="000000"/>
                <w:sz w:val="18"/>
                <w:szCs w:val="18"/>
                <w:lang w:val="en-GB" w:eastAsia="fr-FR"/>
              </w:rPr>
            </w:pPr>
            <w:ins w:id="1023" w:author="Arnaud" w:date="2021-08-19T00:33:00Z">
              <w:r w:rsidRPr="00D958BE">
                <w:rPr>
                  <w:rFonts w:ascii="Calibri" w:eastAsia="Times New Roman" w:hAnsi="Calibri" w:cs="Calibri"/>
                  <w:color w:val="000000"/>
                  <w:sz w:val="18"/>
                  <w:szCs w:val="18"/>
                  <w:lang w:val="en-GB" w:eastAsia="fr-FR"/>
                </w:rPr>
                <w:t> </w:t>
              </w:r>
            </w:ins>
          </w:p>
        </w:tc>
        <w:tc>
          <w:tcPr>
            <w:tcW w:w="0" w:type="auto"/>
            <w:tcBorders>
              <w:top w:val="nil"/>
              <w:left w:val="nil"/>
              <w:bottom w:val="single" w:sz="4" w:space="0" w:color="auto"/>
              <w:right w:val="nil"/>
            </w:tcBorders>
            <w:shd w:val="clear" w:color="auto" w:fill="auto"/>
            <w:noWrap/>
            <w:vAlign w:val="bottom"/>
            <w:hideMark/>
          </w:tcPr>
          <w:p w14:paraId="348D895C" w14:textId="77777777" w:rsidR="008D137A" w:rsidRPr="00095768" w:rsidRDefault="008D137A" w:rsidP="00AF4F87">
            <w:pPr>
              <w:jc w:val="center"/>
              <w:rPr>
                <w:ins w:id="1024" w:author="Arnaud" w:date="2021-08-19T00:33:00Z"/>
                <w:rFonts w:ascii="Calibri" w:eastAsia="Times New Roman" w:hAnsi="Calibri" w:cs="Calibri"/>
                <w:color w:val="000000"/>
                <w:sz w:val="18"/>
                <w:szCs w:val="18"/>
                <w:lang w:val="fr-FR" w:eastAsia="fr-FR"/>
              </w:rPr>
            </w:pPr>
            <w:ins w:id="1025" w:author="Arnaud" w:date="2021-08-19T00:33:00Z">
              <w:r w:rsidRPr="00095768">
                <w:rPr>
                  <w:rFonts w:ascii="Calibri" w:eastAsia="Times New Roman" w:hAnsi="Calibri" w:cs="Calibri"/>
                  <w:color w:val="000000"/>
                  <w:sz w:val="18"/>
                  <w:szCs w:val="18"/>
                  <w:lang w:val="fr-FR" w:eastAsia="fr-FR"/>
                </w:rPr>
                <w:t>2010</w:t>
              </w:r>
            </w:ins>
          </w:p>
        </w:tc>
        <w:tc>
          <w:tcPr>
            <w:tcW w:w="0" w:type="auto"/>
            <w:tcBorders>
              <w:top w:val="nil"/>
              <w:left w:val="nil"/>
              <w:bottom w:val="single" w:sz="4" w:space="0" w:color="auto"/>
              <w:right w:val="nil"/>
            </w:tcBorders>
            <w:shd w:val="clear" w:color="auto" w:fill="auto"/>
            <w:noWrap/>
            <w:vAlign w:val="bottom"/>
            <w:hideMark/>
          </w:tcPr>
          <w:p w14:paraId="34DB5202" w14:textId="77777777" w:rsidR="008D137A" w:rsidRPr="00095768" w:rsidRDefault="008D137A" w:rsidP="00AF4F87">
            <w:pPr>
              <w:jc w:val="center"/>
              <w:rPr>
                <w:ins w:id="1026" w:author="Arnaud" w:date="2021-08-19T00:33:00Z"/>
                <w:rFonts w:ascii="Calibri" w:eastAsia="Times New Roman" w:hAnsi="Calibri" w:cs="Calibri"/>
                <w:color w:val="000000"/>
                <w:sz w:val="18"/>
                <w:szCs w:val="18"/>
                <w:lang w:val="fr-FR" w:eastAsia="fr-FR"/>
              </w:rPr>
            </w:pPr>
            <w:ins w:id="1027" w:author="Arnaud" w:date="2021-08-19T00:33:00Z">
              <w:r w:rsidRPr="00095768">
                <w:rPr>
                  <w:rFonts w:ascii="Calibri" w:eastAsia="Times New Roman" w:hAnsi="Calibri" w:cs="Calibri"/>
                  <w:color w:val="000000"/>
                  <w:sz w:val="18"/>
                  <w:szCs w:val="18"/>
                  <w:lang w:val="fr-FR" w:eastAsia="fr-FR"/>
                </w:rPr>
                <w:t>2016</w:t>
              </w:r>
            </w:ins>
          </w:p>
        </w:tc>
        <w:tc>
          <w:tcPr>
            <w:tcW w:w="0" w:type="auto"/>
            <w:tcBorders>
              <w:top w:val="nil"/>
              <w:left w:val="nil"/>
              <w:bottom w:val="single" w:sz="4" w:space="0" w:color="auto"/>
              <w:right w:val="nil"/>
            </w:tcBorders>
            <w:shd w:val="clear" w:color="auto" w:fill="auto"/>
            <w:noWrap/>
            <w:vAlign w:val="bottom"/>
            <w:hideMark/>
          </w:tcPr>
          <w:p w14:paraId="5CE5EA6C" w14:textId="77777777" w:rsidR="008D137A" w:rsidRPr="00095768" w:rsidRDefault="008D137A" w:rsidP="00AF4F87">
            <w:pPr>
              <w:jc w:val="center"/>
              <w:rPr>
                <w:ins w:id="1028" w:author="Arnaud" w:date="2021-08-19T00:33:00Z"/>
                <w:rFonts w:ascii="Calibri" w:eastAsia="Times New Roman" w:hAnsi="Calibri" w:cs="Calibri"/>
                <w:color w:val="000000"/>
                <w:sz w:val="18"/>
                <w:szCs w:val="18"/>
                <w:lang w:val="fr-FR" w:eastAsia="fr-FR"/>
              </w:rPr>
            </w:pPr>
            <w:ins w:id="1029" w:author="Arnaud" w:date="2021-08-19T00:33:00Z">
              <w:r w:rsidRPr="00095768">
                <w:rPr>
                  <w:rFonts w:ascii="Calibri" w:eastAsia="Times New Roman" w:hAnsi="Calibri" w:cs="Calibri"/>
                  <w:color w:val="000000"/>
                  <w:sz w:val="18"/>
                  <w:szCs w:val="18"/>
                  <w:lang w:val="fr-FR" w:eastAsia="fr-FR"/>
                </w:rPr>
                <w:t> </w:t>
              </w:r>
            </w:ins>
          </w:p>
        </w:tc>
        <w:tc>
          <w:tcPr>
            <w:tcW w:w="0" w:type="auto"/>
            <w:tcBorders>
              <w:top w:val="nil"/>
              <w:left w:val="nil"/>
              <w:bottom w:val="single" w:sz="4" w:space="0" w:color="auto"/>
              <w:right w:val="nil"/>
            </w:tcBorders>
            <w:shd w:val="clear" w:color="auto" w:fill="auto"/>
            <w:noWrap/>
            <w:vAlign w:val="bottom"/>
            <w:hideMark/>
          </w:tcPr>
          <w:p w14:paraId="7B5F06F3" w14:textId="77777777" w:rsidR="008D137A" w:rsidRPr="00095768" w:rsidRDefault="008D137A" w:rsidP="00AF4F87">
            <w:pPr>
              <w:jc w:val="center"/>
              <w:rPr>
                <w:ins w:id="1030" w:author="Arnaud" w:date="2021-08-19T00:33:00Z"/>
                <w:rFonts w:ascii="Calibri" w:eastAsia="Times New Roman" w:hAnsi="Calibri" w:cs="Calibri"/>
                <w:color w:val="000000"/>
                <w:sz w:val="18"/>
                <w:szCs w:val="18"/>
                <w:lang w:val="fr-FR" w:eastAsia="fr-FR"/>
              </w:rPr>
            </w:pPr>
            <w:ins w:id="1031" w:author="Arnaud" w:date="2021-08-19T00:33:00Z">
              <w:r w:rsidRPr="00095768">
                <w:rPr>
                  <w:rFonts w:ascii="Calibri" w:eastAsia="Times New Roman" w:hAnsi="Calibri" w:cs="Calibri"/>
                  <w:color w:val="000000"/>
                  <w:sz w:val="18"/>
                  <w:szCs w:val="18"/>
                  <w:lang w:val="fr-FR" w:eastAsia="fr-FR"/>
                </w:rPr>
                <w:t>2010</w:t>
              </w:r>
            </w:ins>
          </w:p>
        </w:tc>
        <w:tc>
          <w:tcPr>
            <w:tcW w:w="0" w:type="auto"/>
            <w:tcBorders>
              <w:top w:val="nil"/>
              <w:left w:val="nil"/>
              <w:bottom w:val="single" w:sz="4" w:space="0" w:color="auto"/>
              <w:right w:val="nil"/>
            </w:tcBorders>
            <w:shd w:val="clear" w:color="auto" w:fill="auto"/>
            <w:noWrap/>
            <w:vAlign w:val="bottom"/>
            <w:hideMark/>
          </w:tcPr>
          <w:p w14:paraId="079A90B1" w14:textId="77777777" w:rsidR="008D137A" w:rsidRPr="00095768" w:rsidRDefault="008D137A" w:rsidP="00AF4F87">
            <w:pPr>
              <w:jc w:val="center"/>
              <w:rPr>
                <w:ins w:id="1032" w:author="Arnaud" w:date="2021-08-19T00:33:00Z"/>
                <w:rFonts w:ascii="Calibri" w:eastAsia="Times New Roman" w:hAnsi="Calibri" w:cs="Calibri"/>
                <w:color w:val="000000"/>
                <w:sz w:val="18"/>
                <w:szCs w:val="18"/>
                <w:lang w:val="fr-FR" w:eastAsia="fr-FR"/>
              </w:rPr>
            </w:pPr>
            <w:ins w:id="1033" w:author="Arnaud" w:date="2021-08-19T00:33:00Z">
              <w:r w:rsidRPr="00095768">
                <w:rPr>
                  <w:rFonts w:ascii="Calibri" w:eastAsia="Times New Roman" w:hAnsi="Calibri" w:cs="Calibri"/>
                  <w:color w:val="000000"/>
                  <w:sz w:val="18"/>
                  <w:szCs w:val="18"/>
                  <w:lang w:val="fr-FR" w:eastAsia="fr-FR"/>
                </w:rPr>
                <w:t>2016</w:t>
              </w:r>
            </w:ins>
          </w:p>
        </w:tc>
        <w:tc>
          <w:tcPr>
            <w:tcW w:w="0" w:type="auto"/>
            <w:tcBorders>
              <w:top w:val="nil"/>
              <w:left w:val="nil"/>
              <w:bottom w:val="single" w:sz="4" w:space="0" w:color="auto"/>
              <w:right w:val="nil"/>
            </w:tcBorders>
            <w:shd w:val="clear" w:color="auto" w:fill="auto"/>
            <w:noWrap/>
            <w:vAlign w:val="bottom"/>
            <w:hideMark/>
          </w:tcPr>
          <w:p w14:paraId="4FAD85E1" w14:textId="77777777" w:rsidR="008D137A" w:rsidRPr="00095768" w:rsidRDefault="008D137A" w:rsidP="00AF4F87">
            <w:pPr>
              <w:jc w:val="center"/>
              <w:rPr>
                <w:ins w:id="1034" w:author="Arnaud" w:date="2021-08-19T00:33:00Z"/>
                <w:rFonts w:ascii="Calibri" w:eastAsia="Times New Roman" w:hAnsi="Calibri" w:cs="Calibri"/>
                <w:color w:val="000000"/>
                <w:sz w:val="18"/>
                <w:szCs w:val="18"/>
                <w:lang w:val="fr-FR" w:eastAsia="fr-FR"/>
              </w:rPr>
            </w:pPr>
            <w:ins w:id="1035" w:author="Arnaud" w:date="2021-08-19T00:33:00Z">
              <w:r w:rsidRPr="00095768">
                <w:rPr>
                  <w:rFonts w:ascii="Calibri" w:eastAsia="Times New Roman" w:hAnsi="Calibri" w:cs="Calibri"/>
                  <w:color w:val="000000"/>
                  <w:sz w:val="18"/>
                  <w:szCs w:val="18"/>
                  <w:lang w:val="fr-FR" w:eastAsia="fr-FR"/>
                </w:rPr>
                <w:t> </w:t>
              </w:r>
            </w:ins>
          </w:p>
        </w:tc>
        <w:tc>
          <w:tcPr>
            <w:tcW w:w="0" w:type="auto"/>
            <w:tcBorders>
              <w:top w:val="nil"/>
              <w:left w:val="nil"/>
              <w:bottom w:val="single" w:sz="4" w:space="0" w:color="auto"/>
              <w:right w:val="nil"/>
            </w:tcBorders>
            <w:shd w:val="clear" w:color="auto" w:fill="auto"/>
            <w:noWrap/>
            <w:vAlign w:val="bottom"/>
            <w:hideMark/>
          </w:tcPr>
          <w:p w14:paraId="4EF5EFB0" w14:textId="77777777" w:rsidR="008D137A" w:rsidRPr="00095768" w:rsidRDefault="008D137A" w:rsidP="00AF4F87">
            <w:pPr>
              <w:jc w:val="center"/>
              <w:rPr>
                <w:ins w:id="1036" w:author="Arnaud" w:date="2021-08-19T00:33:00Z"/>
                <w:rFonts w:ascii="Calibri" w:eastAsia="Times New Roman" w:hAnsi="Calibri" w:cs="Calibri"/>
                <w:color w:val="000000"/>
                <w:sz w:val="18"/>
                <w:szCs w:val="18"/>
                <w:lang w:val="fr-FR" w:eastAsia="fr-FR"/>
              </w:rPr>
            </w:pPr>
            <w:ins w:id="1037" w:author="Arnaud" w:date="2021-08-19T00:33:00Z">
              <w:r w:rsidRPr="00095768">
                <w:rPr>
                  <w:rFonts w:ascii="Calibri" w:eastAsia="Times New Roman" w:hAnsi="Calibri" w:cs="Calibri"/>
                  <w:color w:val="000000"/>
                  <w:sz w:val="18"/>
                  <w:szCs w:val="18"/>
                  <w:lang w:val="fr-FR" w:eastAsia="fr-FR"/>
                </w:rPr>
                <w:t>2010</w:t>
              </w:r>
            </w:ins>
          </w:p>
        </w:tc>
        <w:tc>
          <w:tcPr>
            <w:tcW w:w="0" w:type="auto"/>
            <w:tcBorders>
              <w:top w:val="nil"/>
              <w:left w:val="nil"/>
              <w:bottom w:val="single" w:sz="4" w:space="0" w:color="auto"/>
              <w:right w:val="nil"/>
            </w:tcBorders>
            <w:shd w:val="clear" w:color="auto" w:fill="auto"/>
            <w:noWrap/>
            <w:vAlign w:val="bottom"/>
            <w:hideMark/>
          </w:tcPr>
          <w:p w14:paraId="4BF922CE" w14:textId="77777777" w:rsidR="008D137A" w:rsidRPr="00095768" w:rsidRDefault="008D137A" w:rsidP="00AF4F87">
            <w:pPr>
              <w:jc w:val="center"/>
              <w:rPr>
                <w:ins w:id="1038" w:author="Arnaud" w:date="2021-08-19T00:33:00Z"/>
                <w:rFonts w:ascii="Calibri" w:eastAsia="Times New Roman" w:hAnsi="Calibri" w:cs="Calibri"/>
                <w:color w:val="000000"/>
                <w:sz w:val="18"/>
                <w:szCs w:val="18"/>
                <w:lang w:val="fr-FR" w:eastAsia="fr-FR"/>
              </w:rPr>
            </w:pPr>
            <w:ins w:id="1039" w:author="Arnaud" w:date="2021-08-19T00:33:00Z">
              <w:r w:rsidRPr="00095768">
                <w:rPr>
                  <w:rFonts w:ascii="Calibri" w:eastAsia="Times New Roman" w:hAnsi="Calibri" w:cs="Calibri"/>
                  <w:color w:val="000000"/>
                  <w:sz w:val="18"/>
                  <w:szCs w:val="18"/>
                  <w:lang w:val="fr-FR" w:eastAsia="fr-FR"/>
                </w:rPr>
                <w:t>2016</w:t>
              </w:r>
            </w:ins>
          </w:p>
        </w:tc>
        <w:tc>
          <w:tcPr>
            <w:tcW w:w="0" w:type="auto"/>
            <w:tcBorders>
              <w:top w:val="nil"/>
              <w:left w:val="nil"/>
              <w:bottom w:val="single" w:sz="4" w:space="0" w:color="auto"/>
              <w:right w:val="nil"/>
            </w:tcBorders>
            <w:shd w:val="clear" w:color="auto" w:fill="auto"/>
            <w:noWrap/>
            <w:vAlign w:val="bottom"/>
            <w:hideMark/>
          </w:tcPr>
          <w:p w14:paraId="2FB919F2" w14:textId="77777777" w:rsidR="008D137A" w:rsidRPr="00095768" w:rsidRDefault="008D137A" w:rsidP="00AF4F87">
            <w:pPr>
              <w:jc w:val="center"/>
              <w:rPr>
                <w:ins w:id="1040" w:author="Arnaud" w:date="2021-08-19T00:33:00Z"/>
                <w:rFonts w:ascii="Calibri" w:eastAsia="Times New Roman" w:hAnsi="Calibri" w:cs="Calibri"/>
                <w:color w:val="000000"/>
                <w:sz w:val="18"/>
                <w:szCs w:val="18"/>
                <w:lang w:val="fr-FR" w:eastAsia="fr-FR"/>
              </w:rPr>
            </w:pPr>
            <w:ins w:id="1041" w:author="Arnaud" w:date="2021-08-19T00:33:00Z">
              <w:r w:rsidRPr="00095768">
                <w:rPr>
                  <w:rFonts w:ascii="Calibri" w:eastAsia="Times New Roman" w:hAnsi="Calibri" w:cs="Calibri"/>
                  <w:color w:val="000000"/>
                  <w:sz w:val="18"/>
                  <w:szCs w:val="18"/>
                  <w:lang w:val="fr-FR" w:eastAsia="fr-FR"/>
                </w:rPr>
                <w:t> </w:t>
              </w:r>
            </w:ins>
          </w:p>
        </w:tc>
        <w:tc>
          <w:tcPr>
            <w:tcW w:w="0" w:type="auto"/>
            <w:tcBorders>
              <w:top w:val="nil"/>
              <w:left w:val="nil"/>
              <w:bottom w:val="single" w:sz="4" w:space="0" w:color="auto"/>
              <w:right w:val="nil"/>
            </w:tcBorders>
            <w:shd w:val="clear" w:color="auto" w:fill="auto"/>
            <w:noWrap/>
            <w:vAlign w:val="bottom"/>
            <w:hideMark/>
          </w:tcPr>
          <w:p w14:paraId="6B251BF9" w14:textId="77777777" w:rsidR="008D137A" w:rsidRPr="00095768" w:rsidRDefault="008D137A" w:rsidP="00AF4F87">
            <w:pPr>
              <w:jc w:val="center"/>
              <w:rPr>
                <w:ins w:id="1042" w:author="Arnaud" w:date="2021-08-19T00:33:00Z"/>
                <w:rFonts w:ascii="Calibri" w:eastAsia="Times New Roman" w:hAnsi="Calibri" w:cs="Calibri"/>
                <w:color w:val="000000"/>
                <w:sz w:val="18"/>
                <w:szCs w:val="18"/>
                <w:lang w:val="fr-FR" w:eastAsia="fr-FR"/>
              </w:rPr>
            </w:pPr>
            <w:ins w:id="1043" w:author="Arnaud" w:date="2021-08-19T00:33:00Z">
              <w:r w:rsidRPr="00095768">
                <w:rPr>
                  <w:rFonts w:ascii="Calibri" w:eastAsia="Times New Roman" w:hAnsi="Calibri" w:cs="Calibri"/>
                  <w:color w:val="000000"/>
                  <w:sz w:val="18"/>
                  <w:szCs w:val="18"/>
                  <w:lang w:val="fr-FR" w:eastAsia="fr-FR"/>
                </w:rPr>
                <w:t>2010</w:t>
              </w:r>
            </w:ins>
          </w:p>
        </w:tc>
        <w:tc>
          <w:tcPr>
            <w:tcW w:w="0" w:type="auto"/>
            <w:tcBorders>
              <w:top w:val="nil"/>
              <w:left w:val="nil"/>
              <w:bottom w:val="single" w:sz="4" w:space="0" w:color="auto"/>
              <w:right w:val="nil"/>
            </w:tcBorders>
            <w:shd w:val="clear" w:color="auto" w:fill="auto"/>
            <w:noWrap/>
            <w:vAlign w:val="bottom"/>
            <w:hideMark/>
          </w:tcPr>
          <w:p w14:paraId="09AF0F1B" w14:textId="77777777" w:rsidR="008D137A" w:rsidRPr="00095768" w:rsidRDefault="008D137A" w:rsidP="00AF4F87">
            <w:pPr>
              <w:jc w:val="center"/>
              <w:rPr>
                <w:ins w:id="1044" w:author="Arnaud" w:date="2021-08-19T00:33:00Z"/>
                <w:rFonts w:ascii="Calibri" w:eastAsia="Times New Roman" w:hAnsi="Calibri" w:cs="Calibri"/>
                <w:color w:val="000000"/>
                <w:sz w:val="18"/>
                <w:szCs w:val="18"/>
                <w:lang w:val="fr-FR" w:eastAsia="fr-FR"/>
              </w:rPr>
            </w:pPr>
            <w:ins w:id="1045" w:author="Arnaud" w:date="2021-08-19T00:33:00Z">
              <w:r w:rsidRPr="00095768">
                <w:rPr>
                  <w:rFonts w:ascii="Calibri" w:eastAsia="Times New Roman" w:hAnsi="Calibri" w:cs="Calibri"/>
                  <w:color w:val="000000"/>
                  <w:sz w:val="18"/>
                  <w:szCs w:val="18"/>
                  <w:lang w:val="fr-FR" w:eastAsia="fr-FR"/>
                </w:rPr>
                <w:t>2016</w:t>
              </w:r>
            </w:ins>
          </w:p>
        </w:tc>
      </w:tr>
      <w:tr w:rsidR="008D137A" w:rsidRPr="00095768" w14:paraId="13D64558" w14:textId="77777777" w:rsidTr="00AF4F87">
        <w:trPr>
          <w:trHeight w:val="288"/>
          <w:ins w:id="1046" w:author="Arnaud" w:date="2021-08-19T00:33:00Z"/>
        </w:trPr>
        <w:tc>
          <w:tcPr>
            <w:tcW w:w="0" w:type="auto"/>
            <w:tcBorders>
              <w:top w:val="nil"/>
              <w:left w:val="nil"/>
              <w:bottom w:val="nil"/>
              <w:right w:val="nil"/>
            </w:tcBorders>
            <w:shd w:val="clear" w:color="auto" w:fill="auto"/>
            <w:noWrap/>
            <w:vAlign w:val="bottom"/>
            <w:hideMark/>
          </w:tcPr>
          <w:p w14:paraId="74078378" w14:textId="77777777" w:rsidR="008D137A" w:rsidRPr="00095768" w:rsidRDefault="008D137A" w:rsidP="00AF4F87">
            <w:pPr>
              <w:rPr>
                <w:ins w:id="1047" w:author="Arnaud" w:date="2021-08-19T00:33:00Z"/>
                <w:rFonts w:ascii="Calibri" w:eastAsia="Times New Roman" w:hAnsi="Calibri" w:cs="Calibri"/>
                <w:color w:val="000000"/>
                <w:sz w:val="18"/>
                <w:szCs w:val="18"/>
                <w:lang w:val="fr-FR" w:eastAsia="fr-FR"/>
              </w:rPr>
            </w:pPr>
            <w:proofErr w:type="spellStart"/>
            <w:ins w:id="1048" w:author="Arnaud" w:date="2021-08-19T00:33:00Z">
              <w:r w:rsidRPr="00095768">
                <w:rPr>
                  <w:rFonts w:ascii="Calibri" w:eastAsia="Times New Roman" w:hAnsi="Calibri" w:cs="Calibri"/>
                  <w:color w:val="000000"/>
                  <w:sz w:val="18"/>
                  <w:szCs w:val="18"/>
                  <w:lang w:val="fr-FR" w:eastAsia="fr-FR"/>
                </w:rPr>
                <w:t>Economic</w:t>
              </w:r>
              <w:proofErr w:type="spellEnd"/>
              <w:r w:rsidRPr="00095768">
                <w:rPr>
                  <w:rFonts w:ascii="Calibri" w:eastAsia="Times New Roman" w:hAnsi="Calibri" w:cs="Calibri"/>
                  <w:color w:val="000000"/>
                  <w:sz w:val="18"/>
                  <w:szCs w:val="18"/>
                  <w:lang w:val="fr-FR" w:eastAsia="fr-FR"/>
                </w:rPr>
                <w:t xml:space="preserve"> </w:t>
              </w:r>
              <w:proofErr w:type="spellStart"/>
              <w:r w:rsidRPr="00095768">
                <w:rPr>
                  <w:rFonts w:ascii="Calibri" w:eastAsia="Times New Roman" w:hAnsi="Calibri" w:cs="Calibri"/>
                  <w:color w:val="000000"/>
                  <w:sz w:val="18"/>
                  <w:szCs w:val="18"/>
                  <w:lang w:val="fr-FR" w:eastAsia="fr-FR"/>
                </w:rPr>
                <w:t>investment</w:t>
              </w:r>
              <w:proofErr w:type="spellEnd"/>
            </w:ins>
          </w:p>
        </w:tc>
        <w:tc>
          <w:tcPr>
            <w:tcW w:w="0" w:type="auto"/>
            <w:tcBorders>
              <w:top w:val="nil"/>
              <w:left w:val="nil"/>
              <w:bottom w:val="nil"/>
              <w:right w:val="nil"/>
            </w:tcBorders>
            <w:shd w:val="clear" w:color="auto" w:fill="auto"/>
            <w:noWrap/>
            <w:vAlign w:val="bottom"/>
            <w:hideMark/>
          </w:tcPr>
          <w:p w14:paraId="5F4B78DF" w14:textId="77777777" w:rsidR="008D137A" w:rsidRPr="00095768" w:rsidRDefault="008D137A" w:rsidP="00AF4F87">
            <w:pPr>
              <w:jc w:val="center"/>
              <w:rPr>
                <w:ins w:id="1049" w:author="Arnaud" w:date="2021-08-19T00:33:00Z"/>
                <w:rFonts w:ascii="Calibri" w:eastAsia="Times New Roman" w:hAnsi="Calibri" w:cs="Calibri"/>
                <w:color w:val="000000"/>
                <w:sz w:val="18"/>
                <w:szCs w:val="18"/>
                <w:lang w:val="fr-FR" w:eastAsia="fr-FR"/>
              </w:rPr>
            </w:pPr>
            <w:ins w:id="1050" w:author="Arnaud" w:date="2021-08-19T00:33:00Z">
              <w:r w:rsidRPr="00095768">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auto" w:fill="auto"/>
            <w:noWrap/>
            <w:vAlign w:val="bottom"/>
            <w:hideMark/>
          </w:tcPr>
          <w:p w14:paraId="6D68DA9A" w14:textId="77777777" w:rsidR="008D137A" w:rsidRPr="00095768" w:rsidRDefault="008D137A" w:rsidP="00AF4F87">
            <w:pPr>
              <w:jc w:val="center"/>
              <w:rPr>
                <w:ins w:id="1051" w:author="Arnaud" w:date="2021-08-19T00:33:00Z"/>
                <w:rFonts w:ascii="Calibri" w:eastAsia="Times New Roman" w:hAnsi="Calibri" w:cs="Calibri"/>
                <w:color w:val="000000"/>
                <w:sz w:val="18"/>
                <w:szCs w:val="18"/>
                <w:lang w:val="fr-FR" w:eastAsia="fr-FR"/>
              </w:rPr>
            </w:pPr>
            <w:ins w:id="1052" w:author="Arnaud" w:date="2021-08-19T00:33:00Z">
              <w:r>
                <w:rPr>
                  <w:rFonts w:ascii="Calibri" w:eastAsia="Times New Roman" w:hAnsi="Calibri" w:cs="Calibri"/>
                  <w:color w:val="000000"/>
                  <w:sz w:val="18"/>
                  <w:szCs w:val="18"/>
                  <w:lang w:val="fr-FR" w:eastAsia="fr-FR"/>
                </w:rPr>
                <w:t>24.4</w:t>
              </w:r>
              <w:r w:rsidRPr="00095768">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auto" w:fill="auto"/>
            <w:noWrap/>
            <w:vAlign w:val="bottom"/>
            <w:hideMark/>
          </w:tcPr>
          <w:p w14:paraId="6A972CBF" w14:textId="77777777" w:rsidR="008D137A" w:rsidRPr="00095768" w:rsidRDefault="008D137A" w:rsidP="00AF4F87">
            <w:pPr>
              <w:jc w:val="center"/>
              <w:rPr>
                <w:ins w:id="1053" w:author="Arnaud" w:date="2021-08-19T00:33:00Z"/>
                <w:rFonts w:ascii="Calibri" w:eastAsia="Times New Roman" w:hAnsi="Calibri" w:cs="Calibri"/>
                <w:color w:val="000000"/>
                <w:sz w:val="18"/>
                <w:szCs w:val="18"/>
                <w:lang w:val="fr-FR" w:eastAsia="fr-FR"/>
              </w:rPr>
            </w:pPr>
            <w:ins w:id="1054" w:author="Arnaud" w:date="2021-08-19T00:33:00Z">
              <w:r>
                <w:rPr>
                  <w:rFonts w:ascii="Calibri" w:eastAsia="Times New Roman" w:hAnsi="Calibri" w:cs="Calibri"/>
                  <w:color w:val="000000"/>
                  <w:sz w:val="18"/>
                  <w:szCs w:val="18"/>
                  <w:lang w:val="fr-FR" w:eastAsia="fr-FR"/>
                </w:rPr>
                <w:t>14.1</w:t>
              </w:r>
              <w:r w:rsidRPr="00095768">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auto" w:fill="auto"/>
            <w:noWrap/>
            <w:vAlign w:val="bottom"/>
            <w:hideMark/>
          </w:tcPr>
          <w:p w14:paraId="449C7D51" w14:textId="77777777" w:rsidR="008D137A" w:rsidRPr="00095768" w:rsidRDefault="008D137A" w:rsidP="00AF4F87">
            <w:pPr>
              <w:jc w:val="center"/>
              <w:rPr>
                <w:ins w:id="1055" w:author="Arnaud" w:date="2021-08-19T00:33:00Z"/>
                <w:rFonts w:ascii="Calibri" w:eastAsia="Times New Roman" w:hAnsi="Calibri" w:cs="Calibri"/>
                <w:color w:val="000000"/>
                <w:sz w:val="18"/>
                <w:szCs w:val="18"/>
                <w:lang w:val="fr-FR" w:eastAsia="fr-FR"/>
              </w:rPr>
            </w:pPr>
            <w:ins w:id="1056" w:author="Arnaud" w:date="2021-08-19T00:33:00Z">
              <w:r w:rsidRPr="00095768">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auto" w:fill="auto"/>
            <w:noWrap/>
            <w:vAlign w:val="bottom"/>
            <w:hideMark/>
          </w:tcPr>
          <w:p w14:paraId="428075C6" w14:textId="77777777" w:rsidR="008D137A" w:rsidRPr="00095768" w:rsidRDefault="008D137A" w:rsidP="00AF4F87">
            <w:pPr>
              <w:jc w:val="center"/>
              <w:rPr>
                <w:ins w:id="1057" w:author="Arnaud" w:date="2021-08-19T00:33:00Z"/>
                <w:rFonts w:ascii="Calibri" w:eastAsia="Times New Roman" w:hAnsi="Calibri" w:cs="Calibri"/>
                <w:color w:val="000000"/>
                <w:sz w:val="18"/>
                <w:szCs w:val="18"/>
                <w:lang w:val="fr-FR" w:eastAsia="fr-FR"/>
              </w:rPr>
            </w:pPr>
            <w:ins w:id="1058" w:author="Arnaud" w:date="2021-08-19T00:33:00Z">
              <w:r w:rsidRPr="00095768">
                <w:rPr>
                  <w:rFonts w:ascii="Calibri" w:eastAsia="Times New Roman" w:hAnsi="Calibri" w:cs="Calibri"/>
                  <w:color w:val="000000"/>
                  <w:sz w:val="18"/>
                  <w:szCs w:val="18"/>
                  <w:lang w:val="fr-FR" w:eastAsia="fr-FR"/>
                </w:rPr>
                <w:t> </w:t>
              </w:r>
              <w:r>
                <w:rPr>
                  <w:rFonts w:ascii="Calibri" w:eastAsia="Times New Roman" w:hAnsi="Calibri" w:cs="Calibri"/>
                  <w:color w:val="000000"/>
                  <w:sz w:val="18"/>
                  <w:szCs w:val="18"/>
                  <w:lang w:val="fr-FR" w:eastAsia="fr-FR"/>
                </w:rPr>
                <w:t>56.5</w:t>
              </w:r>
            </w:ins>
          </w:p>
        </w:tc>
        <w:tc>
          <w:tcPr>
            <w:tcW w:w="0" w:type="auto"/>
            <w:tcBorders>
              <w:top w:val="nil"/>
              <w:left w:val="nil"/>
              <w:bottom w:val="nil"/>
              <w:right w:val="nil"/>
            </w:tcBorders>
            <w:shd w:val="clear" w:color="auto" w:fill="auto"/>
            <w:noWrap/>
            <w:vAlign w:val="bottom"/>
            <w:hideMark/>
          </w:tcPr>
          <w:p w14:paraId="5533159B" w14:textId="77777777" w:rsidR="008D137A" w:rsidRPr="00095768" w:rsidRDefault="008D137A" w:rsidP="00AF4F87">
            <w:pPr>
              <w:jc w:val="center"/>
              <w:rPr>
                <w:ins w:id="1059" w:author="Arnaud" w:date="2021-08-19T00:33:00Z"/>
                <w:rFonts w:ascii="Calibri" w:eastAsia="Times New Roman" w:hAnsi="Calibri" w:cs="Calibri"/>
                <w:color w:val="000000"/>
                <w:sz w:val="18"/>
                <w:szCs w:val="18"/>
                <w:lang w:val="fr-FR" w:eastAsia="fr-FR"/>
              </w:rPr>
            </w:pPr>
            <w:ins w:id="1060" w:author="Arnaud" w:date="2021-08-19T00:33:00Z">
              <w:r>
                <w:rPr>
                  <w:rFonts w:ascii="Calibri" w:eastAsia="Times New Roman" w:hAnsi="Calibri" w:cs="Calibri"/>
                  <w:color w:val="000000"/>
                  <w:sz w:val="18"/>
                  <w:szCs w:val="18"/>
                  <w:lang w:val="fr-FR" w:eastAsia="fr-FR"/>
                </w:rPr>
                <w:t>30.4</w:t>
              </w:r>
              <w:r w:rsidRPr="00095768">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auto" w:fill="auto"/>
            <w:noWrap/>
            <w:vAlign w:val="bottom"/>
            <w:hideMark/>
          </w:tcPr>
          <w:p w14:paraId="23D0ABA2" w14:textId="77777777" w:rsidR="008D137A" w:rsidRPr="00095768" w:rsidRDefault="008D137A" w:rsidP="00AF4F87">
            <w:pPr>
              <w:jc w:val="center"/>
              <w:rPr>
                <w:ins w:id="1061" w:author="Arnaud" w:date="2021-08-19T00:33:00Z"/>
                <w:rFonts w:ascii="Calibri" w:eastAsia="Times New Roman" w:hAnsi="Calibri" w:cs="Calibri"/>
                <w:color w:val="000000"/>
                <w:sz w:val="18"/>
                <w:szCs w:val="18"/>
                <w:lang w:val="fr-FR" w:eastAsia="fr-FR"/>
              </w:rPr>
            </w:pPr>
            <w:ins w:id="1062" w:author="Arnaud" w:date="2021-08-19T00:33:00Z">
              <w:r w:rsidRPr="00095768">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auto" w:fill="auto"/>
            <w:noWrap/>
            <w:vAlign w:val="bottom"/>
            <w:hideMark/>
          </w:tcPr>
          <w:p w14:paraId="175534E7" w14:textId="77777777" w:rsidR="008D137A" w:rsidRPr="00095768" w:rsidRDefault="008D137A" w:rsidP="00AF4F87">
            <w:pPr>
              <w:jc w:val="center"/>
              <w:rPr>
                <w:ins w:id="1063" w:author="Arnaud" w:date="2021-08-19T00:33:00Z"/>
                <w:rFonts w:ascii="Calibri" w:eastAsia="Times New Roman" w:hAnsi="Calibri" w:cs="Calibri"/>
                <w:color w:val="000000"/>
                <w:sz w:val="18"/>
                <w:szCs w:val="18"/>
                <w:lang w:val="fr-FR" w:eastAsia="fr-FR"/>
              </w:rPr>
            </w:pPr>
            <w:ins w:id="1064" w:author="Arnaud" w:date="2021-08-19T00:33:00Z">
              <w:r w:rsidRPr="00095768">
                <w:rPr>
                  <w:rFonts w:ascii="Calibri" w:eastAsia="Times New Roman" w:hAnsi="Calibri" w:cs="Calibri"/>
                  <w:color w:val="000000"/>
                  <w:sz w:val="18"/>
                  <w:szCs w:val="18"/>
                  <w:lang w:val="fr-FR" w:eastAsia="fr-FR"/>
                </w:rPr>
                <w:t> </w:t>
              </w:r>
              <w:r>
                <w:rPr>
                  <w:rFonts w:ascii="Calibri" w:eastAsia="Times New Roman" w:hAnsi="Calibri" w:cs="Calibri"/>
                  <w:color w:val="000000"/>
                  <w:sz w:val="18"/>
                  <w:szCs w:val="18"/>
                  <w:lang w:val="fr-FR" w:eastAsia="fr-FR"/>
                </w:rPr>
                <w:t>28.5</w:t>
              </w:r>
            </w:ins>
          </w:p>
        </w:tc>
        <w:tc>
          <w:tcPr>
            <w:tcW w:w="0" w:type="auto"/>
            <w:tcBorders>
              <w:top w:val="nil"/>
              <w:left w:val="nil"/>
              <w:bottom w:val="nil"/>
              <w:right w:val="nil"/>
            </w:tcBorders>
            <w:shd w:val="clear" w:color="auto" w:fill="auto"/>
            <w:noWrap/>
            <w:vAlign w:val="bottom"/>
            <w:hideMark/>
          </w:tcPr>
          <w:p w14:paraId="3ADB4D99" w14:textId="77777777" w:rsidR="008D137A" w:rsidRPr="00095768" w:rsidRDefault="008D137A" w:rsidP="00AF4F87">
            <w:pPr>
              <w:jc w:val="center"/>
              <w:rPr>
                <w:ins w:id="1065" w:author="Arnaud" w:date="2021-08-19T00:33:00Z"/>
                <w:rFonts w:ascii="Calibri" w:eastAsia="Times New Roman" w:hAnsi="Calibri" w:cs="Calibri"/>
                <w:color w:val="000000"/>
                <w:sz w:val="18"/>
                <w:szCs w:val="18"/>
                <w:lang w:val="fr-FR" w:eastAsia="fr-FR"/>
              </w:rPr>
            </w:pPr>
            <w:ins w:id="1066" w:author="Arnaud" w:date="2021-08-19T00:33:00Z">
              <w:r>
                <w:rPr>
                  <w:rFonts w:ascii="Calibri" w:eastAsia="Times New Roman" w:hAnsi="Calibri" w:cs="Calibri"/>
                  <w:color w:val="000000"/>
                  <w:sz w:val="18"/>
                  <w:szCs w:val="18"/>
                  <w:lang w:val="fr-FR" w:eastAsia="fr-FR"/>
                </w:rPr>
                <w:t>70.5</w:t>
              </w:r>
              <w:r w:rsidRPr="00095768">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auto" w:fill="auto"/>
            <w:noWrap/>
            <w:vAlign w:val="bottom"/>
            <w:hideMark/>
          </w:tcPr>
          <w:p w14:paraId="0A3CAB98" w14:textId="77777777" w:rsidR="008D137A" w:rsidRPr="00095768" w:rsidRDefault="008D137A" w:rsidP="00AF4F87">
            <w:pPr>
              <w:jc w:val="center"/>
              <w:rPr>
                <w:ins w:id="1067" w:author="Arnaud" w:date="2021-08-19T00:33:00Z"/>
                <w:rFonts w:ascii="Calibri" w:eastAsia="Times New Roman" w:hAnsi="Calibri" w:cs="Calibri"/>
                <w:color w:val="000000"/>
                <w:sz w:val="18"/>
                <w:szCs w:val="18"/>
                <w:lang w:val="fr-FR" w:eastAsia="fr-FR"/>
              </w:rPr>
            </w:pPr>
            <w:ins w:id="1068" w:author="Arnaud" w:date="2021-08-19T00:33:00Z">
              <w:r w:rsidRPr="00095768">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auto" w:fill="auto"/>
            <w:noWrap/>
            <w:vAlign w:val="bottom"/>
            <w:hideMark/>
          </w:tcPr>
          <w:p w14:paraId="548FA4DC" w14:textId="77777777" w:rsidR="008D137A" w:rsidRPr="00095768" w:rsidRDefault="008D137A" w:rsidP="00AF4F87">
            <w:pPr>
              <w:jc w:val="center"/>
              <w:rPr>
                <w:ins w:id="1069" w:author="Arnaud" w:date="2021-08-19T00:33:00Z"/>
                <w:rFonts w:ascii="Calibri" w:eastAsia="Times New Roman" w:hAnsi="Calibri" w:cs="Calibri"/>
                <w:color w:val="000000"/>
                <w:sz w:val="18"/>
                <w:szCs w:val="18"/>
                <w:lang w:val="fr-FR" w:eastAsia="fr-FR"/>
              </w:rPr>
            </w:pPr>
            <w:ins w:id="1070" w:author="Arnaud" w:date="2021-08-19T00:33:00Z">
              <w:r>
                <w:rPr>
                  <w:rFonts w:ascii="Calibri" w:eastAsia="Times New Roman" w:hAnsi="Calibri" w:cs="Calibri"/>
                  <w:color w:val="000000"/>
                  <w:sz w:val="18"/>
                  <w:szCs w:val="18"/>
                  <w:lang w:val="fr-FR" w:eastAsia="fr-FR"/>
                </w:rPr>
                <w:t>32.7</w:t>
              </w:r>
              <w:r w:rsidRPr="00095768">
                <w:rPr>
                  <w:rFonts w:ascii="Calibri" w:eastAsia="Times New Roman" w:hAnsi="Calibri" w:cs="Calibri"/>
                  <w:color w:val="000000"/>
                  <w:sz w:val="18"/>
                  <w:szCs w:val="18"/>
                  <w:lang w:val="fr-FR" w:eastAsia="fr-FR"/>
                </w:rPr>
                <w:t> </w:t>
              </w:r>
            </w:ins>
          </w:p>
        </w:tc>
        <w:tc>
          <w:tcPr>
            <w:tcW w:w="0" w:type="auto"/>
            <w:tcBorders>
              <w:top w:val="nil"/>
              <w:left w:val="nil"/>
              <w:bottom w:val="nil"/>
              <w:right w:val="nil"/>
            </w:tcBorders>
            <w:shd w:val="clear" w:color="auto" w:fill="auto"/>
            <w:noWrap/>
            <w:vAlign w:val="bottom"/>
            <w:hideMark/>
          </w:tcPr>
          <w:p w14:paraId="25B46011" w14:textId="77777777" w:rsidR="008D137A" w:rsidRPr="00095768" w:rsidRDefault="008D137A" w:rsidP="00AF4F87">
            <w:pPr>
              <w:jc w:val="center"/>
              <w:rPr>
                <w:ins w:id="1071" w:author="Arnaud" w:date="2021-08-19T00:33:00Z"/>
                <w:rFonts w:ascii="Calibri" w:eastAsia="Times New Roman" w:hAnsi="Calibri" w:cs="Calibri"/>
                <w:color w:val="000000"/>
                <w:sz w:val="18"/>
                <w:szCs w:val="18"/>
                <w:lang w:val="fr-FR" w:eastAsia="fr-FR"/>
              </w:rPr>
            </w:pPr>
            <w:ins w:id="1072" w:author="Arnaud" w:date="2021-08-19T00:33:00Z">
              <w:r>
                <w:rPr>
                  <w:rFonts w:ascii="Calibri" w:eastAsia="Times New Roman" w:hAnsi="Calibri" w:cs="Calibri"/>
                  <w:color w:val="000000"/>
                  <w:sz w:val="18"/>
                  <w:szCs w:val="18"/>
                  <w:lang w:val="fr-FR" w:eastAsia="fr-FR"/>
                </w:rPr>
                <w:t>26.4</w:t>
              </w:r>
              <w:r w:rsidRPr="00095768">
                <w:rPr>
                  <w:rFonts w:ascii="Calibri" w:eastAsia="Times New Roman" w:hAnsi="Calibri" w:cs="Calibri"/>
                  <w:color w:val="000000"/>
                  <w:sz w:val="18"/>
                  <w:szCs w:val="18"/>
                  <w:lang w:val="fr-FR" w:eastAsia="fr-FR"/>
                </w:rPr>
                <w:t> </w:t>
              </w:r>
            </w:ins>
          </w:p>
        </w:tc>
      </w:tr>
      <w:tr w:rsidR="008D137A" w:rsidRPr="00095768" w14:paraId="592063C5" w14:textId="77777777" w:rsidTr="00AF4F87">
        <w:trPr>
          <w:trHeight w:val="288"/>
          <w:ins w:id="1073" w:author="Arnaud" w:date="2021-08-19T00:33:00Z"/>
        </w:trPr>
        <w:tc>
          <w:tcPr>
            <w:tcW w:w="0" w:type="auto"/>
            <w:tcBorders>
              <w:top w:val="nil"/>
              <w:left w:val="nil"/>
              <w:bottom w:val="nil"/>
              <w:right w:val="nil"/>
            </w:tcBorders>
            <w:shd w:val="clear" w:color="auto" w:fill="auto"/>
            <w:noWrap/>
            <w:vAlign w:val="bottom"/>
            <w:hideMark/>
          </w:tcPr>
          <w:p w14:paraId="1E2EFA4B" w14:textId="77777777" w:rsidR="008D137A" w:rsidRPr="00A0544A" w:rsidRDefault="008D137A" w:rsidP="00AF4F87">
            <w:pPr>
              <w:ind w:firstLineChars="100" w:firstLine="160"/>
              <w:rPr>
                <w:ins w:id="1074" w:author="Arnaud" w:date="2021-08-19T00:33:00Z"/>
                <w:rFonts w:ascii="Calibri" w:eastAsia="Times New Roman" w:hAnsi="Calibri" w:cs="Calibri"/>
                <w:i/>
                <w:iCs/>
                <w:color w:val="000000"/>
                <w:sz w:val="16"/>
                <w:szCs w:val="16"/>
                <w:lang w:val="fr-FR" w:eastAsia="fr-FR"/>
              </w:rPr>
            </w:pPr>
            <w:ins w:id="1075" w:author="Arnaud" w:date="2021-08-19T00:33:00Z">
              <w:r w:rsidRPr="00A0544A">
                <w:rPr>
                  <w:rFonts w:ascii="Calibri" w:eastAsia="Times New Roman" w:hAnsi="Calibri" w:cs="Calibri"/>
                  <w:i/>
                  <w:iCs/>
                  <w:color w:val="000000"/>
                  <w:sz w:val="16"/>
                  <w:szCs w:val="16"/>
                  <w:lang w:val="fr-FR" w:eastAsia="fr-FR"/>
                </w:rPr>
                <w:t>Agriculture</w:t>
              </w:r>
            </w:ins>
          </w:p>
        </w:tc>
        <w:tc>
          <w:tcPr>
            <w:tcW w:w="0" w:type="auto"/>
            <w:tcBorders>
              <w:top w:val="nil"/>
              <w:left w:val="nil"/>
              <w:bottom w:val="nil"/>
              <w:right w:val="nil"/>
            </w:tcBorders>
            <w:shd w:val="clear" w:color="auto" w:fill="auto"/>
            <w:noWrap/>
            <w:vAlign w:val="bottom"/>
            <w:hideMark/>
          </w:tcPr>
          <w:p w14:paraId="0B44C101" w14:textId="77777777" w:rsidR="008D137A" w:rsidRPr="00A0544A" w:rsidRDefault="008D137A" w:rsidP="00AF4F87">
            <w:pPr>
              <w:jc w:val="center"/>
              <w:rPr>
                <w:ins w:id="1076" w:author="Arnaud" w:date="2021-08-19T00:33:00Z"/>
                <w:rFonts w:ascii="Calibri" w:eastAsia="Times New Roman" w:hAnsi="Calibri" w:cs="Calibri"/>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67ACE7DA" w14:textId="77777777" w:rsidR="008D137A" w:rsidRPr="00A0544A" w:rsidRDefault="008D137A" w:rsidP="00AF4F87">
            <w:pPr>
              <w:jc w:val="center"/>
              <w:rPr>
                <w:ins w:id="1077" w:author="Arnaud" w:date="2021-08-19T00:33:00Z"/>
                <w:rFonts w:ascii="Calibri" w:eastAsia="Times New Roman" w:hAnsi="Calibri" w:cs="Calibri"/>
                <w:i/>
                <w:iCs/>
                <w:color w:val="000000"/>
                <w:sz w:val="16"/>
                <w:szCs w:val="16"/>
                <w:lang w:val="fr-FR" w:eastAsia="fr-FR"/>
              </w:rPr>
            </w:pPr>
            <w:ins w:id="1078" w:author="Arnaud" w:date="2021-08-19T00:33:00Z">
              <w:r w:rsidRPr="00A0544A">
                <w:rPr>
                  <w:rFonts w:ascii="Calibri" w:eastAsia="Times New Roman" w:hAnsi="Calibri" w:cs="Calibri"/>
                  <w:i/>
                  <w:iCs/>
                  <w:color w:val="000000"/>
                  <w:sz w:val="16"/>
                  <w:szCs w:val="16"/>
                  <w:lang w:val="fr-FR" w:eastAsia="fr-FR"/>
                </w:rPr>
                <w:t>19.4</w:t>
              </w:r>
            </w:ins>
          </w:p>
        </w:tc>
        <w:tc>
          <w:tcPr>
            <w:tcW w:w="0" w:type="auto"/>
            <w:tcBorders>
              <w:top w:val="nil"/>
              <w:left w:val="nil"/>
              <w:bottom w:val="nil"/>
              <w:right w:val="nil"/>
            </w:tcBorders>
            <w:shd w:val="clear" w:color="auto" w:fill="auto"/>
            <w:noWrap/>
            <w:vAlign w:val="bottom"/>
            <w:hideMark/>
          </w:tcPr>
          <w:p w14:paraId="6F4781A4" w14:textId="77777777" w:rsidR="008D137A" w:rsidRPr="00A0544A" w:rsidRDefault="008D137A" w:rsidP="00AF4F87">
            <w:pPr>
              <w:jc w:val="center"/>
              <w:rPr>
                <w:ins w:id="1079" w:author="Arnaud" w:date="2021-08-19T00:33:00Z"/>
                <w:rFonts w:ascii="Calibri" w:eastAsia="Times New Roman" w:hAnsi="Calibri" w:cs="Calibri"/>
                <w:i/>
                <w:iCs/>
                <w:color w:val="000000"/>
                <w:sz w:val="16"/>
                <w:szCs w:val="16"/>
                <w:lang w:val="fr-FR" w:eastAsia="fr-FR"/>
              </w:rPr>
            </w:pPr>
            <w:ins w:id="1080" w:author="Arnaud" w:date="2021-08-19T00:33:00Z">
              <w:r w:rsidRPr="00A0544A">
                <w:rPr>
                  <w:rFonts w:ascii="Calibri" w:eastAsia="Times New Roman" w:hAnsi="Calibri" w:cs="Calibri"/>
                  <w:i/>
                  <w:iCs/>
                  <w:color w:val="000000"/>
                  <w:sz w:val="16"/>
                  <w:szCs w:val="16"/>
                  <w:lang w:val="fr-FR" w:eastAsia="fr-FR"/>
                </w:rPr>
                <w:t>8.9</w:t>
              </w:r>
            </w:ins>
          </w:p>
        </w:tc>
        <w:tc>
          <w:tcPr>
            <w:tcW w:w="0" w:type="auto"/>
            <w:tcBorders>
              <w:top w:val="nil"/>
              <w:left w:val="nil"/>
              <w:bottom w:val="nil"/>
              <w:right w:val="nil"/>
            </w:tcBorders>
            <w:shd w:val="clear" w:color="auto" w:fill="auto"/>
            <w:noWrap/>
            <w:vAlign w:val="bottom"/>
            <w:hideMark/>
          </w:tcPr>
          <w:p w14:paraId="25455C8D" w14:textId="77777777" w:rsidR="008D137A" w:rsidRPr="00A0544A" w:rsidRDefault="008D137A" w:rsidP="00AF4F87">
            <w:pPr>
              <w:jc w:val="center"/>
              <w:rPr>
                <w:ins w:id="1081"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70FC5D51" w14:textId="77777777" w:rsidR="008D137A" w:rsidRPr="00A0544A" w:rsidRDefault="008D137A" w:rsidP="00AF4F87">
            <w:pPr>
              <w:jc w:val="center"/>
              <w:rPr>
                <w:ins w:id="1082" w:author="Arnaud" w:date="2021-08-19T00:33:00Z"/>
                <w:rFonts w:ascii="Calibri" w:eastAsia="Times New Roman" w:hAnsi="Calibri" w:cs="Calibri"/>
                <w:i/>
                <w:iCs/>
                <w:color w:val="000000"/>
                <w:sz w:val="16"/>
                <w:szCs w:val="16"/>
                <w:lang w:val="fr-FR" w:eastAsia="fr-FR"/>
              </w:rPr>
            </w:pPr>
            <w:ins w:id="1083" w:author="Arnaud" w:date="2021-08-19T00:33:00Z">
              <w:r w:rsidRPr="00A0544A">
                <w:rPr>
                  <w:rFonts w:ascii="Calibri" w:eastAsia="Times New Roman" w:hAnsi="Calibri" w:cs="Calibri"/>
                  <w:i/>
                  <w:iCs/>
                  <w:color w:val="000000"/>
                  <w:sz w:val="16"/>
                  <w:szCs w:val="16"/>
                  <w:lang w:val="fr-FR" w:eastAsia="fr-FR"/>
                </w:rPr>
                <w:t>47.9</w:t>
              </w:r>
            </w:ins>
          </w:p>
        </w:tc>
        <w:tc>
          <w:tcPr>
            <w:tcW w:w="0" w:type="auto"/>
            <w:tcBorders>
              <w:top w:val="nil"/>
              <w:left w:val="nil"/>
              <w:bottom w:val="nil"/>
              <w:right w:val="nil"/>
            </w:tcBorders>
            <w:shd w:val="clear" w:color="auto" w:fill="auto"/>
            <w:noWrap/>
            <w:vAlign w:val="bottom"/>
            <w:hideMark/>
          </w:tcPr>
          <w:p w14:paraId="1C94F34D" w14:textId="77777777" w:rsidR="008D137A" w:rsidRPr="00A0544A" w:rsidRDefault="008D137A" w:rsidP="00AF4F87">
            <w:pPr>
              <w:jc w:val="center"/>
              <w:rPr>
                <w:ins w:id="1084" w:author="Arnaud" w:date="2021-08-19T00:33:00Z"/>
                <w:rFonts w:ascii="Calibri" w:eastAsia="Times New Roman" w:hAnsi="Calibri" w:cs="Calibri"/>
                <w:i/>
                <w:iCs/>
                <w:color w:val="000000"/>
                <w:sz w:val="16"/>
                <w:szCs w:val="16"/>
                <w:lang w:val="fr-FR" w:eastAsia="fr-FR"/>
              </w:rPr>
            </w:pPr>
            <w:ins w:id="1085" w:author="Arnaud" w:date="2021-08-19T00:33:00Z">
              <w:r w:rsidRPr="00A0544A">
                <w:rPr>
                  <w:rFonts w:ascii="Calibri" w:eastAsia="Times New Roman" w:hAnsi="Calibri" w:cs="Calibri"/>
                  <w:i/>
                  <w:iCs/>
                  <w:color w:val="000000"/>
                  <w:sz w:val="16"/>
                  <w:szCs w:val="16"/>
                  <w:lang w:val="fr-FR" w:eastAsia="fr-FR"/>
                </w:rPr>
                <w:t>18.5</w:t>
              </w:r>
            </w:ins>
          </w:p>
        </w:tc>
        <w:tc>
          <w:tcPr>
            <w:tcW w:w="0" w:type="auto"/>
            <w:tcBorders>
              <w:top w:val="nil"/>
              <w:left w:val="nil"/>
              <w:bottom w:val="nil"/>
              <w:right w:val="nil"/>
            </w:tcBorders>
            <w:shd w:val="clear" w:color="auto" w:fill="auto"/>
            <w:noWrap/>
            <w:vAlign w:val="bottom"/>
            <w:hideMark/>
          </w:tcPr>
          <w:p w14:paraId="194682A7" w14:textId="77777777" w:rsidR="008D137A" w:rsidRPr="00A0544A" w:rsidRDefault="008D137A" w:rsidP="00AF4F87">
            <w:pPr>
              <w:jc w:val="center"/>
              <w:rPr>
                <w:ins w:id="1086"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410F048E" w14:textId="77777777" w:rsidR="008D137A" w:rsidRPr="00A0544A" w:rsidRDefault="008D137A" w:rsidP="00AF4F87">
            <w:pPr>
              <w:jc w:val="center"/>
              <w:rPr>
                <w:ins w:id="1087" w:author="Arnaud" w:date="2021-08-19T00:33:00Z"/>
                <w:rFonts w:ascii="Calibri" w:eastAsia="Times New Roman" w:hAnsi="Calibri" w:cs="Calibri"/>
                <w:i/>
                <w:iCs/>
                <w:color w:val="000000"/>
                <w:sz w:val="16"/>
                <w:szCs w:val="16"/>
                <w:lang w:val="fr-FR" w:eastAsia="fr-FR"/>
              </w:rPr>
            </w:pPr>
            <w:ins w:id="1088" w:author="Arnaud" w:date="2021-08-19T00:33:00Z">
              <w:r w:rsidRPr="00A0544A">
                <w:rPr>
                  <w:rFonts w:ascii="Calibri" w:eastAsia="Times New Roman" w:hAnsi="Calibri" w:cs="Calibri"/>
                  <w:i/>
                  <w:iCs/>
                  <w:color w:val="000000"/>
                  <w:sz w:val="16"/>
                  <w:szCs w:val="16"/>
                  <w:lang w:val="fr-FR" w:eastAsia="fr-FR"/>
                </w:rPr>
                <w:t>25.3</w:t>
              </w:r>
            </w:ins>
          </w:p>
        </w:tc>
        <w:tc>
          <w:tcPr>
            <w:tcW w:w="0" w:type="auto"/>
            <w:tcBorders>
              <w:top w:val="nil"/>
              <w:left w:val="nil"/>
              <w:bottom w:val="nil"/>
              <w:right w:val="nil"/>
            </w:tcBorders>
            <w:shd w:val="clear" w:color="auto" w:fill="auto"/>
            <w:noWrap/>
            <w:vAlign w:val="bottom"/>
            <w:hideMark/>
          </w:tcPr>
          <w:p w14:paraId="782E84CA" w14:textId="77777777" w:rsidR="008D137A" w:rsidRPr="00A0544A" w:rsidRDefault="008D137A" w:rsidP="00AF4F87">
            <w:pPr>
              <w:jc w:val="center"/>
              <w:rPr>
                <w:ins w:id="1089" w:author="Arnaud" w:date="2021-08-19T00:33:00Z"/>
                <w:rFonts w:ascii="Calibri" w:eastAsia="Times New Roman" w:hAnsi="Calibri" w:cs="Calibri"/>
                <w:i/>
                <w:iCs/>
                <w:color w:val="000000"/>
                <w:sz w:val="16"/>
                <w:szCs w:val="16"/>
                <w:lang w:val="fr-FR" w:eastAsia="fr-FR"/>
              </w:rPr>
            </w:pPr>
            <w:ins w:id="1090" w:author="Arnaud" w:date="2021-08-19T00:33:00Z">
              <w:r w:rsidRPr="00A0544A">
                <w:rPr>
                  <w:rFonts w:ascii="Calibri" w:eastAsia="Times New Roman" w:hAnsi="Calibri" w:cs="Calibri"/>
                  <w:i/>
                  <w:iCs/>
                  <w:color w:val="000000"/>
                  <w:sz w:val="16"/>
                  <w:szCs w:val="16"/>
                  <w:lang w:val="fr-FR" w:eastAsia="fr-FR"/>
                </w:rPr>
                <w:t>62.7</w:t>
              </w:r>
            </w:ins>
          </w:p>
        </w:tc>
        <w:tc>
          <w:tcPr>
            <w:tcW w:w="0" w:type="auto"/>
            <w:tcBorders>
              <w:top w:val="nil"/>
              <w:left w:val="nil"/>
              <w:bottom w:val="nil"/>
              <w:right w:val="nil"/>
            </w:tcBorders>
            <w:shd w:val="clear" w:color="auto" w:fill="auto"/>
            <w:noWrap/>
            <w:vAlign w:val="bottom"/>
            <w:hideMark/>
          </w:tcPr>
          <w:p w14:paraId="2BA924FB" w14:textId="77777777" w:rsidR="008D137A" w:rsidRPr="00A0544A" w:rsidRDefault="008D137A" w:rsidP="00AF4F87">
            <w:pPr>
              <w:jc w:val="center"/>
              <w:rPr>
                <w:ins w:id="1091"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12FC84BB" w14:textId="77777777" w:rsidR="008D137A" w:rsidRPr="00A0544A" w:rsidRDefault="008D137A" w:rsidP="00AF4F87">
            <w:pPr>
              <w:jc w:val="center"/>
              <w:rPr>
                <w:ins w:id="1092" w:author="Arnaud" w:date="2021-08-19T00:33:00Z"/>
                <w:rFonts w:ascii="Calibri" w:eastAsia="Times New Roman" w:hAnsi="Calibri" w:cs="Calibri"/>
                <w:i/>
                <w:iCs/>
                <w:color w:val="000000"/>
                <w:sz w:val="16"/>
                <w:szCs w:val="16"/>
                <w:lang w:val="fr-FR" w:eastAsia="fr-FR"/>
              </w:rPr>
            </w:pPr>
            <w:ins w:id="1093" w:author="Arnaud" w:date="2021-08-19T00:33:00Z">
              <w:r w:rsidRPr="00A0544A">
                <w:rPr>
                  <w:rFonts w:ascii="Calibri" w:eastAsia="Times New Roman" w:hAnsi="Calibri" w:cs="Calibri"/>
                  <w:i/>
                  <w:iCs/>
                  <w:color w:val="000000"/>
                  <w:sz w:val="16"/>
                  <w:szCs w:val="16"/>
                  <w:lang w:val="fr-FR" w:eastAsia="fr-FR"/>
                </w:rPr>
                <w:t>23.1</w:t>
              </w:r>
            </w:ins>
          </w:p>
        </w:tc>
        <w:tc>
          <w:tcPr>
            <w:tcW w:w="0" w:type="auto"/>
            <w:tcBorders>
              <w:top w:val="nil"/>
              <w:left w:val="nil"/>
              <w:bottom w:val="nil"/>
              <w:right w:val="nil"/>
            </w:tcBorders>
            <w:shd w:val="clear" w:color="auto" w:fill="auto"/>
            <w:noWrap/>
            <w:vAlign w:val="bottom"/>
            <w:hideMark/>
          </w:tcPr>
          <w:p w14:paraId="7C7CC1B6" w14:textId="77777777" w:rsidR="008D137A" w:rsidRPr="00A0544A" w:rsidRDefault="008D137A" w:rsidP="00AF4F87">
            <w:pPr>
              <w:jc w:val="center"/>
              <w:rPr>
                <w:ins w:id="1094" w:author="Arnaud" w:date="2021-08-19T00:33:00Z"/>
                <w:rFonts w:ascii="Calibri" w:eastAsia="Times New Roman" w:hAnsi="Calibri" w:cs="Calibri"/>
                <w:i/>
                <w:iCs/>
                <w:color w:val="000000"/>
                <w:sz w:val="16"/>
                <w:szCs w:val="16"/>
                <w:lang w:val="fr-FR" w:eastAsia="fr-FR"/>
              </w:rPr>
            </w:pPr>
            <w:ins w:id="1095" w:author="Arnaud" w:date="2021-08-19T00:33:00Z">
              <w:r w:rsidRPr="00A0544A">
                <w:rPr>
                  <w:rFonts w:ascii="Calibri" w:eastAsia="Times New Roman" w:hAnsi="Calibri" w:cs="Calibri"/>
                  <w:i/>
                  <w:iCs/>
                  <w:color w:val="000000"/>
                  <w:sz w:val="16"/>
                  <w:szCs w:val="16"/>
                  <w:lang w:val="fr-FR" w:eastAsia="fr-FR"/>
                </w:rPr>
                <w:t>14.9</w:t>
              </w:r>
            </w:ins>
          </w:p>
        </w:tc>
      </w:tr>
      <w:tr w:rsidR="008D137A" w:rsidRPr="00095768" w14:paraId="143D8BBB" w14:textId="77777777" w:rsidTr="00AF4F87">
        <w:trPr>
          <w:trHeight w:val="288"/>
          <w:ins w:id="1096" w:author="Arnaud" w:date="2021-08-19T00:33:00Z"/>
        </w:trPr>
        <w:tc>
          <w:tcPr>
            <w:tcW w:w="0" w:type="auto"/>
            <w:tcBorders>
              <w:top w:val="nil"/>
              <w:left w:val="nil"/>
              <w:bottom w:val="nil"/>
              <w:right w:val="nil"/>
            </w:tcBorders>
            <w:shd w:val="clear" w:color="auto" w:fill="auto"/>
            <w:noWrap/>
            <w:vAlign w:val="bottom"/>
            <w:hideMark/>
          </w:tcPr>
          <w:p w14:paraId="4AA051C2" w14:textId="77777777" w:rsidR="008D137A" w:rsidRPr="00A0544A" w:rsidRDefault="008D137A" w:rsidP="00AF4F87">
            <w:pPr>
              <w:ind w:firstLineChars="100" w:firstLine="160"/>
              <w:rPr>
                <w:ins w:id="1097" w:author="Arnaud" w:date="2021-08-19T00:33:00Z"/>
                <w:rFonts w:ascii="Calibri" w:eastAsia="Times New Roman" w:hAnsi="Calibri" w:cs="Calibri"/>
                <w:i/>
                <w:iCs/>
                <w:color w:val="000000"/>
                <w:sz w:val="16"/>
                <w:szCs w:val="16"/>
                <w:lang w:val="fr-FR" w:eastAsia="fr-FR"/>
              </w:rPr>
            </w:pPr>
            <w:ins w:id="1098" w:author="Arnaud" w:date="2021-08-19T00:33:00Z">
              <w:r w:rsidRPr="00A0544A">
                <w:rPr>
                  <w:rFonts w:ascii="Calibri" w:eastAsia="Times New Roman" w:hAnsi="Calibri" w:cs="Calibri"/>
                  <w:i/>
                  <w:iCs/>
                  <w:color w:val="000000"/>
                  <w:sz w:val="16"/>
                  <w:szCs w:val="16"/>
                  <w:lang w:val="fr-FR" w:eastAsia="fr-FR"/>
                </w:rPr>
                <w:t>Investment</w:t>
              </w:r>
            </w:ins>
          </w:p>
        </w:tc>
        <w:tc>
          <w:tcPr>
            <w:tcW w:w="0" w:type="auto"/>
            <w:tcBorders>
              <w:top w:val="nil"/>
              <w:left w:val="nil"/>
              <w:bottom w:val="nil"/>
              <w:right w:val="nil"/>
            </w:tcBorders>
            <w:shd w:val="clear" w:color="auto" w:fill="auto"/>
            <w:noWrap/>
            <w:vAlign w:val="bottom"/>
            <w:hideMark/>
          </w:tcPr>
          <w:p w14:paraId="036D6D7A" w14:textId="77777777" w:rsidR="008D137A" w:rsidRPr="00A0544A" w:rsidRDefault="008D137A" w:rsidP="00AF4F87">
            <w:pPr>
              <w:jc w:val="center"/>
              <w:rPr>
                <w:ins w:id="1099" w:author="Arnaud" w:date="2021-08-19T00:33:00Z"/>
                <w:rFonts w:ascii="Calibri" w:eastAsia="Times New Roman" w:hAnsi="Calibri" w:cs="Calibri"/>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180D8750" w14:textId="77777777" w:rsidR="008D137A" w:rsidRPr="00A0544A" w:rsidRDefault="008D137A" w:rsidP="00AF4F87">
            <w:pPr>
              <w:jc w:val="center"/>
              <w:rPr>
                <w:ins w:id="1100" w:author="Arnaud" w:date="2021-08-19T00:33:00Z"/>
                <w:rFonts w:ascii="Calibri" w:eastAsia="Times New Roman" w:hAnsi="Calibri" w:cs="Calibri"/>
                <w:i/>
                <w:iCs/>
                <w:color w:val="000000"/>
                <w:sz w:val="16"/>
                <w:szCs w:val="16"/>
                <w:lang w:val="fr-FR" w:eastAsia="fr-FR"/>
              </w:rPr>
            </w:pPr>
            <w:ins w:id="1101" w:author="Arnaud" w:date="2021-08-19T00:33:00Z">
              <w:r w:rsidRPr="00A0544A">
                <w:rPr>
                  <w:rFonts w:ascii="Calibri" w:eastAsia="Times New Roman" w:hAnsi="Calibri" w:cs="Calibri"/>
                  <w:i/>
                  <w:iCs/>
                  <w:color w:val="000000"/>
                  <w:sz w:val="16"/>
                  <w:szCs w:val="16"/>
                  <w:lang w:val="fr-FR" w:eastAsia="fr-FR"/>
                </w:rPr>
                <w:t>5.0</w:t>
              </w:r>
            </w:ins>
          </w:p>
        </w:tc>
        <w:tc>
          <w:tcPr>
            <w:tcW w:w="0" w:type="auto"/>
            <w:tcBorders>
              <w:top w:val="nil"/>
              <w:left w:val="nil"/>
              <w:bottom w:val="nil"/>
              <w:right w:val="nil"/>
            </w:tcBorders>
            <w:shd w:val="clear" w:color="auto" w:fill="auto"/>
            <w:noWrap/>
            <w:vAlign w:val="bottom"/>
            <w:hideMark/>
          </w:tcPr>
          <w:p w14:paraId="5A0CBF0F" w14:textId="77777777" w:rsidR="008D137A" w:rsidRPr="00A0544A" w:rsidRDefault="008D137A" w:rsidP="00AF4F87">
            <w:pPr>
              <w:jc w:val="center"/>
              <w:rPr>
                <w:ins w:id="1102" w:author="Arnaud" w:date="2021-08-19T00:33:00Z"/>
                <w:rFonts w:ascii="Calibri" w:eastAsia="Times New Roman" w:hAnsi="Calibri" w:cs="Calibri"/>
                <w:i/>
                <w:iCs/>
                <w:color w:val="000000"/>
                <w:sz w:val="16"/>
                <w:szCs w:val="16"/>
                <w:lang w:val="fr-FR" w:eastAsia="fr-FR"/>
              </w:rPr>
            </w:pPr>
            <w:ins w:id="1103" w:author="Arnaud" w:date="2021-08-19T00:33:00Z">
              <w:r w:rsidRPr="00A0544A">
                <w:rPr>
                  <w:rFonts w:ascii="Calibri" w:eastAsia="Times New Roman" w:hAnsi="Calibri" w:cs="Calibri"/>
                  <w:i/>
                  <w:iCs/>
                  <w:color w:val="000000"/>
                  <w:sz w:val="16"/>
                  <w:szCs w:val="16"/>
                  <w:lang w:val="fr-FR" w:eastAsia="fr-FR"/>
                </w:rPr>
                <w:t>5.2</w:t>
              </w:r>
            </w:ins>
          </w:p>
        </w:tc>
        <w:tc>
          <w:tcPr>
            <w:tcW w:w="0" w:type="auto"/>
            <w:tcBorders>
              <w:top w:val="nil"/>
              <w:left w:val="nil"/>
              <w:bottom w:val="nil"/>
              <w:right w:val="nil"/>
            </w:tcBorders>
            <w:shd w:val="clear" w:color="auto" w:fill="auto"/>
            <w:noWrap/>
            <w:vAlign w:val="bottom"/>
            <w:hideMark/>
          </w:tcPr>
          <w:p w14:paraId="360A88BA" w14:textId="77777777" w:rsidR="008D137A" w:rsidRPr="00A0544A" w:rsidRDefault="008D137A" w:rsidP="00AF4F87">
            <w:pPr>
              <w:jc w:val="center"/>
              <w:rPr>
                <w:ins w:id="1104"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4D2C1F16" w14:textId="77777777" w:rsidR="008D137A" w:rsidRPr="00A0544A" w:rsidRDefault="008D137A" w:rsidP="00AF4F87">
            <w:pPr>
              <w:jc w:val="center"/>
              <w:rPr>
                <w:ins w:id="1105" w:author="Arnaud" w:date="2021-08-19T00:33:00Z"/>
                <w:rFonts w:ascii="Calibri" w:eastAsia="Times New Roman" w:hAnsi="Calibri" w:cs="Calibri"/>
                <w:i/>
                <w:iCs/>
                <w:color w:val="000000"/>
                <w:sz w:val="16"/>
                <w:szCs w:val="16"/>
                <w:lang w:val="fr-FR" w:eastAsia="fr-FR"/>
              </w:rPr>
            </w:pPr>
            <w:ins w:id="1106" w:author="Arnaud" w:date="2021-08-19T00:33:00Z">
              <w:r w:rsidRPr="00A0544A">
                <w:rPr>
                  <w:rFonts w:ascii="Calibri" w:eastAsia="Times New Roman" w:hAnsi="Calibri" w:cs="Calibri"/>
                  <w:i/>
                  <w:iCs/>
                  <w:color w:val="000000"/>
                  <w:sz w:val="16"/>
                  <w:szCs w:val="16"/>
                  <w:lang w:val="fr-FR" w:eastAsia="fr-FR"/>
                </w:rPr>
                <w:t>14.8</w:t>
              </w:r>
            </w:ins>
          </w:p>
        </w:tc>
        <w:tc>
          <w:tcPr>
            <w:tcW w:w="0" w:type="auto"/>
            <w:tcBorders>
              <w:top w:val="nil"/>
              <w:left w:val="nil"/>
              <w:bottom w:val="nil"/>
              <w:right w:val="nil"/>
            </w:tcBorders>
            <w:shd w:val="clear" w:color="auto" w:fill="auto"/>
            <w:noWrap/>
            <w:vAlign w:val="bottom"/>
            <w:hideMark/>
          </w:tcPr>
          <w:p w14:paraId="30B16ED4" w14:textId="77777777" w:rsidR="008D137A" w:rsidRPr="00A0544A" w:rsidRDefault="008D137A" w:rsidP="00AF4F87">
            <w:pPr>
              <w:jc w:val="center"/>
              <w:rPr>
                <w:ins w:id="1107" w:author="Arnaud" w:date="2021-08-19T00:33:00Z"/>
                <w:rFonts w:ascii="Calibri" w:eastAsia="Times New Roman" w:hAnsi="Calibri" w:cs="Calibri"/>
                <w:i/>
                <w:iCs/>
                <w:color w:val="000000"/>
                <w:sz w:val="16"/>
                <w:szCs w:val="16"/>
                <w:lang w:val="fr-FR" w:eastAsia="fr-FR"/>
              </w:rPr>
            </w:pPr>
            <w:ins w:id="1108" w:author="Arnaud" w:date="2021-08-19T00:33:00Z">
              <w:r w:rsidRPr="00A0544A">
                <w:rPr>
                  <w:rFonts w:ascii="Calibri" w:eastAsia="Times New Roman" w:hAnsi="Calibri" w:cs="Calibri"/>
                  <w:i/>
                  <w:iCs/>
                  <w:color w:val="000000"/>
                  <w:sz w:val="16"/>
                  <w:szCs w:val="16"/>
                  <w:lang w:val="fr-FR" w:eastAsia="fr-FR"/>
                </w:rPr>
                <w:t>14.0</w:t>
              </w:r>
            </w:ins>
          </w:p>
        </w:tc>
        <w:tc>
          <w:tcPr>
            <w:tcW w:w="0" w:type="auto"/>
            <w:tcBorders>
              <w:top w:val="nil"/>
              <w:left w:val="nil"/>
              <w:bottom w:val="nil"/>
              <w:right w:val="nil"/>
            </w:tcBorders>
            <w:shd w:val="clear" w:color="auto" w:fill="auto"/>
            <w:noWrap/>
            <w:vAlign w:val="bottom"/>
            <w:hideMark/>
          </w:tcPr>
          <w:p w14:paraId="21F57AB5" w14:textId="77777777" w:rsidR="008D137A" w:rsidRPr="00A0544A" w:rsidRDefault="008D137A" w:rsidP="00AF4F87">
            <w:pPr>
              <w:jc w:val="center"/>
              <w:rPr>
                <w:ins w:id="1109"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6171345D" w14:textId="77777777" w:rsidR="008D137A" w:rsidRPr="00A0544A" w:rsidRDefault="008D137A" w:rsidP="00AF4F87">
            <w:pPr>
              <w:jc w:val="center"/>
              <w:rPr>
                <w:ins w:id="1110" w:author="Arnaud" w:date="2021-08-19T00:33:00Z"/>
                <w:rFonts w:ascii="Calibri" w:eastAsia="Times New Roman" w:hAnsi="Calibri" w:cs="Calibri"/>
                <w:i/>
                <w:iCs/>
                <w:color w:val="000000"/>
                <w:sz w:val="16"/>
                <w:szCs w:val="16"/>
                <w:lang w:val="fr-FR" w:eastAsia="fr-FR"/>
              </w:rPr>
            </w:pPr>
            <w:ins w:id="1111" w:author="Arnaud" w:date="2021-08-19T00:33:00Z">
              <w:r w:rsidRPr="00A0544A">
                <w:rPr>
                  <w:rFonts w:ascii="Calibri" w:eastAsia="Times New Roman" w:hAnsi="Calibri" w:cs="Calibri"/>
                  <w:i/>
                  <w:iCs/>
                  <w:color w:val="000000"/>
                  <w:sz w:val="16"/>
                  <w:szCs w:val="16"/>
                  <w:lang w:val="fr-FR" w:eastAsia="fr-FR"/>
                </w:rPr>
                <w:t>41.0</w:t>
              </w:r>
            </w:ins>
          </w:p>
        </w:tc>
        <w:tc>
          <w:tcPr>
            <w:tcW w:w="0" w:type="auto"/>
            <w:tcBorders>
              <w:top w:val="nil"/>
              <w:left w:val="nil"/>
              <w:bottom w:val="nil"/>
              <w:right w:val="nil"/>
            </w:tcBorders>
            <w:shd w:val="clear" w:color="auto" w:fill="auto"/>
            <w:noWrap/>
            <w:vAlign w:val="bottom"/>
            <w:hideMark/>
          </w:tcPr>
          <w:p w14:paraId="4EF2BFFB" w14:textId="77777777" w:rsidR="008D137A" w:rsidRPr="00A0544A" w:rsidRDefault="008D137A" w:rsidP="00AF4F87">
            <w:pPr>
              <w:jc w:val="center"/>
              <w:rPr>
                <w:ins w:id="1112" w:author="Arnaud" w:date="2021-08-19T00:33:00Z"/>
                <w:rFonts w:ascii="Calibri" w:eastAsia="Times New Roman" w:hAnsi="Calibri" w:cs="Calibri"/>
                <w:i/>
                <w:iCs/>
                <w:color w:val="000000"/>
                <w:sz w:val="16"/>
                <w:szCs w:val="16"/>
                <w:lang w:val="fr-FR" w:eastAsia="fr-FR"/>
              </w:rPr>
            </w:pPr>
            <w:ins w:id="1113" w:author="Arnaud" w:date="2021-08-19T00:33:00Z">
              <w:r w:rsidRPr="00A0544A">
                <w:rPr>
                  <w:rFonts w:ascii="Calibri" w:eastAsia="Times New Roman" w:hAnsi="Calibri" w:cs="Calibri"/>
                  <w:i/>
                  <w:iCs/>
                  <w:color w:val="000000"/>
                  <w:sz w:val="16"/>
                  <w:szCs w:val="16"/>
                  <w:lang w:val="fr-FR" w:eastAsia="fr-FR"/>
                </w:rPr>
                <w:t>83.8</w:t>
              </w:r>
            </w:ins>
          </w:p>
        </w:tc>
        <w:tc>
          <w:tcPr>
            <w:tcW w:w="0" w:type="auto"/>
            <w:tcBorders>
              <w:top w:val="nil"/>
              <w:left w:val="nil"/>
              <w:bottom w:val="nil"/>
              <w:right w:val="nil"/>
            </w:tcBorders>
            <w:shd w:val="clear" w:color="auto" w:fill="auto"/>
            <w:noWrap/>
            <w:vAlign w:val="bottom"/>
            <w:hideMark/>
          </w:tcPr>
          <w:p w14:paraId="51BBE51C" w14:textId="77777777" w:rsidR="008D137A" w:rsidRPr="00A0544A" w:rsidRDefault="008D137A" w:rsidP="00AF4F87">
            <w:pPr>
              <w:jc w:val="center"/>
              <w:rPr>
                <w:ins w:id="1114"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305156B6" w14:textId="77777777" w:rsidR="008D137A" w:rsidRPr="00A0544A" w:rsidRDefault="008D137A" w:rsidP="00AF4F87">
            <w:pPr>
              <w:jc w:val="center"/>
              <w:rPr>
                <w:ins w:id="1115" w:author="Arnaud" w:date="2021-08-19T00:33:00Z"/>
                <w:rFonts w:ascii="Calibri" w:eastAsia="Times New Roman" w:hAnsi="Calibri" w:cs="Calibri"/>
                <w:i/>
                <w:iCs/>
                <w:color w:val="000000"/>
                <w:sz w:val="16"/>
                <w:szCs w:val="16"/>
                <w:lang w:val="fr-FR" w:eastAsia="fr-FR"/>
              </w:rPr>
            </w:pPr>
            <w:ins w:id="1116" w:author="Arnaud" w:date="2021-08-19T00:33:00Z">
              <w:r w:rsidRPr="00A0544A">
                <w:rPr>
                  <w:rFonts w:ascii="Calibri" w:eastAsia="Times New Roman" w:hAnsi="Calibri" w:cs="Calibri"/>
                  <w:i/>
                  <w:iCs/>
                  <w:color w:val="000000"/>
                  <w:sz w:val="16"/>
                  <w:szCs w:val="16"/>
                  <w:lang w:val="fr-FR" w:eastAsia="fr-FR"/>
                </w:rPr>
                <w:t>9.6</w:t>
              </w:r>
            </w:ins>
          </w:p>
        </w:tc>
        <w:tc>
          <w:tcPr>
            <w:tcW w:w="0" w:type="auto"/>
            <w:tcBorders>
              <w:top w:val="nil"/>
              <w:left w:val="nil"/>
              <w:bottom w:val="nil"/>
              <w:right w:val="nil"/>
            </w:tcBorders>
            <w:shd w:val="clear" w:color="auto" w:fill="auto"/>
            <w:noWrap/>
            <w:vAlign w:val="bottom"/>
            <w:hideMark/>
          </w:tcPr>
          <w:p w14:paraId="3B786167" w14:textId="77777777" w:rsidR="008D137A" w:rsidRPr="00A0544A" w:rsidRDefault="008D137A" w:rsidP="00AF4F87">
            <w:pPr>
              <w:jc w:val="center"/>
              <w:rPr>
                <w:ins w:id="1117" w:author="Arnaud" w:date="2021-08-19T00:33:00Z"/>
                <w:rFonts w:ascii="Calibri" w:eastAsia="Times New Roman" w:hAnsi="Calibri" w:cs="Calibri"/>
                <w:i/>
                <w:iCs/>
                <w:color w:val="000000"/>
                <w:sz w:val="16"/>
                <w:szCs w:val="16"/>
                <w:lang w:val="fr-FR" w:eastAsia="fr-FR"/>
              </w:rPr>
            </w:pPr>
            <w:ins w:id="1118" w:author="Arnaud" w:date="2021-08-19T00:33:00Z">
              <w:r w:rsidRPr="00A0544A">
                <w:rPr>
                  <w:rFonts w:ascii="Calibri" w:eastAsia="Times New Roman" w:hAnsi="Calibri" w:cs="Calibri"/>
                  <w:i/>
                  <w:iCs/>
                  <w:color w:val="000000"/>
                  <w:sz w:val="16"/>
                  <w:szCs w:val="16"/>
                  <w:lang w:val="fr-FR" w:eastAsia="fr-FR"/>
                </w:rPr>
                <w:t>11.5</w:t>
              </w:r>
            </w:ins>
          </w:p>
        </w:tc>
      </w:tr>
      <w:tr w:rsidR="008D137A" w:rsidRPr="00095768" w14:paraId="162CA13C" w14:textId="77777777" w:rsidTr="00AF4F87">
        <w:trPr>
          <w:trHeight w:val="288"/>
          <w:ins w:id="1119" w:author="Arnaud" w:date="2021-08-19T00:33:00Z"/>
        </w:trPr>
        <w:tc>
          <w:tcPr>
            <w:tcW w:w="0" w:type="auto"/>
            <w:tcBorders>
              <w:top w:val="nil"/>
              <w:left w:val="nil"/>
              <w:bottom w:val="nil"/>
              <w:right w:val="nil"/>
            </w:tcBorders>
            <w:shd w:val="clear" w:color="auto" w:fill="auto"/>
            <w:noWrap/>
            <w:vAlign w:val="bottom"/>
            <w:hideMark/>
          </w:tcPr>
          <w:p w14:paraId="18263A36" w14:textId="77777777" w:rsidR="008D137A" w:rsidRPr="00095768" w:rsidRDefault="008D137A" w:rsidP="00AF4F87">
            <w:pPr>
              <w:rPr>
                <w:ins w:id="1120" w:author="Arnaud" w:date="2021-08-19T00:33:00Z"/>
                <w:rFonts w:ascii="Calibri" w:eastAsia="Times New Roman" w:hAnsi="Calibri" w:cs="Calibri"/>
                <w:color w:val="000000"/>
                <w:sz w:val="18"/>
                <w:szCs w:val="18"/>
                <w:lang w:val="fr-FR" w:eastAsia="fr-FR"/>
              </w:rPr>
            </w:pPr>
            <w:proofErr w:type="spellStart"/>
            <w:ins w:id="1121" w:author="Arnaud" w:date="2021-08-19T00:33:00Z">
              <w:r w:rsidRPr="00095768">
                <w:rPr>
                  <w:rFonts w:ascii="Calibri" w:eastAsia="Times New Roman" w:hAnsi="Calibri" w:cs="Calibri"/>
                  <w:color w:val="000000"/>
                  <w:sz w:val="18"/>
                  <w:szCs w:val="18"/>
                  <w:lang w:val="fr-FR" w:eastAsia="fr-FR"/>
                </w:rPr>
                <w:t>Current</w:t>
              </w:r>
              <w:proofErr w:type="spellEnd"/>
              <w:r w:rsidRPr="00095768">
                <w:rPr>
                  <w:rFonts w:ascii="Calibri" w:eastAsia="Times New Roman" w:hAnsi="Calibri" w:cs="Calibri"/>
                  <w:color w:val="000000"/>
                  <w:sz w:val="18"/>
                  <w:szCs w:val="18"/>
                  <w:lang w:val="fr-FR" w:eastAsia="fr-FR"/>
                </w:rPr>
                <w:t xml:space="preserve"> </w:t>
              </w:r>
              <w:proofErr w:type="spellStart"/>
              <w:r w:rsidRPr="00095768">
                <w:rPr>
                  <w:rFonts w:ascii="Calibri" w:eastAsia="Times New Roman" w:hAnsi="Calibri" w:cs="Calibri"/>
                  <w:color w:val="000000"/>
                  <w:sz w:val="18"/>
                  <w:szCs w:val="18"/>
                  <w:lang w:val="fr-FR" w:eastAsia="fr-FR"/>
                </w:rPr>
                <w:t>expenses</w:t>
              </w:r>
              <w:proofErr w:type="spellEnd"/>
            </w:ins>
          </w:p>
        </w:tc>
        <w:tc>
          <w:tcPr>
            <w:tcW w:w="0" w:type="auto"/>
            <w:tcBorders>
              <w:top w:val="nil"/>
              <w:left w:val="nil"/>
              <w:bottom w:val="nil"/>
              <w:right w:val="nil"/>
            </w:tcBorders>
            <w:shd w:val="clear" w:color="auto" w:fill="auto"/>
            <w:noWrap/>
            <w:vAlign w:val="bottom"/>
            <w:hideMark/>
          </w:tcPr>
          <w:p w14:paraId="0D93E2B7" w14:textId="77777777" w:rsidR="008D137A" w:rsidRPr="00095768" w:rsidRDefault="008D137A" w:rsidP="00AF4F87">
            <w:pPr>
              <w:jc w:val="center"/>
              <w:rPr>
                <w:ins w:id="1122" w:author="Arnaud" w:date="2021-08-19T00:33:00Z"/>
                <w:rFonts w:eastAsia="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7D6D49B0" w14:textId="77777777" w:rsidR="008D137A" w:rsidRPr="00A0544A" w:rsidRDefault="008D137A" w:rsidP="00AF4F87">
            <w:pPr>
              <w:jc w:val="center"/>
              <w:rPr>
                <w:ins w:id="1123" w:author="Arnaud" w:date="2021-08-19T00:33:00Z"/>
                <w:rFonts w:asciiTheme="majorHAnsi" w:eastAsia="Times New Roman" w:hAnsiTheme="majorHAnsi" w:cstheme="majorHAnsi"/>
                <w:sz w:val="18"/>
                <w:szCs w:val="18"/>
                <w:lang w:val="fr-FR" w:eastAsia="fr-FR"/>
              </w:rPr>
            </w:pPr>
            <w:ins w:id="1124" w:author="Arnaud" w:date="2021-08-19T00:33:00Z">
              <w:r w:rsidRPr="00A0544A">
                <w:rPr>
                  <w:rFonts w:asciiTheme="majorHAnsi" w:eastAsia="Times New Roman" w:hAnsiTheme="majorHAnsi" w:cstheme="majorHAnsi"/>
                  <w:sz w:val="18"/>
                  <w:szCs w:val="18"/>
                  <w:lang w:val="fr-FR" w:eastAsia="fr-FR"/>
                </w:rPr>
                <w:t>36.</w:t>
              </w:r>
              <w:r>
                <w:rPr>
                  <w:rFonts w:asciiTheme="majorHAnsi" w:eastAsia="Times New Roman" w:hAnsiTheme="majorHAnsi" w:cstheme="majorHAnsi"/>
                  <w:sz w:val="18"/>
                  <w:szCs w:val="18"/>
                  <w:lang w:val="fr-FR" w:eastAsia="fr-FR"/>
                </w:rPr>
                <w:t>7</w:t>
              </w:r>
            </w:ins>
          </w:p>
        </w:tc>
        <w:tc>
          <w:tcPr>
            <w:tcW w:w="0" w:type="auto"/>
            <w:tcBorders>
              <w:top w:val="nil"/>
              <w:left w:val="nil"/>
              <w:bottom w:val="nil"/>
              <w:right w:val="nil"/>
            </w:tcBorders>
            <w:shd w:val="clear" w:color="auto" w:fill="auto"/>
            <w:noWrap/>
            <w:vAlign w:val="bottom"/>
            <w:hideMark/>
          </w:tcPr>
          <w:p w14:paraId="64B0E284" w14:textId="77777777" w:rsidR="008D137A" w:rsidRPr="00A0544A" w:rsidRDefault="008D137A" w:rsidP="00AF4F87">
            <w:pPr>
              <w:jc w:val="center"/>
              <w:rPr>
                <w:ins w:id="1125" w:author="Arnaud" w:date="2021-08-19T00:33:00Z"/>
                <w:rFonts w:asciiTheme="majorHAnsi" w:eastAsia="Times New Roman" w:hAnsiTheme="majorHAnsi" w:cstheme="majorHAnsi"/>
                <w:sz w:val="18"/>
                <w:szCs w:val="18"/>
                <w:lang w:val="fr-FR" w:eastAsia="fr-FR"/>
              </w:rPr>
            </w:pPr>
            <w:ins w:id="1126" w:author="Arnaud" w:date="2021-08-19T00:33:00Z">
              <w:r w:rsidRPr="00A0544A">
                <w:rPr>
                  <w:rFonts w:asciiTheme="majorHAnsi" w:eastAsia="Times New Roman" w:hAnsiTheme="majorHAnsi" w:cstheme="majorHAnsi"/>
                  <w:sz w:val="18"/>
                  <w:szCs w:val="18"/>
                  <w:lang w:val="fr-FR" w:eastAsia="fr-FR"/>
                </w:rPr>
                <w:t>32.0</w:t>
              </w:r>
            </w:ins>
          </w:p>
        </w:tc>
        <w:tc>
          <w:tcPr>
            <w:tcW w:w="0" w:type="auto"/>
            <w:tcBorders>
              <w:top w:val="nil"/>
              <w:left w:val="nil"/>
              <w:bottom w:val="nil"/>
              <w:right w:val="nil"/>
            </w:tcBorders>
            <w:shd w:val="clear" w:color="auto" w:fill="auto"/>
            <w:noWrap/>
            <w:vAlign w:val="bottom"/>
            <w:hideMark/>
          </w:tcPr>
          <w:p w14:paraId="70EECC46" w14:textId="77777777" w:rsidR="008D137A" w:rsidRPr="00A0544A" w:rsidRDefault="008D137A" w:rsidP="00AF4F87">
            <w:pPr>
              <w:jc w:val="center"/>
              <w:rPr>
                <w:ins w:id="1127" w:author="Arnaud" w:date="2021-08-19T00:33:00Z"/>
                <w:rFonts w:asciiTheme="majorHAnsi" w:eastAsia="Times New Roman" w:hAnsiTheme="majorHAnsi" w:cstheme="majorHAnsi"/>
                <w:sz w:val="18"/>
                <w:szCs w:val="18"/>
                <w:lang w:val="fr-FR" w:eastAsia="fr-FR"/>
              </w:rPr>
            </w:pPr>
          </w:p>
        </w:tc>
        <w:tc>
          <w:tcPr>
            <w:tcW w:w="0" w:type="auto"/>
            <w:tcBorders>
              <w:top w:val="nil"/>
              <w:left w:val="nil"/>
              <w:bottom w:val="nil"/>
              <w:right w:val="nil"/>
            </w:tcBorders>
            <w:shd w:val="clear" w:color="auto" w:fill="auto"/>
            <w:noWrap/>
            <w:vAlign w:val="bottom"/>
            <w:hideMark/>
          </w:tcPr>
          <w:p w14:paraId="141F8FF8" w14:textId="77777777" w:rsidR="008D137A" w:rsidRPr="00A96B33" w:rsidRDefault="008D137A" w:rsidP="00AF4F87">
            <w:pPr>
              <w:jc w:val="center"/>
              <w:rPr>
                <w:ins w:id="1128" w:author="Arnaud" w:date="2021-08-19T00:33:00Z"/>
                <w:rFonts w:asciiTheme="majorHAnsi" w:eastAsia="Times New Roman" w:hAnsiTheme="majorHAnsi" w:cstheme="majorHAnsi"/>
                <w:sz w:val="18"/>
                <w:szCs w:val="18"/>
                <w:lang w:val="fr-FR" w:eastAsia="fr-FR"/>
              </w:rPr>
            </w:pPr>
            <w:ins w:id="1129" w:author="Arnaud" w:date="2021-08-19T00:33:00Z">
              <w:r w:rsidRPr="00A96B33">
                <w:rPr>
                  <w:rFonts w:asciiTheme="majorHAnsi" w:eastAsia="Times New Roman" w:hAnsiTheme="majorHAnsi" w:cstheme="majorHAnsi"/>
                  <w:sz w:val="18"/>
                  <w:szCs w:val="18"/>
                  <w:lang w:val="fr-FR" w:eastAsia="fr-FR"/>
                </w:rPr>
                <w:t>80.5</w:t>
              </w:r>
            </w:ins>
          </w:p>
        </w:tc>
        <w:tc>
          <w:tcPr>
            <w:tcW w:w="0" w:type="auto"/>
            <w:tcBorders>
              <w:top w:val="nil"/>
              <w:left w:val="nil"/>
              <w:bottom w:val="nil"/>
              <w:right w:val="nil"/>
            </w:tcBorders>
            <w:shd w:val="clear" w:color="auto" w:fill="auto"/>
            <w:noWrap/>
            <w:vAlign w:val="bottom"/>
            <w:hideMark/>
          </w:tcPr>
          <w:p w14:paraId="19E2DE5C" w14:textId="77777777" w:rsidR="008D137A" w:rsidRPr="00A96B33" w:rsidRDefault="008D137A" w:rsidP="00AF4F87">
            <w:pPr>
              <w:jc w:val="center"/>
              <w:rPr>
                <w:ins w:id="1130" w:author="Arnaud" w:date="2021-08-19T00:33:00Z"/>
                <w:rFonts w:asciiTheme="majorHAnsi" w:eastAsia="Times New Roman" w:hAnsiTheme="majorHAnsi" w:cstheme="majorHAnsi"/>
                <w:sz w:val="18"/>
                <w:szCs w:val="18"/>
                <w:lang w:val="fr-FR" w:eastAsia="fr-FR"/>
              </w:rPr>
            </w:pPr>
            <w:ins w:id="1131" w:author="Arnaud" w:date="2021-08-19T00:33:00Z">
              <w:r>
                <w:rPr>
                  <w:rFonts w:asciiTheme="majorHAnsi" w:eastAsia="Times New Roman" w:hAnsiTheme="majorHAnsi" w:cstheme="majorHAnsi"/>
                  <w:sz w:val="18"/>
                  <w:szCs w:val="18"/>
                  <w:lang w:val="fr-FR" w:eastAsia="fr-FR"/>
                </w:rPr>
                <w:t>65.3</w:t>
              </w:r>
            </w:ins>
          </w:p>
        </w:tc>
        <w:tc>
          <w:tcPr>
            <w:tcW w:w="0" w:type="auto"/>
            <w:tcBorders>
              <w:top w:val="nil"/>
              <w:left w:val="nil"/>
              <w:bottom w:val="nil"/>
              <w:right w:val="nil"/>
            </w:tcBorders>
            <w:shd w:val="clear" w:color="auto" w:fill="auto"/>
            <w:noWrap/>
            <w:vAlign w:val="bottom"/>
            <w:hideMark/>
          </w:tcPr>
          <w:p w14:paraId="2F792AEB" w14:textId="77777777" w:rsidR="008D137A" w:rsidRPr="00095768" w:rsidRDefault="008D137A" w:rsidP="00AF4F87">
            <w:pPr>
              <w:jc w:val="center"/>
              <w:rPr>
                <w:ins w:id="1132" w:author="Arnaud" w:date="2021-08-19T00:33:00Z"/>
                <w:rFonts w:eastAsia="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56703563" w14:textId="77777777" w:rsidR="008D137A" w:rsidRPr="00814F50" w:rsidRDefault="008D137A" w:rsidP="00AF4F87">
            <w:pPr>
              <w:jc w:val="center"/>
              <w:rPr>
                <w:ins w:id="1133" w:author="Arnaud" w:date="2021-08-19T00:33:00Z"/>
                <w:rFonts w:asciiTheme="majorHAnsi" w:eastAsia="Times New Roman" w:hAnsiTheme="majorHAnsi" w:cstheme="majorHAnsi"/>
                <w:sz w:val="18"/>
                <w:szCs w:val="18"/>
                <w:lang w:val="fr-FR" w:eastAsia="fr-FR"/>
              </w:rPr>
            </w:pPr>
            <w:ins w:id="1134" w:author="Arnaud" w:date="2021-08-19T00:33:00Z">
              <w:r w:rsidRPr="00814F50">
                <w:rPr>
                  <w:rFonts w:asciiTheme="majorHAnsi" w:eastAsia="Times New Roman" w:hAnsiTheme="majorHAnsi" w:cstheme="majorHAnsi"/>
                  <w:sz w:val="18"/>
                  <w:szCs w:val="18"/>
                  <w:lang w:val="fr-FR" w:eastAsia="fr-FR"/>
                </w:rPr>
                <w:t>11.7</w:t>
              </w:r>
            </w:ins>
          </w:p>
        </w:tc>
        <w:tc>
          <w:tcPr>
            <w:tcW w:w="0" w:type="auto"/>
            <w:tcBorders>
              <w:top w:val="nil"/>
              <w:left w:val="nil"/>
              <w:bottom w:val="nil"/>
              <w:right w:val="nil"/>
            </w:tcBorders>
            <w:shd w:val="clear" w:color="auto" w:fill="auto"/>
            <w:noWrap/>
            <w:vAlign w:val="bottom"/>
            <w:hideMark/>
          </w:tcPr>
          <w:p w14:paraId="29BD03C3" w14:textId="77777777" w:rsidR="008D137A" w:rsidRPr="00904B8A" w:rsidRDefault="008D137A" w:rsidP="00AF4F87">
            <w:pPr>
              <w:jc w:val="center"/>
              <w:rPr>
                <w:ins w:id="1135" w:author="Arnaud" w:date="2021-08-19T00:33:00Z"/>
                <w:rFonts w:asciiTheme="majorHAnsi" w:eastAsia="Times New Roman" w:hAnsiTheme="majorHAnsi" w:cstheme="majorHAnsi"/>
                <w:sz w:val="18"/>
                <w:szCs w:val="18"/>
                <w:lang w:val="fr-FR" w:eastAsia="fr-FR"/>
              </w:rPr>
            </w:pPr>
            <w:ins w:id="1136" w:author="Arnaud" w:date="2021-08-19T00:33:00Z">
              <w:r w:rsidRPr="00904B8A">
                <w:rPr>
                  <w:rFonts w:asciiTheme="majorHAnsi" w:eastAsia="Times New Roman" w:hAnsiTheme="majorHAnsi" w:cstheme="majorHAnsi"/>
                  <w:sz w:val="18"/>
                  <w:szCs w:val="18"/>
                  <w:lang w:val="fr-FR" w:eastAsia="fr-FR"/>
                </w:rPr>
                <w:t>19.5</w:t>
              </w:r>
            </w:ins>
          </w:p>
        </w:tc>
        <w:tc>
          <w:tcPr>
            <w:tcW w:w="0" w:type="auto"/>
            <w:tcBorders>
              <w:top w:val="nil"/>
              <w:left w:val="nil"/>
              <w:bottom w:val="nil"/>
              <w:right w:val="nil"/>
            </w:tcBorders>
            <w:shd w:val="clear" w:color="auto" w:fill="auto"/>
            <w:noWrap/>
            <w:vAlign w:val="bottom"/>
            <w:hideMark/>
          </w:tcPr>
          <w:p w14:paraId="53461FCA" w14:textId="77777777" w:rsidR="008D137A" w:rsidRPr="00095768" w:rsidRDefault="008D137A" w:rsidP="00AF4F87">
            <w:pPr>
              <w:jc w:val="center"/>
              <w:rPr>
                <w:ins w:id="1137" w:author="Arnaud" w:date="2021-08-19T00:33:00Z"/>
                <w:rFonts w:eastAsia="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443E5AF4" w14:textId="77777777" w:rsidR="008D137A" w:rsidRPr="00C41A93" w:rsidRDefault="008D137A" w:rsidP="00AF4F87">
            <w:pPr>
              <w:jc w:val="center"/>
              <w:rPr>
                <w:ins w:id="1138" w:author="Arnaud" w:date="2021-08-19T00:33:00Z"/>
                <w:rFonts w:asciiTheme="majorHAnsi" w:eastAsia="Times New Roman" w:hAnsiTheme="majorHAnsi" w:cstheme="majorHAnsi"/>
                <w:sz w:val="18"/>
                <w:szCs w:val="18"/>
                <w:lang w:val="fr-FR" w:eastAsia="fr-FR"/>
              </w:rPr>
            </w:pPr>
            <w:ins w:id="1139" w:author="Arnaud" w:date="2021-08-19T00:33:00Z">
              <w:r w:rsidRPr="00C41A93">
                <w:rPr>
                  <w:rFonts w:asciiTheme="majorHAnsi" w:eastAsia="Times New Roman" w:hAnsiTheme="majorHAnsi" w:cstheme="majorHAnsi"/>
                  <w:sz w:val="18"/>
                  <w:szCs w:val="18"/>
                  <w:lang w:val="fr-FR" w:eastAsia="fr-FR"/>
                </w:rPr>
                <w:t>20.0</w:t>
              </w:r>
            </w:ins>
          </w:p>
        </w:tc>
        <w:tc>
          <w:tcPr>
            <w:tcW w:w="0" w:type="auto"/>
            <w:tcBorders>
              <w:top w:val="nil"/>
              <w:left w:val="nil"/>
              <w:bottom w:val="nil"/>
              <w:right w:val="nil"/>
            </w:tcBorders>
            <w:shd w:val="clear" w:color="auto" w:fill="auto"/>
            <w:noWrap/>
            <w:vAlign w:val="bottom"/>
            <w:hideMark/>
          </w:tcPr>
          <w:p w14:paraId="273422ED" w14:textId="77777777" w:rsidR="008D137A" w:rsidRPr="00C41A93" w:rsidRDefault="008D137A" w:rsidP="00AF4F87">
            <w:pPr>
              <w:jc w:val="center"/>
              <w:rPr>
                <w:ins w:id="1140" w:author="Arnaud" w:date="2021-08-19T00:33:00Z"/>
                <w:rFonts w:asciiTheme="majorHAnsi" w:eastAsia="Times New Roman" w:hAnsiTheme="majorHAnsi" w:cstheme="majorHAnsi"/>
                <w:sz w:val="18"/>
                <w:szCs w:val="18"/>
                <w:lang w:val="fr-FR" w:eastAsia="fr-FR"/>
              </w:rPr>
            </w:pPr>
            <w:ins w:id="1141" w:author="Arnaud" w:date="2021-08-19T00:33:00Z">
              <w:r w:rsidRPr="00C41A93">
                <w:rPr>
                  <w:rFonts w:asciiTheme="majorHAnsi" w:eastAsia="Times New Roman" w:hAnsiTheme="majorHAnsi" w:cstheme="majorHAnsi"/>
                  <w:sz w:val="18"/>
                  <w:szCs w:val="18"/>
                  <w:lang w:val="fr-FR" w:eastAsia="fr-FR"/>
                </w:rPr>
                <w:t>16.7</w:t>
              </w:r>
            </w:ins>
          </w:p>
        </w:tc>
      </w:tr>
      <w:tr w:rsidR="008D137A" w:rsidRPr="00095768" w14:paraId="2758F4A3" w14:textId="77777777" w:rsidTr="00AF4F87">
        <w:trPr>
          <w:trHeight w:val="288"/>
          <w:ins w:id="1142" w:author="Arnaud" w:date="2021-08-19T00:33:00Z"/>
        </w:trPr>
        <w:tc>
          <w:tcPr>
            <w:tcW w:w="0" w:type="auto"/>
            <w:tcBorders>
              <w:top w:val="nil"/>
              <w:left w:val="nil"/>
              <w:bottom w:val="nil"/>
              <w:right w:val="nil"/>
            </w:tcBorders>
            <w:shd w:val="clear" w:color="auto" w:fill="auto"/>
            <w:noWrap/>
            <w:vAlign w:val="bottom"/>
            <w:hideMark/>
          </w:tcPr>
          <w:p w14:paraId="49324B0B" w14:textId="77777777" w:rsidR="008D137A" w:rsidRPr="00A0544A" w:rsidRDefault="008D137A" w:rsidP="00AF4F87">
            <w:pPr>
              <w:ind w:firstLineChars="100" w:firstLine="160"/>
              <w:rPr>
                <w:ins w:id="1143" w:author="Arnaud" w:date="2021-08-19T00:33:00Z"/>
                <w:rFonts w:ascii="Calibri" w:eastAsia="Times New Roman" w:hAnsi="Calibri" w:cs="Calibri"/>
                <w:i/>
                <w:iCs/>
                <w:color w:val="000000"/>
                <w:sz w:val="16"/>
                <w:szCs w:val="16"/>
                <w:lang w:val="fr-FR" w:eastAsia="fr-FR"/>
              </w:rPr>
            </w:pPr>
            <w:ins w:id="1144" w:author="Arnaud" w:date="2021-08-19T00:33:00Z">
              <w:r w:rsidRPr="00A0544A">
                <w:rPr>
                  <w:rFonts w:ascii="Calibri" w:eastAsia="Times New Roman" w:hAnsi="Calibri" w:cs="Calibri"/>
                  <w:i/>
                  <w:iCs/>
                  <w:color w:val="000000"/>
                  <w:sz w:val="16"/>
                  <w:szCs w:val="16"/>
                  <w:lang w:val="fr-FR" w:eastAsia="fr-FR"/>
                </w:rPr>
                <w:t>Family</w:t>
              </w:r>
            </w:ins>
          </w:p>
        </w:tc>
        <w:tc>
          <w:tcPr>
            <w:tcW w:w="0" w:type="auto"/>
            <w:tcBorders>
              <w:top w:val="nil"/>
              <w:left w:val="nil"/>
              <w:bottom w:val="nil"/>
              <w:right w:val="nil"/>
            </w:tcBorders>
            <w:shd w:val="clear" w:color="auto" w:fill="auto"/>
            <w:noWrap/>
            <w:vAlign w:val="bottom"/>
            <w:hideMark/>
          </w:tcPr>
          <w:p w14:paraId="2975D371" w14:textId="77777777" w:rsidR="008D137A" w:rsidRPr="00A0544A" w:rsidRDefault="008D137A" w:rsidP="00AF4F87">
            <w:pPr>
              <w:jc w:val="center"/>
              <w:rPr>
                <w:ins w:id="1145" w:author="Arnaud" w:date="2021-08-19T00:33:00Z"/>
                <w:rFonts w:ascii="Calibri" w:eastAsia="Times New Roman" w:hAnsi="Calibri" w:cs="Calibri"/>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283D65DA" w14:textId="77777777" w:rsidR="008D137A" w:rsidRPr="00A0544A" w:rsidRDefault="008D137A" w:rsidP="00AF4F87">
            <w:pPr>
              <w:jc w:val="center"/>
              <w:rPr>
                <w:ins w:id="1146" w:author="Arnaud" w:date="2021-08-19T00:33:00Z"/>
                <w:rFonts w:ascii="Calibri" w:eastAsia="Times New Roman" w:hAnsi="Calibri" w:cs="Calibri"/>
                <w:i/>
                <w:iCs/>
                <w:color w:val="000000"/>
                <w:sz w:val="16"/>
                <w:szCs w:val="16"/>
                <w:lang w:val="fr-FR" w:eastAsia="fr-FR"/>
              </w:rPr>
            </w:pPr>
            <w:ins w:id="1147" w:author="Arnaud" w:date="2021-08-19T00:33:00Z">
              <w:r w:rsidRPr="00A0544A">
                <w:rPr>
                  <w:rFonts w:ascii="Calibri" w:eastAsia="Times New Roman" w:hAnsi="Calibri" w:cs="Calibri"/>
                  <w:i/>
                  <w:iCs/>
                  <w:color w:val="000000"/>
                  <w:sz w:val="16"/>
                  <w:szCs w:val="16"/>
                  <w:lang w:val="fr-FR" w:eastAsia="fr-FR"/>
                </w:rPr>
                <w:t>27.0</w:t>
              </w:r>
            </w:ins>
          </w:p>
        </w:tc>
        <w:tc>
          <w:tcPr>
            <w:tcW w:w="0" w:type="auto"/>
            <w:tcBorders>
              <w:top w:val="nil"/>
              <w:left w:val="nil"/>
              <w:bottom w:val="nil"/>
              <w:right w:val="nil"/>
            </w:tcBorders>
            <w:shd w:val="clear" w:color="auto" w:fill="auto"/>
            <w:noWrap/>
            <w:vAlign w:val="bottom"/>
            <w:hideMark/>
          </w:tcPr>
          <w:p w14:paraId="567920D4" w14:textId="77777777" w:rsidR="008D137A" w:rsidRPr="00A0544A" w:rsidRDefault="008D137A" w:rsidP="00AF4F87">
            <w:pPr>
              <w:jc w:val="center"/>
              <w:rPr>
                <w:ins w:id="1148" w:author="Arnaud" w:date="2021-08-19T00:33:00Z"/>
                <w:rFonts w:ascii="Calibri" w:eastAsia="Times New Roman" w:hAnsi="Calibri" w:cs="Calibri"/>
                <w:i/>
                <w:iCs/>
                <w:color w:val="000000"/>
                <w:sz w:val="16"/>
                <w:szCs w:val="16"/>
                <w:lang w:val="fr-FR" w:eastAsia="fr-FR"/>
              </w:rPr>
            </w:pPr>
            <w:ins w:id="1149" w:author="Arnaud" w:date="2021-08-19T00:33:00Z">
              <w:r w:rsidRPr="00A0544A">
                <w:rPr>
                  <w:rFonts w:ascii="Calibri" w:eastAsia="Times New Roman" w:hAnsi="Calibri" w:cs="Calibri"/>
                  <w:i/>
                  <w:iCs/>
                  <w:color w:val="000000"/>
                  <w:sz w:val="16"/>
                  <w:szCs w:val="16"/>
                  <w:lang w:val="fr-FR" w:eastAsia="fr-FR"/>
                </w:rPr>
                <w:t>26.7</w:t>
              </w:r>
            </w:ins>
          </w:p>
        </w:tc>
        <w:tc>
          <w:tcPr>
            <w:tcW w:w="0" w:type="auto"/>
            <w:tcBorders>
              <w:top w:val="nil"/>
              <w:left w:val="nil"/>
              <w:bottom w:val="nil"/>
              <w:right w:val="nil"/>
            </w:tcBorders>
            <w:shd w:val="clear" w:color="auto" w:fill="auto"/>
            <w:noWrap/>
            <w:vAlign w:val="bottom"/>
            <w:hideMark/>
          </w:tcPr>
          <w:p w14:paraId="7FED4D89" w14:textId="77777777" w:rsidR="008D137A" w:rsidRPr="00A0544A" w:rsidRDefault="008D137A" w:rsidP="00AF4F87">
            <w:pPr>
              <w:jc w:val="center"/>
              <w:rPr>
                <w:ins w:id="1150"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4DC48FE2" w14:textId="77777777" w:rsidR="008D137A" w:rsidRPr="00A0544A" w:rsidRDefault="008D137A" w:rsidP="00AF4F87">
            <w:pPr>
              <w:jc w:val="center"/>
              <w:rPr>
                <w:ins w:id="1151" w:author="Arnaud" w:date="2021-08-19T00:33:00Z"/>
                <w:rFonts w:ascii="Calibri" w:eastAsia="Times New Roman" w:hAnsi="Calibri" w:cs="Calibri"/>
                <w:i/>
                <w:iCs/>
                <w:color w:val="000000"/>
                <w:sz w:val="16"/>
                <w:szCs w:val="16"/>
                <w:lang w:val="fr-FR" w:eastAsia="fr-FR"/>
              </w:rPr>
            </w:pPr>
            <w:ins w:id="1152" w:author="Arnaud" w:date="2021-08-19T00:33:00Z">
              <w:r w:rsidRPr="00A0544A">
                <w:rPr>
                  <w:rFonts w:ascii="Calibri" w:eastAsia="Times New Roman" w:hAnsi="Calibri" w:cs="Calibri"/>
                  <w:i/>
                  <w:iCs/>
                  <w:color w:val="000000"/>
                  <w:sz w:val="16"/>
                  <w:szCs w:val="16"/>
                  <w:lang w:val="fr-FR" w:eastAsia="fr-FR"/>
                </w:rPr>
                <w:t>73.3</w:t>
              </w:r>
            </w:ins>
          </w:p>
        </w:tc>
        <w:tc>
          <w:tcPr>
            <w:tcW w:w="0" w:type="auto"/>
            <w:tcBorders>
              <w:top w:val="nil"/>
              <w:left w:val="nil"/>
              <w:bottom w:val="nil"/>
              <w:right w:val="nil"/>
            </w:tcBorders>
            <w:shd w:val="clear" w:color="auto" w:fill="auto"/>
            <w:noWrap/>
            <w:vAlign w:val="bottom"/>
            <w:hideMark/>
          </w:tcPr>
          <w:p w14:paraId="08D0A88C" w14:textId="77777777" w:rsidR="008D137A" w:rsidRPr="00A0544A" w:rsidRDefault="008D137A" w:rsidP="00AF4F87">
            <w:pPr>
              <w:jc w:val="center"/>
              <w:rPr>
                <w:ins w:id="1153" w:author="Arnaud" w:date="2021-08-19T00:33:00Z"/>
                <w:rFonts w:ascii="Calibri" w:eastAsia="Times New Roman" w:hAnsi="Calibri" w:cs="Calibri"/>
                <w:i/>
                <w:iCs/>
                <w:color w:val="000000"/>
                <w:sz w:val="16"/>
                <w:szCs w:val="16"/>
                <w:lang w:val="fr-FR" w:eastAsia="fr-FR"/>
              </w:rPr>
            </w:pPr>
            <w:ins w:id="1154" w:author="Arnaud" w:date="2021-08-19T00:33:00Z">
              <w:r w:rsidRPr="00A0544A">
                <w:rPr>
                  <w:rFonts w:ascii="Calibri" w:eastAsia="Times New Roman" w:hAnsi="Calibri" w:cs="Calibri"/>
                  <w:i/>
                  <w:iCs/>
                  <w:color w:val="000000"/>
                  <w:sz w:val="16"/>
                  <w:szCs w:val="16"/>
                  <w:lang w:val="fr-FR" w:eastAsia="fr-FR"/>
                </w:rPr>
                <w:t>57.5</w:t>
              </w:r>
            </w:ins>
          </w:p>
        </w:tc>
        <w:tc>
          <w:tcPr>
            <w:tcW w:w="0" w:type="auto"/>
            <w:tcBorders>
              <w:top w:val="nil"/>
              <w:left w:val="nil"/>
              <w:bottom w:val="nil"/>
              <w:right w:val="nil"/>
            </w:tcBorders>
            <w:shd w:val="clear" w:color="auto" w:fill="auto"/>
            <w:noWrap/>
            <w:vAlign w:val="bottom"/>
            <w:hideMark/>
          </w:tcPr>
          <w:p w14:paraId="47DEB55C" w14:textId="77777777" w:rsidR="008D137A" w:rsidRPr="00A0544A" w:rsidRDefault="008D137A" w:rsidP="00AF4F87">
            <w:pPr>
              <w:jc w:val="center"/>
              <w:rPr>
                <w:ins w:id="1155"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45E07498" w14:textId="77777777" w:rsidR="008D137A" w:rsidRPr="00A0544A" w:rsidRDefault="008D137A" w:rsidP="00AF4F87">
            <w:pPr>
              <w:jc w:val="center"/>
              <w:rPr>
                <w:ins w:id="1156" w:author="Arnaud" w:date="2021-08-19T00:33:00Z"/>
                <w:rFonts w:ascii="Calibri" w:eastAsia="Times New Roman" w:hAnsi="Calibri" w:cs="Calibri"/>
                <w:i/>
                <w:iCs/>
                <w:color w:val="000000"/>
                <w:sz w:val="16"/>
                <w:szCs w:val="16"/>
                <w:lang w:val="fr-FR" w:eastAsia="fr-FR"/>
              </w:rPr>
            </w:pPr>
            <w:ins w:id="1157" w:author="Arnaud" w:date="2021-08-19T00:33:00Z">
              <w:r w:rsidRPr="00A0544A">
                <w:rPr>
                  <w:rFonts w:ascii="Calibri" w:eastAsia="Times New Roman" w:hAnsi="Calibri" w:cs="Calibri"/>
                  <w:i/>
                  <w:iCs/>
                  <w:color w:val="000000"/>
                  <w:sz w:val="16"/>
                  <w:szCs w:val="16"/>
                  <w:lang w:val="fr-FR" w:eastAsia="fr-FR"/>
                </w:rPr>
                <w:t>10.7</w:t>
              </w:r>
            </w:ins>
          </w:p>
        </w:tc>
        <w:tc>
          <w:tcPr>
            <w:tcW w:w="0" w:type="auto"/>
            <w:tcBorders>
              <w:top w:val="nil"/>
              <w:left w:val="nil"/>
              <w:bottom w:val="nil"/>
              <w:right w:val="nil"/>
            </w:tcBorders>
            <w:shd w:val="clear" w:color="auto" w:fill="auto"/>
            <w:noWrap/>
            <w:vAlign w:val="bottom"/>
            <w:hideMark/>
          </w:tcPr>
          <w:p w14:paraId="4EE5D3D1" w14:textId="77777777" w:rsidR="008D137A" w:rsidRPr="00A0544A" w:rsidRDefault="008D137A" w:rsidP="00AF4F87">
            <w:pPr>
              <w:jc w:val="center"/>
              <w:rPr>
                <w:ins w:id="1158" w:author="Arnaud" w:date="2021-08-19T00:33:00Z"/>
                <w:rFonts w:ascii="Calibri" w:eastAsia="Times New Roman" w:hAnsi="Calibri" w:cs="Calibri"/>
                <w:i/>
                <w:iCs/>
                <w:color w:val="000000"/>
                <w:sz w:val="16"/>
                <w:szCs w:val="16"/>
                <w:lang w:val="fr-FR" w:eastAsia="fr-FR"/>
              </w:rPr>
            </w:pPr>
            <w:ins w:id="1159" w:author="Arnaud" w:date="2021-08-19T00:33:00Z">
              <w:r w:rsidRPr="00A0544A">
                <w:rPr>
                  <w:rFonts w:ascii="Calibri" w:eastAsia="Times New Roman" w:hAnsi="Calibri" w:cs="Calibri"/>
                  <w:i/>
                  <w:iCs/>
                  <w:color w:val="000000"/>
                  <w:sz w:val="16"/>
                  <w:szCs w:val="16"/>
                  <w:lang w:val="fr-FR" w:eastAsia="fr-FR"/>
                </w:rPr>
                <w:t>18.4</w:t>
              </w:r>
            </w:ins>
          </w:p>
        </w:tc>
        <w:tc>
          <w:tcPr>
            <w:tcW w:w="0" w:type="auto"/>
            <w:tcBorders>
              <w:top w:val="nil"/>
              <w:left w:val="nil"/>
              <w:bottom w:val="nil"/>
              <w:right w:val="nil"/>
            </w:tcBorders>
            <w:shd w:val="clear" w:color="auto" w:fill="auto"/>
            <w:noWrap/>
            <w:vAlign w:val="bottom"/>
            <w:hideMark/>
          </w:tcPr>
          <w:p w14:paraId="61FBE8A4" w14:textId="77777777" w:rsidR="008D137A" w:rsidRPr="00A0544A" w:rsidRDefault="008D137A" w:rsidP="00AF4F87">
            <w:pPr>
              <w:jc w:val="center"/>
              <w:rPr>
                <w:ins w:id="1160"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1818D51D" w14:textId="77777777" w:rsidR="008D137A" w:rsidRPr="00A0544A" w:rsidRDefault="008D137A" w:rsidP="00AF4F87">
            <w:pPr>
              <w:jc w:val="center"/>
              <w:rPr>
                <w:ins w:id="1161" w:author="Arnaud" w:date="2021-08-19T00:33:00Z"/>
                <w:rFonts w:ascii="Calibri" w:eastAsia="Times New Roman" w:hAnsi="Calibri" w:cs="Calibri"/>
                <w:i/>
                <w:iCs/>
                <w:color w:val="000000"/>
                <w:sz w:val="16"/>
                <w:szCs w:val="16"/>
                <w:lang w:val="fr-FR" w:eastAsia="fr-FR"/>
              </w:rPr>
            </w:pPr>
            <w:ins w:id="1162" w:author="Arnaud" w:date="2021-08-19T00:33:00Z">
              <w:r w:rsidRPr="00A0544A">
                <w:rPr>
                  <w:rFonts w:ascii="Calibri" w:eastAsia="Times New Roman" w:hAnsi="Calibri" w:cs="Calibri"/>
                  <w:i/>
                  <w:iCs/>
                  <w:color w:val="000000"/>
                  <w:sz w:val="16"/>
                  <w:szCs w:val="16"/>
                  <w:lang w:val="fr-FR" w:eastAsia="fr-FR"/>
                </w:rPr>
                <w:t>13.5</w:t>
              </w:r>
            </w:ins>
          </w:p>
        </w:tc>
        <w:tc>
          <w:tcPr>
            <w:tcW w:w="0" w:type="auto"/>
            <w:tcBorders>
              <w:top w:val="nil"/>
              <w:left w:val="nil"/>
              <w:bottom w:val="nil"/>
              <w:right w:val="nil"/>
            </w:tcBorders>
            <w:shd w:val="clear" w:color="auto" w:fill="auto"/>
            <w:noWrap/>
            <w:vAlign w:val="bottom"/>
            <w:hideMark/>
          </w:tcPr>
          <w:p w14:paraId="0BB484D7" w14:textId="77777777" w:rsidR="008D137A" w:rsidRPr="00A0544A" w:rsidRDefault="008D137A" w:rsidP="00AF4F87">
            <w:pPr>
              <w:jc w:val="center"/>
              <w:rPr>
                <w:ins w:id="1163" w:author="Arnaud" w:date="2021-08-19T00:33:00Z"/>
                <w:rFonts w:ascii="Calibri" w:eastAsia="Times New Roman" w:hAnsi="Calibri" w:cs="Calibri"/>
                <w:i/>
                <w:iCs/>
                <w:color w:val="000000"/>
                <w:sz w:val="16"/>
                <w:szCs w:val="16"/>
                <w:lang w:val="fr-FR" w:eastAsia="fr-FR"/>
              </w:rPr>
            </w:pPr>
            <w:ins w:id="1164" w:author="Arnaud" w:date="2021-08-19T00:33:00Z">
              <w:r w:rsidRPr="00A0544A">
                <w:rPr>
                  <w:rFonts w:ascii="Calibri" w:eastAsia="Times New Roman" w:hAnsi="Calibri" w:cs="Calibri"/>
                  <w:i/>
                  <w:iCs/>
                  <w:color w:val="000000"/>
                  <w:sz w:val="16"/>
                  <w:szCs w:val="16"/>
                  <w:lang w:val="fr-FR" w:eastAsia="fr-FR"/>
                </w:rPr>
                <w:t>13.1</w:t>
              </w:r>
            </w:ins>
          </w:p>
        </w:tc>
      </w:tr>
      <w:tr w:rsidR="008D137A" w:rsidRPr="00095768" w14:paraId="6840AC86" w14:textId="77777777" w:rsidTr="00AF4F87">
        <w:trPr>
          <w:trHeight w:val="288"/>
          <w:ins w:id="1165" w:author="Arnaud" w:date="2021-08-19T00:33:00Z"/>
        </w:trPr>
        <w:tc>
          <w:tcPr>
            <w:tcW w:w="0" w:type="auto"/>
            <w:tcBorders>
              <w:top w:val="nil"/>
              <w:left w:val="nil"/>
              <w:bottom w:val="nil"/>
              <w:right w:val="nil"/>
            </w:tcBorders>
            <w:shd w:val="clear" w:color="auto" w:fill="auto"/>
            <w:noWrap/>
            <w:vAlign w:val="bottom"/>
            <w:hideMark/>
          </w:tcPr>
          <w:p w14:paraId="1AADE476" w14:textId="77777777" w:rsidR="008D137A" w:rsidRPr="00A0544A" w:rsidRDefault="008D137A" w:rsidP="00AF4F87">
            <w:pPr>
              <w:ind w:firstLineChars="100" w:firstLine="160"/>
              <w:rPr>
                <w:ins w:id="1166" w:author="Arnaud" w:date="2021-08-19T00:33:00Z"/>
                <w:rFonts w:ascii="Calibri" w:eastAsia="Times New Roman" w:hAnsi="Calibri" w:cs="Calibri"/>
                <w:i/>
                <w:iCs/>
                <w:color w:val="000000"/>
                <w:sz w:val="16"/>
                <w:szCs w:val="16"/>
                <w:lang w:val="fr-FR" w:eastAsia="fr-FR"/>
              </w:rPr>
            </w:pPr>
            <w:proofErr w:type="spellStart"/>
            <w:ins w:id="1167" w:author="Arnaud" w:date="2021-08-19T00:33:00Z">
              <w:r w:rsidRPr="00A0544A">
                <w:rPr>
                  <w:rFonts w:ascii="Calibri" w:eastAsia="Times New Roman" w:hAnsi="Calibri" w:cs="Calibri"/>
                  <w:i/>
                  <w:iCs/>
                  <w:color w:val="000000"/>
                  <w:sz w:val="16"/>
                  <w:szCs w:val="16"/>
                  <w:lang w:val="fr-FR" w:eastAsia="fr-FR"/>
                </w:rPr>
                <w:t>Repay</w:t>
              </w:r>
              <w:proofErr w:type="spellEnd"/>
              <w:r w:rsidRPr="00A0544A">
                <w:rPr>
                  <w:rFonts w:ascii="Calibri" w:eastAsia="Times New Roman" w:hAnsi="Calibri" w:cs="Calibri"/>
                  <w:i/>
                  <w:iCs/>
                  <w:color w:val="000000"/>
                  <w:sz w:val="16"/>
                  <w:szCs w:val="16"/>
                  <w:lang w:val="fr-FR" w:eastAsia="fr-FR"/>
                </w:rPr>
                <w:t xml:space="preserve"> </w:t>
              </w:r>
              <w:proofErr w:type="spellStart"/>
              <w:r w:rsidRPr="00A0544A">
                <w:rPr>
                  <w:rFonts w:ascii="Calibri" w:eastAsia="Times New Roman" w:hAnsi="Calibri" w:cs="Calibri"/>
                  <w:i/>
                  <w:iCs/>
                  <w:color w:val="000000"/>
                  <w:sz w:val="16"/>
                  <w:szCs w:val="16"/>
                  <w:lang w:val="fr-FR" w:eastAsia="fr-FR"/>
                </w:rPr>
                <w:t>previous</w:t>
              </w:r>
              <w:proofErr w:type="spellEnd"/>
              <w:r w:rsidRPr="00A0544A">
                <w:rPr>
                  <w:rFonts w:ascii="Calibri" w:eastAsia="Times New Roman" w:hAnsi="Calibri" w:cs="Calibri"/>
                  <w:i/>
                  <w:iCs/>
                  <w:color w:val="000000"/>
                  <w:sz w:val="16"/>
                  <w:szCs w:val="16"/>
                  <w:lang w:val="fr-FR" w:eastAsia="fr-FR"/>
                </w:rPr>
                <w:t xml:space="preserve"> </w:t>
              </w:r>
              <w:proofErr w:type="spellStart"/>
              <w:r w:rsidRPr="00A0544A">
                <w:rPr>
                  <w:rFonts w:ascii="Calibri" w:eastAsia="Times New Roman" w:hAnsi="Calibri" w:cs="Calibri"/>
                  <w:i/>
                  <w:iCs/>
                  <w:color w:val="000000"/>
                  <w:sz w:val="16"/>
                  <w:szCs w:val="16"/>
                  <w:lang w:val="fr-FR" w:eastAsia="fr-FR"/>
                </w:rPr>
                <w:t>loan</w:t>
              </w:r>
              <w:proofErr w:type="spellEnd"/>
            </w:ins>
          </w:p>
        </w:tc>
        <w:tc>
          <w:tcPr>
            <w:tcW w:w="0" w:type="auto"/>
            <w:tcBorders>
              <w:top w:val="nil"/>
              <w:left w:val="nil"/>
              <w:bottom w:val="nil"/>
              <w:right w:val="nil"/>
            </w:tcBorders>
            <w:shd w:val="clear" w:color="auto" w:fill="auto"/>
            <w:noWrap/>
            <w:vAlign w:val="bottom"/>
            <w:hideMark/>
          </w:tcPr>
          <w:p w14:paraId="1C225524" w14:textId="77777777" w:rsidR="008D137A" w:rsidRPr="00A0544A" w:rsidRDefault="008D137A" w:rsidP="00AF4F87">
            <w:pPr>
              <w:jc w:val="center"/>
              <w:rPr>
                <w:ins w:id="1168" w:author="Arnaud" w:date="2021-08-19T00:33:00Z"/>
                <w:rFonts w:ascii="Calibri" w:eastAsia="Times New Roman" w:hAnsi="Calibri" w:cs="Calibri"/>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6C290A7C" w14:textId="77777777" w:rsidR="008D137A" w:rsidRPr="00A0544A" w:rsidRDefault="008D137A" w:rsidP="00AF4F87">
            <w:pPr>
              <w:jc w:val="center"/>
              <w:rPr>
                <w:ins w:id="1169" w:author="Arnaud" w:date="2021-08-19T00:33:00Z"/>
                <w:rFonts w:ascii="Calibri" w:eastAsia="Times New Roman" w:hAnsi="Calibri" w:cs="Calibri"/>
                <w:i/>
                <w:iCs/>
                <w:color w:val="000000"/>
                <w:sz w:val="16"/>
                <w:szCs w:val="16"/>
                <w:lang w:val="fr-FR" w:eastAsia="fr-FR"/>
              </w:rPr>
            </w:pPr>
            <w:ins w:id="1170" w:author="Arnaud" w:date="2021-08-19T00:33:00Z">
              <w:r w:rsidRPr="00A0544A">
                <w:rPr>
                  <w:rFonts w:ascii="Calibri" w:eastAsia="Times New Roman" w:hAnsi="Calibri" w:cs="Calibri"/>
                  <w:i/>
                  <w:iCs/>
                  <w:color w:val="000000"/>
                  <w:sz w:val="16"/>
                  <w:szCs w:val="16"/>
                  <w:lang w:val="fr-FR" w:eastAsia="fr-FR"/>
                </w:rPr>
                <w:t>4.</w:t>
              </w:r>
              <w:r>
                <w:rPr>
                  <w:rFonts w:ascii="Calibri" w:eastAsia="Times New Roman" w:hAnsi="Calibri" w:cs="Calibri"/>
                  <w:i/>
                  <w:iCs/>
                  <w:color w:val="000000"/>
                  <w:sz w:val="16"/>
                  <w:szCs w:val="16"/>
                  <w:lang w:val="fr-FR" w:eastAsia="fr-FR"/>
                </w:rPr>
                <w:t>5</w:t>
              </w:r>
            </w:ins>
          </w:p>
        </w:tc>
        <w:tc>
          <w:tcPr>
            <w:tcW w:w="0" w:type="auto"/>
            <w:tcBorders>
              <w:top w:val="nil"/>
              <w:left w:val="nil"/>
              <w:bottom w:val="nil"/>
              <w:right w:val="nil"/>
            </w:tcBorders>
            <w:shd w:val="clear" w:color="auto" w:fill="auto"/>
            <w:noWrap/>
            <w:vAlign w:val="bottom"/>
            <w:hideMark/>
          </w:tcPr>
          <w:p w14:paraId="7D843107" w14:textId="77777777" w:rsidR="008D137A" w:rsidRPr="00A0544A" w:rsidRDefault="008D137A" w:rsidP="00AF4F87">
            <w:pPr>
              <w:jc w:val="center"/>
              <w:rPr>
                <w:ins w:id="1171" w:author="Arnaud" w:date="2021-08-19T00:33:00Z"/>
                <w:rFonts w:ascii="Calibri" w:eastAsia="Times New Roman" w:hAnsi="Calibri" w:cs="Calibri"/>
                <w:i/>
                <w:iCs/>
                <w:color w:val="000000"/>
                <w:sz w:val="16"/>
                <w:szCs w:val="16"/>
                <w:lang w:val="fr-FR" w:eastAsia="fr-FR"/>
              </w:rPr>
            </w:pPr>
            <w:ins w:id="1172" w:author="Arnaud" w:date="2021-08-19T00:33:00Z">
              <w:r w:rsidRPr="00A0544A">
                <w:rPr>
                  <w:rFonts w:ascii="Calibri" w:eastAsia="Times New Roman" w:hAnsi="Calibri" w:cs="Calibri"/>
                  <w:i/>
                  <w:iCs/>
                  <w:color w:val="000000"/>
                  <w:sz w:val="16"/>
                  <w:szCs w:val="16"/>
                  <w:lang w:val="fr-FR" w:eastAsia="fr-FR"/>
                </w:rPr>
                <w:t>4.7</w:t>
              </w:r>
            </w:ins>
          </w:p>
        </w:tc>
        <w:tc>
          <w:tcPr>
            <w:tcW w:w="0" w:type="auto"/>
            <w:tcBorders>
              <w:top w:val="nil"/>
              <w:left w:val="nil"/>
              <w:bottom w:val="nil"/>
              <w:right w:val="nil"/>
            </w:tcBorders>
            <w:shd w:val="clear" w:color="auto" w:fill="auto"/>
            <w:noWrap/>
            <w:vAlign w:val="bottom"/>
            <w:hideMark/>
          </w:tcPr>
          <w:p w14:paraId="5359CEA8" w14:textId="77777777" w:rsidR="008D137A" w:rsidRPr="00A0544A" w:rsidRDefault="008D137A" w:rsidP="00AF4F87">
            <w:pPr>
              <w:jc w:val="center"/>
              <w:rPr>
                <w:ins w:id="1173"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3759D946" w14:textId="77777777" w:rsidR="008D137A" w:rsidRPr="00A0544A" w:rsidRDefault="008D137A" w:rsidP="00AF4F87">
            <w:pPr>
              <w:jc w:val="center"/>
              <w:rPr>
                <w:ins w:id="1174" w:author="Arnaud" w:date="2021-08-19T00:33:00Z"/>
                <w:rFonts w:ascii="Calibri" w:eastAsia="Times New Roman" w:hAnsi="Calibri" w:cs="Calibri"/>
                <w:i/>
                <w:iCs/>
                <w:color w:val="000000"/>
                <w:sz w:val="16"/>
                <w:szCs w:val="16"/>
                <w:lang w:val="fr-FR" w:eastAsia="fr-FR"/>
              </w:rPr>
            </w:pPr>
            <w:ins w:id="1175" w:author="Arnaud" w:date="2021-08-19T00:33:00Z">
              <w:r w:rsidRPr="00A0544A">
                <w:rPr>
                  <w:rFonts w:ascii="Calibri" w:eastAsia="Times New Roman" w:hAnsi="Calibri" w:cs="Calibri"/>
                  <w:i/>
                  <w:iCs/>
                  <w:color w:val="000000"/>
                  <w:sz w:val="16"/>
                  <w:szCs w:val="16"/>
                  <w:lang w:val="fr-FR" w:eastAsia="fr-FR"/>
                </w:rPr>
                <w:t>18.5</w:t>
              </w:r>
            </w:ins>
          </w:p>
        </w:tc>
        <w:tc>
          <w:tcPr>
            <w:tcW w:w="0" w:type="auto"/>
            <w:tcBorders>
              <w:top w:val="nil"/>
              <w:left w:val="nil"/>
              <w:bottom w:val="nil"/>
              <w:right w:val="nil"/>
            </w:tcBorders>
            <w:shd w:val="clear" w:color="auto" w:fill="auto"/>
            <w:noWrap/>
            <w:vAlign w:val="bottom"/>
            <w:hideMark/>
          </w:tcPr>
          <w:p w14:paraId="0CF12EE5" w14:textId="77777777" w:rsidR="008D137A" w:rsidRPr="00A0544A" w:rsidRDefault="008D137A" w:rsidP="00AF4F87">
            <w:pPr>
              <w:jc w:val="center"/>
              <w:rPr>
                <w:ins w:id="1176" w:author="Arnaud" w:date="2021-08-19T00:33:00Z"/>
                <w:rFonts w:ascii="Calibri" w:eastAsia="Times New Roman" w:hAnsi="Calibri" w:cs="Calibri"/>
                <w:i/>
                <w:iCs/>
                <w:color w:val="000000"/>
                <w:sz w:val="16"/>
                <w:szCs w:val="16"/>
                <w:lang w:val="fr-FR" w:eastAsia="fr-FR"/>
              </w:rPr>
            </w:pPr>
            <w:ins w:id="1177" w:author="Arnaud" w:date="2021-08-19T00:33:00Z">
              <w:r w:rsidRPr="00A0544A">
                <w:rPr>
                  <w:rFonts w:ascii="Calibri" w:eastAsia="Times New Roman" w:hAnsi="Calibri" w:cs="Calibri"/>
                  <w:i/>
                  <w:iCs/>
                  <w:color w:val="000000"/>
                  <w:sz w:val="16"/>
                  <w:szCs w:val="16"/>
                  <w:lang w:val="fr-FR" w:eastAsia="fr-FR"/>
                </w:rPr>
                <w:t>16.4</w:t>
              </w:r>
            </w:ins>
          </w:p>
        </w:tc>
        <w:tc>
          <w:tcPr>
            <w:tcW w:w="0" w:type="auto"/>
            <w:tcBorders>
              <w:top w:val="nil"/>
              <w:left w:val="nil"/>
              <w:bottom w:val="nil"/>
              <w:right w:val="nil"/>
            </w:tcBorders>
            <w:shd w:val="clear" w:color="auto" w:fill="auto"/>
            <w:noWrap/>
            <w:vAlign w:val="bottom"/>
            <w:hideMark/>
          </w:tcPr>
          <w:p w14:paraId="1BA0C037" w14:textId="77777777" w:rsidR="008D137A" w:rsidRPr="00A0544A" w:rsidRDefault="008D137A" w:rsidP="00AF4F87">
            <w:pPr>
              <w:jc w:val="center"/>
              <w:rPr>
                <w:ins w:id="1178"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00FABA3A" w14:textId="77777777" w:rsidR="008D137A" w:rsidRPr="00A0544A" w:rsidRDefault="008D137A" w:rsidP="00AF4F87">
            <w:pPr>
              <w:jc w:val="center"/>
              <w:rPr>
                <w:ins w:id="1179" w:author="Arnaud" w:date="2021-08-19T00:33:00Z"/>
                <w:rFonts w:ascii="Calibri" w:eastAsia="Times New Roman" w:hAnsi="Calibri" w:cs="Calibri"/>
                <w:i/>
                <w:iCs/>
                <w:color w:val="000000"/>
                <w:sz w:val="16"/>
                <w:szCs w:val="16"/>
                <w:lang w:val="fr-FR" w:eastAsia="fr-FR"/>
              </w:rPr>
            </w:pPr>
            <w:ins w:id="1180" w:author="Arnaud" w:date="2021-08-19T00:33:00Z">
              <w:r w:rsidRPr="00A0544A">
                <w:rPr>
                  <w:rFonts w:ascii="Calibri" w:eastAsia="Times New Roman" w:hAnsi="Calibri" w:cs="Calibri"/>
                  <w:i/>
                  <w:iCs/>
                  <w:color w:val="000000"/>
                  <w:sz w:val="16"/>
                  <w:szCs w:val="16"/>
                  <w:lang w:val="fr-FR" w:eastAsia="fr-FR"/>
                </w:rPr>
                <w:t>18.8</w:t>
              </w:r>
            </w:ins>
          </w:p>
        </w:tc>
        <w:tc>
          <w:tcPr>
            <w:tcW w:w="0" w:type="auto"/>
            <w:tcBorders>
              <w:top w:val="nil"/>
              <w:left w:val="nil"/>
              <w:bottom w:val="nil"/>
              <w:right w:val="nil"/>
            </w:tcBorders>
            <w:shd w:val="clear" w:color="auto" w:fill="auto"/>
            <w:noWrap/>
            <w:vAlign w:val="bottom"/>
            <w:hideMark/>
          </w:tcPr>
          <w:p w14:paraId="2DC6F80C" w14:textId="77777777" w:rsidR="008D137A" w:rsidRPr="00A0544A" w:rsidRDefault="008D137A" w:rsidP="00AF4F87">
            <w:pPr>
              <w:jc w:val="center"/>
              <w:rPr>
                <w:ins w:id="1181" w:author="Arnaud" w:date="2021-08-19T00:33:00Z"/>
                <w:rFonts w:ascii="Calibri" w:eastAsia="Times New Roman" w:hAnsi="Calibri" w:cs="Calibri"/>
                <w:i/>
                <w:iCs/>
                <w:color w:val="000000"/>
                <w:sz w:val="16"/>
                <w:szCs w:val="16"/>
                <w:lang w:val="fr-FR" w:eastAsia="fr-FR"/>
              </w:rPr>
            </w:pPr>
            <w:ins w:id="1182" w:author="Arnaud" w:date="2021-08-19T00:33:00Z">
              <w:r w:rsidRPr="00A0544A">
                <w:rPr>
                  <w:rFonts w:ascii="Calibri" w:eastAsia="Times New Roman" w:hAnsi="Calibri" w:cs="Calibri"/>
                  <w:i/>
                  <w:iCs/>
                  <w:color w:val="000000"/>
                  <w:sz w:val="16"/>
                  <w:szCs w:val="16"/>
                  <w:lang w:val="fr-FR" w:eastAsia="fr-FR"/>
                </w:rPr>
                <w:t>27.7</w:t>
              </w:r>
            </w:ins>
          </w:p>
        </w:tc>
        <w:tc>
          <w:tcPr>
            <w:tcW w:w="0" w:type="auto"/>
            <w:tcBorders>
              <w:top w:val="nil"/>
              <w:left w:val="nil"/>
              <w:bottom w:val="nil"/>
              <w:right w:val="nil"/>
            </w:tcBorders>
            <w:shd w:val="clear" w:color="auto" w:fill="auto"/>
            <w:noWrap/>
            <w:vAlign w:val="bottom"/>
            <w:hideMark/>
          </w:tcPr>
          <w:p w14:paraId="4526A7F2" w14:textId="77777777" w:rsidR="008D137A" w:rsidRPr="00A0544A" w:rsidRDefault="008D137A" w:rsidP="00AF4F87">
            <w:pPr>
              <w:jc w:val="center"/>
              <w:rPr>
                <w:ins w:id="1183"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7705CE1C" w14:textId="77777777" w:rsidR="008D137A" w:rsidRPr="00A0544A" w:rsidRDefault="008D137A" w:rsidP="00AF4F87">
            <w:pPr>
              <w:jc w:val="center"/>
              <w:rPr>
                <w:ins w:id="1184" w:author="Arnaud" w:date="2021-08-19T00:33:00Z"/>
                <w:rFonts w:ascii="Calibri" w:eastAsia="Times New Roman" w:hAnsi="Calibri" w:cs="Calibri"/>
                <w:i/>
                <w:iCs/>
                <w:color w:val="000000"/>
                <w:sz w:val="16"/>
                <w:szCs w:val="16"/>
                <w:lang w:val="fr-FR" w:eastAsia="fr-FR"/>
              </w:rPr>
            </w:pPr>
            <w:ins w:id="1185" w:author="Arnaud" w:date="2021-08-19T00:33:00Z">
              <w:r w:rsidRPr="00A0544A">
                <w:rPr>
                  <w:rFonts w:ascii="Calibri" w:eastAsia="Times New Roman" w:hAnsi="Calibri" w:cs="Calibri"/>
                  <w:i/>
                  <w:iCs/>
                  <w:color w:val="000000"/>
                  <w:sz w:val="16"/>
                  <w:szCs w:val="16"/>
                  <w:lang w:val="fr-FR" w:eastAsia="fr-FR"/>
                </w:rPr>
                <w:t>3.9</w:t>
              </w:r>
            </w:ins>
          </w:p>
        </w:tc>
        <w:tc>
          <w:tcPr>
            <w:tcW w:w="0" w:type="auto"/>
            <w:tcBorders>
              <w:top w:val="nil"/>
              <w:left w:val="nil"/>
              <w:bottom w:val="nil"/>
              <w:right w:val="nil"/>
            </w:tcBorders>
            <w:shd w:val="clear" w:color="auto" w:fill="auto"/>
            <w:noWrap/>
            <w:vAlign w:val="bottom"/>
            <w:hideMark/>
          </w:tcPr>
          <w:p w14:paraId="34C0EC94" w14:textId="77777777" w:rsidR="008D137A" w:rsidRPr="00A0544A" w:rsidRDefault="008D137A" w:rsidP="00AF4F87">
            <w:pPr>
              <w:jc w:val="center"/>
              <w:rPr>
                <w:ins w:id="1186" w:author="Arnaud" w:date="2021-08-19T00:33:00Z"/>
                <w:rFonts w:ascii="Calibri" w:eastAsia="Times New Roman" w:hAnsi="Calibri" w:cs="Calibri"/>
                <w:i/>
                <w:iCs/>
                <w:color w:val="000000"/>
                <w:sz w:val="16"/>
                <w:szCs w:val="16"/>
                <w:lang w:val="fr-FR" w:eastAsia="fr-FR"/>
              </w:rPr>
            </w:pPr>
            <w:ins w:id="1187" w:author="Arnaud" w:date="2021-08-19T00:33:00Z">
              <w:r w:rsidRPr="00A0544A">
                <w:rPr>
                  <w:rFonts w:ascii="Calibri" w:eastAsia="Times New Roman" w:hAnsi="Calibri" w:cs="Calibri"/>
                  <w:i/>
                  <w:iCs/>
                  <w:color w:val="000000"/>
                  <w:sz w:val="16"/>
                  <w:szCs w:val="16"/>
                  <w:lang w:val="fr-FR" w:eastAsia="fr-FR"/>
                </w:rPr>
                <w:t>3.4</w:t>
              </w:r>
            </w:ins>
          </w:p>
        </w:tc>
      </w:tr>
      <w:tr w:rsidR="008D137A" w:rsidRPr="00095768" w14:paraId="562485B4" w14:textId="77777777" w:rsidTr="00AF4F87">
        <w:trPr>
          <w:trHeight w:val="288"/>
          <w:ins w:id="1188" w:author="Arnaud" w:date="2021-08-19T00:33:00Z"/>
        </w:trPr>
        <w:tc>
          <w:tcPr>
            <w:tcW w:w="0" w:type="auto"/>
            <w:tcBorders>
              <w:top w:val="nil"/>
              <w:left w:val="nil"/>
              <w:bottom w:val="nil"/>
              <w:right w:val="nil"/>
            </w:tcBorders>
            <w:shd w:val="clear" w:color="auto" w:fill="auto"/>
            <w:noWrap/>
            <w:vAlign w:val="bottom"/>
            <w:hideMark/>
          </w:tcPr>
          <w:p w14:paraId="14278AD1" w14:textId="77777777" w:rsidR="008D137A" w:rsidRPr="00A0544A" w:rsidRDefault="008D137A" w:rsidP="00AF4F87">
            <w:pPr>
              <w:ind w:firstLineChars="100" w:firstLine="160"/>
              <w:rPr>
                <w:ins w:id="1189" w:author="Arnaud" w:date="2021-08-19T00:33:00Z"/>
                <w:rFonts w:ascii="Calibri" w:eastAsia="Times New Roman" w:hAnsi="Calibri" w:cs="Calibri"/>
                <w:i/>
                <w:iCs/>
                <w:color w:val="000000"/>
                <w:sz w:val="16"/>
                <w:szCs w:val="16"/>
                <w:lang w:val="fr-FR" w:eastAsia="fr-FR"/>
              </w:rPr>
            </w:pPr>
            <w:ins w:id="1190" w:author="Arnaud" w:date="2021-08-19T00:33:00Z">
              <w:r w:rsidRPr="00A0544A">
                <w:rPr>
                  <w:rFonts w:ascii="Calibri" w:eastAsia="Times New Roman" w:hAnsi="Calibri" w:cs="Calibri"/>
                  <w:i/>
                  <w:iCs/>
                  <w:color w:val="000000"/>
                  <w:sz w:val="16"/>
                  <w:szCs w:val="16"/>
                  <w:lang w:val="fr-FR" w:eastAsia="fr-FR"/>
                </w:rPr>
                <w:t>Relatives</w:t>
              </w:r>
            </w:ins>
          </w:p>
        </w:tc>
        <w:tc>
          <w:tcPr>
            <w:tcW w:w="0" w:type="auto"/>
            <w:tcBorders>
              <w:top w:val="nil"/>
              <w:left w:val="nil"/>
              <w:bottom w:val="nil"/>
              <w:right w:val="nil"/>
            </w:tcBorders>
            <w:shd w:val="clear" w:color="auto" w:fill="auto"/>
            <w:noWrap/>
            <w:vAlign w:val="bottom"/>
            <w:hideMark/>
          </w:tcPr>
          <w:p w14:paraId="4C052A40" w14:textId="77777777" w:rsidR="008D137A" w:rsidRPr="00A0544A" w:rsidRDefault="008D137A" w:rsidP="00AF4F87">
            <w:pPr>
              <w:jc w:val="center"/>
              <w:rPr>
                <w:ins w:id="1191" w:author="Arnaud" w:date="2021-08-19T00:33:00Z"/>
                <w:rFonts w:ascii="Calibri" w:eastAsia="Times New Roman" w:hAnsi="Calibri" w:cs="Calibri"/>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7D32A72C" w14:textId="77777777" w:rsidR="008D137A" w:rsidRPr="00A0544A" w:rsidRDefault="008D137A" w:rsidP="00AF4F87">
            <w:pPr>
              <w:jc w:val="center"/>
              <w:rPr>
                <w:ins w:id="1192" w:author="Arnaud" w:date="2021-08-19T00:33:00Z"/>
                <w:rFonts w:ascii="Calibri" w:eastAsia="Times New Roman" w:hAnsi="Calibri" w:cs="Calibri"/>
                <w:i/>
                <w:iCs/>
                <w:color w:val="000000"/>
                <w:sz w:val="16"/>
                <w:szCs w:val="16"/>
                <w:lang w:val="fr-FR" w:eastAsia="fr-FR"/>
              </w:rPr>
            </w:pPr>
            <w:ins w:id="1193" w:author="Arnaud" w:date="2021-08-19T00:33:00Z">
              <w:r w:rsidRPr="00A0544A">
                <w:rPr>
                  <w:rFonts w:ascii="Calibri" w:eastAsia="Times New Roman" w:hAnsi="Calibri" w:cs="Calibri"/>
                  <w:i/>
                  <w:iCs/>
                  <w:color w:val="000000"/>
                  <w:sz w:val="16"/>
                  <w:szCs w:val="16"/>
                  <w:lang w:val="fr-FR" w:eastAsia="fr-FR"/>
                </w:rPr>
                <w:t>5.2</w:t>
              </w:r>
            </w:ins>
          </w:p>
        </w:tc>
        <w:tc>
          <w:tcPr>
            <w:tcW w:w="0" w:type="auto"/>
            <w:tcBorders>
              <w:top w:val="nil"/>
              <w:left w:val="nil"/>
              <w:bottom w:val="nil"/>
              <w:right w:val="nil"/>
            </w:tcBorders>
            <w:shd w:val="clear" w:color="auto" w:fill="auto"/>
            <w:noWrap/>
            <w:vAlign w:val="bottom"/>
            <w:hideMark/>
          </w:tcPr>
          <w:p w14:paraId="1B443F98" w14:textId="77777777" w:rsidR="008D137A" w:rsidRPr="00A0544A" w:rsidRDefault="008D137A" w:rsidP="00AF4F87">
            <w:pPr>
              <w:jc w:val="center"/>
              <w:rPr>
                <w:ins w:id="1194" w:author="Arnaud" w:date="2021-08-19T00:33:00Z"/>
                <w:rFonts w:ascii="Calibri" w:eastAsia="Times New Roman" w:hAnsi="Calibri" w:cs="Calibri"/>
                <w:i/>
                <w:iCs/>
                <w:color w:val="000000"/>
                <w:sz w:val="16"/>
                <w:szCs w:val="16"/>
                <w:lang w:val="fr-FR" w:eastAsia="fr-FR"/>
              </w:rPr>
            </w:pPr>
            <w:ins w:id="1195" w:author="Arnaud" w:date="2021-08-19T00:33:00Z">
              <w:r w:rsidRPr="00A0544A">
                <w:rPr>
                  <w:rFonts w:ascii="Calibri" w:eastAsia="Times New Roman" w:hAnsi="Calibri" w:cs="Calibri"/>
                  <w:i/>
                  <w:iCs/>
                  <w:color w:val="000000"/>
                  <w:sz w:val="16"/>
                  <w:szCs w:val="16"/>
                  <w:lang w:val="fr-FR" w:eastAsia="fr-FR"/>
                </w:rPr>
                <w:t>0.6</w:t>
              </w:r>
            </w:ins>
          </w:p>
        </w:tc>
        <w:tc>
          <w:tcPr>
            <w:tcW w:w="0" w:type="auto"/>
            <w:tcBorders>
              <w:top w:val="nil"/>
              <w:left w:val="nil"/>
              <w:bottom w:val="nil"/>
              <w:right w:val="nil"/>
            </w:tcBorders>
            <w:shd w:val="clear" w:color="auto" w:fill="auto"/>
            <w:noWrap/>
            <w:vAlign w:val="bottom"/>
            <w:hideMark/>
          </w:tcPr>
          <w:p w14:paraId="24486065" w14:textId="77777777" w:rsidR="008D137A" w:rsidRPr="00A0544A" w:rsidRDefault="008D137A" w:rsidP="00AF4F87">
            <w:pPr>
              <w:jc w:val="center"/>
              <w:rPr>
                <w:ins w:id="1196"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07A6C2AF" w14:textId="77777777" w:rsidR="008D137A" w:rsidRPr="00A0544A" w:rsidRDefault="008D137A" w:rsidP="00AF4F87">
            <w:pPr>
              <w:jc w:val="center"/>
              <w:rPr>
                <w:ins w:id="1197" w:author="Arnaud" w:date="2021-08-19T00:33:00Z"/>
                <w:rFonts w:ascii="Calibri" w:eastAsia="Times New Roman" w:hAnsi="Calibri" w:cs="Calibri"/>
                <w:i/>
                <w:iCs/>
                <w:color w:val="000000"/>
                <w:sz w:val="16"/>
                <w:szCs w:val="16"/>
                <w:lang w:val="fr-FR" w:eastAsia="fr-FR"/>
              </w:rPr>
            </w:pPr>
            <w:ins w:id="1198" w:author="Arnaud" w:date="2021-08-19T00:33:00Z">
              <w:r w:rsidRPr="00A0544A">
                <w:rPr>
                  <w:rFonts w:ascii="Calibri" w:eastAsia="Times New Roman" w:hAnsi="Calibri" w:cs="Calibri"/>
                  <w:i/>
                  <w:iCs/>
                  <w:color w:val="000000"/>
                  <w:sz w:val="16"/>
                  <w:szCs w:val="16"/>
                  <w:lang w:val="fr-FR" w:eastAsia="fr-FR"/>
                </w:rPr>
                <w:t>23.7</w:t>
              </w:r>
            </w:ins>
          </w:p>
        </w:tc>
        <w:tc>
          <w:tcPr>
            <w:tcW w:w="0" w:type="auto"/>
            <w:tcBorders>
              <w:top w:val="nil"/>
              <w:left w:val="nil"/>
              <w:bottom w:val="nil"/>
              <w:right w:val="nil"/>
            </w:tcBorders>
            <w:shd w:val="clear" w:color="auto" w:fill="auto"/>
            <w:noWrap/>
            <w:vAlign w:val="bottom"/>
            <w:hideMark/>
          </w:tcPr>
          <w:p w14:paraId="23876BB3" w14:textId="77777777" w:rsidR="008D137A" w:rsidRPr="00A0544A" w:rsidRDefault="008D137A" w:rsidP="00AF4F87">
            <w:pPr>
              <w:jc w:val="center"/>
              <w:rPr>
                <w:ins w:id="1199" w:author="Arnaud" w:date="2021-08-19T00:33:00Z"/>
                <w:rFonts w:ascii="Calibri" w:eastAsia="Times New Roman" w:hAnsi="Calibri" w:cs="Calibri"/>
                <w:i/>
                <w:iCs/>
                <w:color w:val="000000"/>
                <w:sz w:val="16"/>
                <w:szCs w:val="16"/>
                <w:lang w:val="fr-FR" w:eastAsia="fr-FR"/>
              </w:rPr>
            </w:pPr>
            <w:ins w:id="1200" w:author="Arnaud" w:date="2021-08-19T00:33:00Z">
              <w:r w:rsidRPr="00A0544A">
                <w:rPr>
                  <w:rFonts w:ascii="Calibri" w:eastAsia="Times New Roman" w:hAnsi="Calibri" w:cs="Calibri"/>
                  <w:i/>
                  <w:iCs/>
                  <w:color w:val="000000"/>
                  <w:sz w:val="16"/>
                  <w:szCs w:val="16"/>
                  <w:lang w:val="fr-FR" w:eastAsia="fr-FR"/>
                </w:rPr>
                <w:t>2.0</w:t>
              </w:r>
            </w:ins>
          </w:p>
        </w:tc>
        <w:tc>
          <w:tcPr>
            <w:tcW w:w="0" w:type="auto"/>
            <w:tcBorders>
              <w:top w:val="nil"/>
              <w:left w:val="nil"/>
              <w:bottom w:val="nil"/>
              <w:right w:val="nil"/>
            </w:tcBorders>
            <w:shd w:val="clear" w:color="auto" w:fill="auto"/>
            <w:noWrap/>
            <w:vAlign w:val="bottom"/>
            <w:hideMark/>
          </w:tcPr>
          <w:p w14:paraId="1D3B6761" w14:textId="77777777" w:rsidR="008D137A" w:rsidRPr="00A0544A" w:rsidRDefault="008D137A" w:rsidP="00AF4F87">
            <w:pPr>
              <w:jc w:val="center"/>
              <w:rPr>
                <w:ins w:id="1201"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0AF9B44E" w14:textId="77777777" w:rsidR="008D137A" w:rsidRPr="00A0544A" w:rsidRDefault="008D137A" w:rsidP="00AF4F87">
            <w:pPr>
              <w:jc w:val="center"/>
              <w:rPr>
                <w:ins w:id="1202" w:author="Arnaud" w:date="2021-08-19T00:33:00Z"/>
                <w:rFonts w:ascii="Calibri" w:eastAsia="Times New Roman" w:hAnsi="Calibri" w:cs="Calibri"/>
                <w:i/>
                <w:iCs/>
                <w:color w:val="000000"/>
                <w:sz w:val="16"/>
                <w:szCs w:val="16"/>
                <w:lang w:val="fr-FR" w:eastAsia="fr-FR"/>
              </w:rPr>
            </w:pPr>
            <w:ins w:id="1203" w:author="Arnaud" w:date="2021-08-19T00:33:00Z">
              <w:r w:rsidRPr="00A0544A">
                <w:rPr>
                  <w:rFonts w:ascii="Calibri" w:eastAsia="Times New Roman" w:hAnsi="Calibri" w:cs="Calibri"/>
                  <w:i/>
                  <w:iCs/>
                  <w:color w:val="000000"/>
                  <w:sz w:val="16"/>
                  <w:szCs w:val="16"/>
                  <w:lang w:val="fr-FR" w:eastAsia="fr-FR"/>
                </w:rPr>
                <w:t>10.7</w:t>
              </w:r>
            </w:ins>
          </w:p>
        </w:tc>
        <w:tc>
          <w:tcPr>
            <w:tcW w:w="0" w:type="auto"/>
            <w:tcBorders>
              <w:top w:val="nil"/>
              <w:left w:val="nil"/>
              <w:bottom w:val="nil"/>
              <w:right w:val="nil"/>
            </w:tcBorders>
            <w:shd w:val="clear" w:color="auto" w:fill="auto"/>
            <w:noWrap/>
            <w:vAlign w:val="bottom"/>
            <w:hideMark/>
          </w:tcPr>
          <w:p w14:paraId="2886D36D" w14:textId="77777777" w:rsidR="008D137A" w:rsidRPr="00A0544A" w:rsidRDefault="008D137A" w:rsidP="00AF4F87">
            <w:pPr>
              <w:jc w:val="center"/>
              <w:rPr>
                <w:ins w:id="1204" w:author="Arnaud" w:date="2021-08-19T00:33:00Z"/>
                <w:rFonts w:ascii="Calibri" w:eastAsia="Times New Roman" w:hAnsi="Calibri" w:cs="Calibri"/>
                <w:i/>
                <w:iCs/>
                <w:color w:val="000000"/>
                <w:sz w:val="16"/>
                <w:szCs w:val="16"/>
                <w:lang w:val="fr-FR" w:eastAsia="fr-FR"/>
              </w:rPr>
            </w:pPr>
            <w:ins w:id="1205" w:author="Arnaud" w:date="2021-08-19T00:33:00Z">
              <w:r w:rsidRPr="00A0544A">
                <w:rPr>
                  <w:rFonts w:ascii="Calibri" w:eastAsia="Times New Roman" w:hAnsi="Calibri" w:cs="Calibri"/>
                  <w:i/>
                  <w:iCs/>
                  <w:color w:val="000000"/>
                  <w:sz w:val="16"/>
                  <w:szCs w:val="16"/>
                  <w:lang w:val="fr-FR" w:eastAsia="fr-FR"/>
                </w:rPr>
                <w:t>11.7</w:t>
              </w:r>
            </w:ins>
          </w:p>
        </w:tc>
        <w:tc>
          <w:tcPr>
            <w:tcW w:w="0" w:type="auto"/>
            <w:tcBorders>
              <w:top w:val="nil"/>
              <w:left w:val="nil"/>
              <w:bottom w:val="nil"/>
              <w:right w:val="nil"/>
            </w:tcBorders>
            <w:shd w:val="clear" w:color="auto" w:fill="auto"/>
            <w:noWrap/>
            <w:vAlign w:val="bottom"/>
            <w:hideMark/>
          </w:tcPr>
          <w:p w14:paraId="5769D430" w14:textId="77777777" w:rsidR="008D137A" w:rsidRPr="00A0544A" w:rsidRDefault="008D137A" w:rsidP="00AF4F87">
            <w:pPr>
              <w:jc w:val="center"/>
              <w:rPr>
                <w:ins w:id="1206"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11FE1C3E" w14:textId="77777777" w:rsidR="008D137A" w:rsidRPr="00A0544A" w:rsidRDefault="008D137A" w:rsidP="00AF4F87">
            <w:pPr>
              <w:jc w:val="center"/>
              <w:rPr>
                <w:ins w:id="1207" w:author="Arnaud" w:date="2021-08-19T00:33:00Z"/>
                <w:rFonts w:ascii="Calibri" w:eastAsia="Times New Roman" w:hAnsi="Calibri" w:cs="Calibri"/>
                <w:i/>
                <w:iCs/>
                <w:color w:val="000000"/>
                <w:sz w:val="16"/>
                <w:szCs w:val="16"/>
                <w:lang w:val="fr-FR" w:eastAsia="fr-FR"/>
              </w:rPr>
            </w:pPr>
            <w:ins w:id="1208" w:author="Arnaud" w:date="2021-08-19T00:33:00Z">
              <w:r w:rsidRPr="00A0544A">
                <w:rPr>
                  <w:rFonts w:ascii="Calibri" w:eastAsia="Times New Roman" w:hAnsi="Calibri" w:cs="Calibri"/>
                  <w:i/>
                  <w:iCs/>
                  <w:color w:val="000000"/>
                  <w:sz w:val="16"/>
                  <w:szCs w:val="16"/>
                  <w:lang w:val="fr-FR" w:eastAsia="fr-FR"/>
                </w:rPr>
                <w:t>2.6</w:t>
              </w:r>
            </w:ins>
          </w:p>
        </w:tc>
        <w:tc>
          <w:tcPr>
            <w:tcW w:w="0" w:type="auto"/>
            <w:tcBorders>
              <w:top w:val="nil"/>
              <w:left w:val="nil"/>
              <w:bottom w:val="nil"/>
              <w:right w:val="nil"/>
            </w:tcBorders>
            <w:shd w:val="clear" w:color="auto" w:fill="auto"/>
            <w:noWrap/>
            <w:vAlign w:val="bottom"/>
            <w:hideMark/>
          </w:tcPr>
          <w:p w14:paraId="5C8E3217" w14:textId="77777777" w:rsidR="008D137A" w:rsidRPr="00A0544A" w:rsidRDefault="008D137A" w:rsidP="00AF4F87">
            <w:pPr>
              <w:jc w:val="center"/>
              <w:rPr>
                <w:ins w:id="1209" w:author="Arnaud" w:date="2021-08-19T00:33:00Z"/>
                <w:rFonts w:ascii="Calibri" w:eastAsia="Times New Roman" w:hAnsi="Calibri" w:cs="Calibri"/>
                <w:i/>
                <w:iCs/>
                <w:color w:val="000000"/>
                <w:sz w:val="16"/>
                <w:szCs w:val="16"/>
                <w:lang w:val="fr-FR" w:eastAsia="fr-FR"/>
              </w:rPr>
            </w:pPr>
            <w:ins w:id="1210" w:author="Arnaud" w:date="2021-08-19T00:33:00Z">
              <w:r w:rsidRPr="00A0544A">
                <w:rPr>
                  <w:rFonts w:ascii="Calibri" w:eastAsia="Times New Roman" w:hAnsi="Calibri" w:cs="Calibri"/>
                  <w:i/>
                  <w:iCs/>
                  <w:color w:val="000000"/>
                  <w:sz w:val="16"/>
                  <w:szCs w:val="16"/>
                  <w:lang w:val="fr-FR" w:eastAsia="fr-FR"/>
                </w:rPr>
                <w:t>0.2</w:t>
              </w:r>
            </w:ins>
          </w:p>
        </w:tc>
      </w:tr>
      <w:tr w:rsidR="008D137A" w:rsidRPr="00095768" w14:paraId="512C3530" w14:textId="77777777" w:rsidTr="00AF4F87">
        <w:trPr>
          <w:trHeight w:val="288"/>
          <w:ins w:id="1211" w:author="Arnaud" w:date="2021-08-19T00:33:00Z"/>
        </w:trPr>
        <w:tc>
          <w:tcPr>
            <w:tcW w:w="0" w:type="auto"/>
            <w:tcBorders>
              <w:top w:val="nil"/>
              <w:left w:val="nil"/>
              <w:bottom w:val="nil"/>
              <w:right w:val="nil"/>
            </w:tcBorders>
            <w:shd w:val="clear" w:color="auto" w:fill="auto"/>
            <w:noWrap/>
            <w:vAlign w:val="bottom"/>
            <w:hideMark/>
          </w:tcPr>
          <w:p w14:paraId="522A3311" w14:textId="77777777" w:rsidR="008D137A" w:rsidRPr="00095768" w:rsidRDefault="008D137A" w:rsidP="00AF4F87">
            <w:pPr>
              <w:rPr>
                <w:ins w:id="1212" w:author="Arnaud" w:date="2021-08-19T00:33:00Z"/>
                <w:rFonts w:ascii="Calibri" w:eastAsia="Times New Roman" w:hAnsi="Calibri" w:cs="Calibri"/>
                <w:color w:val="000000"/>
                <w:sz w:val="18"/>
                <w:szCs w:val="18"/>
                <w:lang w:val="fr-FR" w:eastAsia="fr-FR"/>
              </w:rPr>
            </w:pPr>
            <w:ins w:id="1213" w:author="Arnaud" w:date="2021-08-19T00:33:00Z">
              <w:r w:rsidRPr="00095768">
                <w:rPr>
                  <w:rFonts w:ascii="Calibri" w:eastAsia="Times New Roman" w:hAnsi="Calibri" w:cs="Calibri"/>
                  <w:color w:val="000000"/>
                  <w:sz w:val="18"/>
                  <w:szCs w:val="18"/>
                  <w:lang w:val="fr-FR" w:eastAsia="fr-FR"/>
                </w:rPr>
                <w:t>Human capital</w:t>
              </w:r>
            </w:ins>
          </w:p>
        </w:tc>
        <w:tc>
          <w:tcPr>
            <w:tcW w:w="0" w:type="auto"/>
            <w:tcBorders>
              <w:top w:val="nil"/>
              <w:left w:val="nil"/>
              <w:bottom w:val="nil"/>
              <w:right w:val="nil"/>
            </w:tcBorders>
            <w:shd w:val="clear" w:color="auto" w:fill="auto"/>
            <w:noWrap/>
            <w:vAlign w:val="bottom"/>
            <w:hideMark/>
          </w:tcPr>
          <w:p w14:paraId="37F5E380" w14:textId="77777777" w:rsidR="008D137A" w:rsidRPr="00095768" w:rsidRDefault="008D137A" w:rsidP="00AF4F87">
            <w:pPr>
              <w:jc w:val="center"/>
              <w:rPr>
                <w:ins w:id="1214" w:author="Arnaud" w:date="2021-08-19T00:33:00Z"/>
                <w:rFonts w:eastAsia="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6F25748C" w14:textId="77777777" w:rsidR="008D137A" w:rsidRPr="00D508B4" w:rsidRDefault="008D137A" w:rsidP="00AF4F87">
            <w:pPr>
              <w:jc w:val="center"/>
              <w:rPr>
                <w:ins w:id="1215" w:author="Arnaud" w:date="2021-08-19T00:33:00Z"/>
                <w:rFonts w:asciiTheme="majorHAnsi" w:eastAsia="Times New Roman" w:hAnsiTheme="majorHAnsi" w:cstheme="majorHAnsi"/>
                <w:sz w:val="18"/>
                <w:szCs w:val="18"/>
                <w:lang w:val="fr-FR" w:eastAsia="fr-FR"/>
              </w:rPr>
            </w:pPr>
            <w:ins w:id="1216" w:author="Arnaud" w:date="2021-08-19T00:33:00Z">
              <w:r w:rsidRPr="00D508B4">
                <w:rPr>
                  <w:rFonts w:asciiTheme="majorHAnsi" w:eastAsia="Times New Roman" w:hAnsiTheme="majorHAnsi" w:cstheme="majorHAnsi"/>
                  <w:sz w:val="18"/>
                  <w:szCs w:val="18"/>
                  <w:lang w:val="fr-FR" w:eastAsia="fr-FR"/>
                </w:rPr>
                <w:t>17.9</w:t>
              </w:r>
            </w:ins>
          </w:p>
        </w:tc>
        <w:tc>
          <w:tcPr>
            <w:tcW w:w="0" w:type="auto"/>
            <w:tcBorders>
              <w:top w:val="nil"/>
              <w:left w:val="nil"/>
              <w:bottom w:val="nil"/>
              <w:right w:val="nil"/>
            </w:tcBorders>
            <w:shd w:val="clear" w:color="auto" w:fill="auto"/>
            <w:noWrap/>
            <w:vAlign w:val="bottom"/>
            <w:hideMark/>
          </w:tcPr>
          <w:p w14:paraId="0AF510E7" w14:textId="77777777" w:rsidR="008D137A" w:rsidRPr="00D508B4" w:rsidRDefault="008D137A" w:rsidP="00AF4F87">
            <w:pPr>
              <w:jc w:val="center"/>
              <w:rPr>
                <w:ins w:id="1217" w:author="Arnaud" w:date="2021-08-19T00:33:00Z"/>
                <w:rFonts w:asciiTheme="majorHAnsi" w:eastAsia="Times New Roman" w:hAnsiTheme="majorHAnsi" w:cstheme="majorHAnsi"/>
                <w:sz w:val="18"/>
                <w:szCs w:val="18"/>
                <w:lang w:val="fr-FR" w:eastAsia="fr-FR"/>
              </w:rPr>
            </w:pPr>
            <w:ins w:id="1218" w:author="Arnaud" w:date="2021-08-19T00:33:00Z">
              <w:r w:rsidRPr="00D508B4">
                <w:rPr>
                  <w:rFonts w:asciiTheme="majorHAnsi" w:eastAsia="Times New Roman" w:hAnsiTheme="majorHAnsi" w:cstheme="majorHAnsi"/>
                  <w:sz w:val="18"/>
                  <w:szCs w:val="18"/>
                  <w:lang w:val="fr-FR" w:eastAsia="fr-FR"/>
                </w:rPr>
                <w:t>15.9</w:t>
              </w:r>
            </w:ins>
          </w:p>
        </w:tc>
        <w:tc>
          <w:tcPr>
            <w:tcW w:w="0" w:type="auto"/>
            <w:tcBorders>
              <w:top w:val="nil"/>
              <w:left w:val="nil"/>
              <w:bottom w:val="nil"/>
              <w:right w:val="nil"/>
            </w:tcBorders>
            <w:shd w:val="clear" w:color="auto" w:fill="auto"/>
            <w:noWrap/>
            <w:vAlign w:val="bottom"/>
            <w:hideMark/>
          </w:tcPr>
          <w:p w14:paraId="76963313" w14:textId="77777777" w:rsidR="008D137A" w:rsidRPr="00095768" w:rsidRDefault="008D137A" w:rsidP="00AF4F87">
            <w:pPr>
              <w:jc w:val="center"/>
              <w:rPr>
                <w:ins w:id="1219" w:author="Arnaud" w:date="2021-08-19T00:33:00Z"/>
                <w:rFonts w:eastAsia="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7B3252D7" w14:textId="77777777" w:rsidR="008D137A" w:rsidRPr="00C87A28" w:rsidRDefault="008D137A" w:rsidP="00AF4F87">
            <w:pPr>
              <w:jc w:val="center"/>
              <w:rPr>
                <w:ins w:id="1220" w:author="Arnaud" w:date="2021-08-19T00:33:00Z"/>
                <w:rFonts w:asciiTheme="majorHAnsi" w:eastAsia="Times New Roman" w:hAnsiTheme="majorHAnsi" w:cstheme="majorHAnsi"/>
                <w:sz w:val="18"/>
                <w:szCs w:val="18"/>
                <w:lang w:val="fr-FR" w:eastAsia="fr-FR"/>
              </w:rPr>
            </w:pPr>
            <w:ins w:id="1221" w:author="Arnaud" w:date="2021-08-19T00:33:00Z">
              <w:r w:rsidRPr="00C87A28">
                <w:rPr>
                  <w:rFonts w:asciiTheme="majorHAnsi" w:eastAsia="Times New Roman" w:hAnsiTheme="majorHAnsi" w:cstheme="majorHAnsi"/>
                  <w:sz w:val="18"/>
                  <w:szCs w:val="18"/>
                  <w:lang w:val="fr-FR" w:eastAsia="fr-FR"/>
                </w:rPr>
                <w:t>53.3</w:t>
              </w:r>
            </w:ins>
          </w:p>
        </w:tc>
        <w:tc>
          <w:tcPr>
            <w:tcW w:w="0" w:type="auto"/>
            <w:tcBorders>
              <w:top w:val="nil"/>
              <w:left w:val="nil"/>
              <w:bottom w:val="nil"/>
              <w:right w:val="nil"/>
            </w:tcBorders>
            <w:shd w:val="clear" w:color="auto" w:fill="auto"/>
            <w:noWrap/>
            <w:vAlign w:val="bottom"/>
            <w:hideMark/>
          </w:tcPr>
          <w:p w14:paraId="54A0F485" w14:textId="77777777" w:rsidR="008D137A" w:rsidRPr="00C87A28" w:rsidRDefault="008D137A" w:rsidP="00AF4F87">
            <w:pPr>
              <w:jc w:val="center"/>
              <w:rPr>
                <w:ins w:id="1222" w:author="Arnaud" w:date="2021-08-19T00:33:00Z"/>
                <w:rFonts w:asciiTheme="majorHAnsi" w:eastAsia="Times New Roman" w:hAnsiTheme="majorHAnsi" w:cstheme="majorHAnsi"/>
                <w:sz w:val="18"/>
                <w:szCs w:val="18"/>
                <w:lang w:val="fr-FR" w:eastAsia="fr-FR"/>
              </w:rPr>
            </w:pPr>
            <w:ins w:id="1223" w:author="Arnaud" w:date="2021-08-19T00:33:00Z">
              <w:r w:rsidRPr="00C87A28">
                <w:rPr>
                  <w:rFonts w:asciiTheme="majorHAnsi" w:eastAsia="Times New Roman" w:hAnsiTheme="majorHAnsi" w:cstheme="majorHAnsi"/>
                  <w:sz w:val="18"/>
                  <w:szCs w:val="18"/>
                  <w:lang w:val="fr-FR" w:eastAsia="fr-FR"/>
                </w:rPr>
                <w:t>37.8</w:t>
              </w:r>
            </w:ins>
          </w:p>
        </w:tc>
        <w:tc>
          <w:tcPr>
            <w:tcW w:w="0" w:type="auto"/>
            <w:tcBorders>
              <w:top w:val="nil"/>
              <w:left w:val="nil"/>
              <w:bottom w:val="nil"/>
              <w:right w:val="nil"/>
            </w:tcBorders>
            <w:shd w:val="clear" w:color="auto" w:fill="auto"/>
            <w:noWrap/>
            <w:vAlign w:val="bottom"/>
            <w:hideMark/>
          </w:tcPr>
          <w:p w14:paraId="3DD17A3E" w14:textId="77777777" w:rsidR="008D137A" w:rsidRPr="00095768" w:rsidRDefault="008D137A" w:rsidP="00AF4F87">
            <w:pPr>
              <w:jc w:val="center"/>
              <w:rPr>
                <w:ins w:id="1224" w:author="Arnaud" w:date="2021-08-19T00:33:00Z"/>
                <w:rFonts w:eastAsia="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284B73E4" w14:textId="77777777" w:rsidR="008D137A" w:rsidRPr="00814F50" w:rsidRDefault="008D137A" w:rsidP="00AF4F87">
            <w:pPr>
              <w:jc w:val="center"/>
              <w:rPr>
                <w:ins w:id="1225" w:author="Arnaud" w:date="2021-08-19T00:33:00Z"/>
                <w:rFonts w:asciiTheme="majorHAnsi" w:eastAsia="Times New Roman" w:hAnsiTheme="majorHAnsi" w:cstheme="majorHAnsi"/>
                <w:sz w:val="18"/>
                <w:szCs w:val="18"/>
                <w:lang w:val="fr-FR" w:eastAsia="fr-FR"/>
              </w:rPr>
            </w:pPr>
            <w:ins w:id="1226" w:author="Arnaud" w:date="2021-08-19T00:33:00Z">
              <w:r w:rsidRPr="00814F50">
                <w:rPr>
                  <w:rFonts w:asciiTheme="majorHAnsi" w:eastAsia="Times New Roman" w:hAnsiTheme="majorHAnsi" w:cstheme="majorHAnsi"/>
                  <w:sz w:val="18"/>
                  <w:szCs w:val="18"/>
                  <w:lang w:val="fr-FR" w:eastAsia="fr-FR"/>
                </w:rPr>
                <w:t>24.2</w:t>
              </w:r>
            </w:ins>
          </w:p>
        </w:tc>
        <w:tc>
          <w:tcPr>
            <w:tcW w:w="0" w:type="auto"/>
            <w:tcBorders>
              <w:top w:val="nil"/>
              <w:left w:val="nil"/>
              <w:bottom w:val="nil"/>
              <w:right w:val="nil"/>
            </w:tcBorders>
            <w:shd w:val="clear" w:color="auto" w:fill="auto"/>
            <w:noWrap/>
            <w:vAlign w:val="bottom"/>
            <w:hideMark/>
          </w:tcPr>
          <w:p w14:paraId="71A9C3B9" w14:textId="77777777" w:rsidR="008D137A" w:rsidRPr="00904B8A" w:rsidRDefault="008D137A" w:rsidP="00AF4F87">
            <w:pPr>
              <w:jc w:val="center"/>
              <w:rPr>
                <w:ins w:id="1227" w:author="Arnaud" w:date="2021-08-19T00:33:00Z"/>
                <w:rFonts w:asciiTheme="majorHAnsi" w:eastAsia="Times New Roman" w:hAnsiTheme="majorHAnsi" w:cstheme="majorHAnsi"/>
                <w:sz w:val="18"/>
                <w:szCs w:val="18"/>
                <w:lang w:val="fr-FR" w:eastAsia="fr-FR"/>
              </w:rPr>
            </w:pPr>
            <w:ins w:id="1228" w:author="Arnaud" w:date="2021-08-19T00:33:00Z">
              <w:r w:rsidRPr="00904B8A">
                <w:rPr>
                  <w:rFonts w:asciiTheme="majorHAnsi" w:eastAsia="Times New Roman" w:hAnsiTheme="majorHAnsi" w:cstheme="majorHAnsi"/>
                  <w:sz w:val="18"/>
                  <w:szCs w:val="18"/>
                  <w:lang w:val="fr-FR" w:eastAsia="fr-FR"/>
                </w:rPr>
                <w:t>29.2</w:t>
              </w:r>
            </w:ins>
          </w:p>
        </w:tc>
        <w:tc>
          <w:tcPr>
            <w:tcW w:w="0" w:type="auto"/>
            <w:tcBorders>
              <w:top w:val="nil"/>
              <w:left w:val="nil"/>
              <w:bottom w:val="nil"/>
              <w:right w:val="nil"/>
            </w:tcBorders>
            <w:shd w:val="clear" w:color="auto" w:fill="auto"/>
            <w:noWrap/>
            <w:vAlign w:val="bottom"/>
            <w:hideMark/>
          </w:tcPr>
          <w:p w14:paraId="18C67E81" w14:textId="77777777" w:rsidR="008D137A" w:rsidRPr="00095768" w:rsidRDefault="008D137A" w:rsidP="00AF4F87">
            <w:pPr>
              <w:jc w:val="center"/>
              <w:rPr>
                <w:ins w:id="1229" w:author="Arnaud" w:date="2021-08-19T00:33:00Z"/>
                <w:rFonts w:eastAsia="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11EFDCBA" w14:textId="77777777" w:rsidR="008D137A" w:rsidRPr="00C41A93" w:rsidRDefault="008D137A" w:rsidP="00AF4F87">
            <w:pPr>
              <w:jc w:val="center"/>
              <w:rPr>
                <w:ins w:id="1230" w:author="Arnaud" w:date="2021-08-19T00:33:00Z"/>
                <w:rFonts w:asciiTheme="majorHAnsi" w:eastAsia="Times New Roman" w:hAnsiTheme="majorHAnsi" w:cstheme="majorHAnsi"/>
                <w:sz w:val="18"/>
                <w:szCs w:val="18"/>
                <w:lang w:val="fr-FR" w:eastAsia="fr-FR"/>
              </w:rPr>
            </w:pPr>
            <w:ins w:id="1231" w:author="Arnaud" w:date="2021-08-19T00:33:00Z">
              <w:r w:rsidRPr="00C41A93">
                <w:rPr>
                  <w:rFonts w:asciiTheme="majorHAnsi" w:eastAsia="Times New Roman" w:hAnsiTheme="majorHAnsi" w:cstheme="majorHAnsi"/>
                  <w:sz w:val="18"/>
                  <w:szCs w:val="18"/>
                  <w:lang w:val="fr-FR" w:eastAsia="fr-FR"/>
                </w:rPr>
                <w:t>20.4</w:t>
              </w:r>
            </w:ins>
          </w:p>
        </w:tc>
        <w:tc>
          <w:tcPr>
            <w:tcW w:w="0" w:type="auto"/>
            <w:tcBorders>
              <w:top w:val="nil"/>
              <w:left w:val="nil"/>
              <w:bottom w:val="nil"/>
              <w:right w:val="nil"/>
            </w:tcBorders>
            <w:shd w:val="clear" w:color="auto" w:fill="auto"/>
            <w:noWrap/>
            <w:vAlign w:val="bottom"/>
            <w:hideMark/>
          </w:tcPr>
          <w:p w14:paraId="39F39873" w14:textId="77777777" w:rsidR="008D137A" w:rsidRPr="00C41A93" w:rsidRDefault="008D137A" w:rsidP="00AF4F87">
            <w:pPr>
              <w:jc w:val="center"/>
              <w:rPr>
                <w:ins w:id="1232" w:author="Arnaud" w:date="2021-08-19T00:33:00Z"/>
                <w:rFonts w:asciiTheme="majorHAnsi" w:eastAsia="Times New Roman" w:hAnsiTheme="majorHAnsi" w:cstheme="majorHAnsi"/>
                <w:sz w:val="18"/>
                <w:szCs w:val="18"/>
                <w:lang w:val="fr-FR" w:eastAsia="fr-FR"/>
              </w:rPr>
            </w:pPr>
            <w:ins w:id="1233" w:author="Arnaud" w:date="2021-08-19T00:33:00Z">
              <w:r w:rsidRPr="00C41A93">
                <w:rPr>
                  <w:rFonts w:asciiTheme="majorHAnsi" w:eastAsia="Times New Roman" w:hAnsiTheme="majorHAnsi" w:cstheme="majorHAnsi"/>
                  <w:sz w:val="18"/>
                  <w:szCs w:val="18"/>
                  <w:lang w:val="fr-FR" w:eastAsia="fr-FR"/>
                </w:rPr>
                <w:t>12.4</w:t>
              </w:r>
            </w:ins>
          </w:p>
        </w:tc>
      </w:tr>
      <w:tr w:rsidR="008D137A" w:rsidRPr="00095768" w14:paraId="625BDE4F" w14:textId="77777777" w:rsidTr="00AF4F87">
        <w:trPr>
          <w:trHeight w:val="288"/>
          <w:ins w:id="1234" w:author="Arnaud" w:date="2021-08-19T00:33:00Z"/>
        </w:trPr>
        <w:tc>
          <w:tcPr>
            <w:tcW w:w="0" w:type="auto"/>
            <w:tcBorders>
              <w:top w:val="nil"/>
              <w:left w:val="nil"/>
              <w:bottom w:val="nil"/>
              <w:right w:val="nil"/>
            </w:tcBorders>
            <w:shd w:val="clear" w:color="auto" w:fill="auto"/>
            <w:noWrap/>
            <w:vAlign w:val="bottom"/>
            <w:hideMark/>
          </w:tcPr>
          <w:p w14:paraId="2801623B" w14:textId="77777777" w:rsidR="008D137A" w:rsidRPr="00A0544A" w:rsidRDefault="008D137A" w:rsidP="00AF4F87">
            <w:pPr>
              <w:ind w:firstLineChars="100" w:firstLine="160"/>
              <w:rPr>
                <w:ins w:id="1235" w:author="Arnaud" w:date="2021-08-19T00:33:00Z"/>
                <w:rFonts w:ascii="Calibri" w:eastAsia="Times New Roman" w:hAnsi="Calibri" w:cs="Calibri"/>
                <w:i/>
                <w:iCs/>
                <w:color w:val="000000"/>
                <w:sz w:val="16"/>
                <w:szCs w:val="16"/>
                <w:lang w:val="fr-FR" w:eastAsia="fr-FR"/>
              </w:rPr>
            </w:pPr>
            <w:proofErr w:type="spellStart"/>
            <w:ins w:id="1236" w:author="Arnaud" w:date="2021-08-19T00:33:00Z">
              <w:r w:rsidRPr="00A0544A">
                <w:rPr>
                  <w:rFonts w:ascii="Calibri" w:eastAsia="Times New Roman" w:hAnsi="Calibri" w:cs="Calibri"/>
                  <w:i/>
                  <w:iCs/>
                  <w:color w:val="000000"/>
                  <w:sz w:val="16"/>
                  <w:szCs w:val="16"/>
                  <w:lang w:val="fr-FR" w:eastAsia="fr-FR"/>
                </w:rPr>
                <w:t>Health</w:t>
              </w:r>
              <w:proofErr w:type="spellEnd"/>
            </w:ins>
          </w:p>
        </w:tc>
        <w:tc>
          <w:tcPr>
            <w:tcW w:w="0" w:type="auto"/>
            <w:tcBorders>
              <w:top w:val="nil"/>
              <w:left w:val="nil"/>
              <w:bottom w:val="nil"/>
              <w:right w:val="nil"/>
            </w:tcBorders>
            <w:shd w:val="clear" w:color="auto" w:fill="auto"/>
            <w:noWrap/>
            <w:vAlign w:val="bottom"/>
            <w:hideMark/>
          </w:tcPr>
          <w:p w14:paraId="58224B92" w14:textId="77777777" w:rsidR="008D137A" w:rsidRPr="00A0544A" w:rsidRDefault="008D137A" w:rsidP="00AF4F87">
            <w:pPr>
              <w:jc w:val="center"/>
              <w:rPr>
                <w:ins w:id="1237" w:author="Arnaud" w:date="2021-08-19T00:33:00Z"/>
                <w:rFonts w:ascii="Calibri" w:eastAsia="Times New Roman" w:hAnsi="Calibri" w:cs="Calibri"/>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36BA0D96" w14:textId="77777777" w:rsidR="008D137A" w:rsidRPr="00A0544A" w:rsidRDefault="008D137A" w:rsidP="00AF4F87">
            <w:pPr>
              <w:jc w:val="center"/>
              <w:rPr>
                <w:ins w:id="1238" w:author="Arnaud" w:date="2021-08-19T00:33:00Z"/>
                <w:rFonts w:ascii="Calibri" w:eastAsia="Times New Roman" w:hAnsi="Calibri" w:cs="Calibri"/>
                <w:i/>
                <w:iCs/>
                <w:color w:val="000000"/>
                <w:sz w:val="16"/>
                <w:szCs w:val="16"/>
                <w:lang w:val="fr-FR" w:eastAsia="fr-FR"/>
              </w:rPr>
            </w:pPr>
            <w:ins w:id="1239" w:author="Arnaud" w:date="2021-08-19T00:33:00Z">
              <w:r w:rsidRPr="00A0544A">
                <w:rPr>
                  <w:rFonts w:ascii="Calibri" w:eastAsia="Times New Roman" w:hAnsi="Calibri" w:cs="Calibri"/>
                  <w:i/>
                  <w:iCs/>
                  <w:color w:val="000000"/>
                  <w:sz w:val="16"/>
                  <w:szCs w:val="16"/>
                  <w:lang w:val="fr-FR" w:eastAsia="fr-FR"/>
                </w:rPr>
                <w:t>10.3</w:t>
              </w:r>
            </w:ins>
          </w:p>
        </w:tc>
        <w:tc>
          <w:tcPr>
            <w:tcW w:w="0" w:type="auto"/>
            <w:tcBorders>
              <w:top w:val="nil"/>
              <w:left w:val="nil"/>
              <w:bottom w:val="nil"/>
              <w:right w:val="nil"/>
            </w:tcBorders>
            <w:shd w:val="clear" w:color="auto" w:fill="auto"/>
            <w:noWrap/>
            <w:vAlign w:val="bottom"/>
            <w:hideMark/>
          </w:tcPr>
          <w:p w14:paraId="1AA7FC66" w14:textId="77777777" w:rsidR="008D137A" w:rsidRPr="00A0544A" w:rsidRDefault="008D137A" w:rsidP="00AF4F87">
            <w:pPr>
              <w:jc w:val="center"/>
              <w:rPr>
                <w:ins w:id="1240" w:author="Arnaud" w:date="2021-08-19T00:33:00Z"/>
                <w:rFonts w:ascii="Calibri" w:eastAsia="Times New Roman" w:hAnsi="Calibri" w:cs="Calibri"/>
                <w:i/>
                <w:iCs/>
                <w:color w:val="000000"/>
                <w:sz w:val="16"/>
                <w:szCs w:val="16"/>
                <w:lang w:val="fr-FR" w:eastAsia="fr-FR"/>
              </w:rPr>
            </w:pPr>
            <w:ins w:id="1241" w:author="Arnaud" w:date="2021-08-19T00:33:00Z">
              <w:r w:rsidRPr="00A0544A">
                <w:rPr>
                  <w:rFonts w:ascii="Calibri" w:eastAsia="Times New Roman" w:hAnsi="Calibri" w:cs="Calibri"/>
                  <w:i/>
                  <w:iCs/>
                  <w:color w:val="000000"/>
                  <w:sz w:val="16"/>
                  <w:szCs w:val="16"/>
                  <w:lang w:val="fr-FR" w:eastAsia="fr-FR"/>
                </w:rPr>
                <w:t>7.7</w:t>
              </w:r>
            </w:ins>
          </w:p>
        </w:tc>
        <w:tc>
          <w:tcPr>
            <w:tcW w:w="0" w:type="auto"/>
            <w:tcBorders>
              <w:top w:val="nil"/>
              <w:left w:val="nil"/>
              <w:bottom w:val="nil"/>
              <w:right w:val="nil"/>
            </w:tcBorders>
            <w:shd w:val="clear" w:color="auto" w:fill="auto"/>
            <w:noWrap/>
            <w:vAlign w:val="bottom"/>
            <w:hideMark/>
          </w:tcPr>
          <w:p w14:paraId="398AA4C7" w14:textId="77777777" w:rsidR="008D137A" w:rsidRPr="00A0544A" w:rsidRDefault="008D137A" w:rsidP="00AF4F87">
            <w:pPr>
              <w:jc w:val="center"/>
              <w:rPr>
                <w:ins w:id="1242"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16E04A53" w14:textId="77777777" w:rsidR="008D137A" w:rsidRPr="00A0544A" w:rsidRDefault="008D137A" w:rsidP="00AF4F87">
            <w:pPr>
              <w:jc w:val="center"/>
              <w:rPr>
                <w:ins w:id="1243" w:author="Arnaud" w:date="2021-08-19T00:33:00Z"/>
                <w:rFonts w:ascii="Calibri" w:eastAsia="Times New Roman" w:hAnsi="Calibri" w:cs="Calibri"/>
                <w:i/>
                <w:iCs/>
                <w:color w:val="000000"/>
                <w:sz w:val="16"/>
                <w:szCs w:val="16"/>
                <w:lang w:val="fr-FR" w:eastAsia="fr-FR"/>
              </w:rPr>
            </w:pPr>
            <w:ins w:id="1244" w:author="Arnaud" w:date="2021-08-19T00:33:00Z">
              <w:r w:rsidRPr="00A0544A">
                <w:rPr>
                  <w:rFonts w:ascii="Calibri" w:eastAsia="Times New Roman" w:hAnsi="Calibri" w:cs="Calibri"/>
                  <w:i/>
                  <w:iCs/>
                  <w:color w:val="000000"/>
                  <w:sz w:val="16"/>
                  <w:szCs w:val="16"/>
                  <w:lang w:val="fr-FR" w:eastAsia="fr-FR"/>
                </w:rPr>
                <w:t>35.1</w:t>
              </w:r>
            </w:ins>
          </w:p>
        </w:tc>
        <w:tc>
          <w:tcPr>
            <w:tcW w:w="0" w:type="auto"/>
            <w:tcBorders>
              <w:top w:val="nil"/>
              <w:left w:val="nil"/>
              <w:bottom w:val="nil"/>
              <w:right w:val="nil"/>
            </w:tcBorders>
            <w:shd w:val="clear" w:color="auto" w:fill="auto"/>
            <w:noWrap/>
            <w:vAlign w:val="bottom"/>
            <w:hideMark/>
          </w:tcPr>
          <w:p w14:paraId="35901870" w14:textId="77777777" w:rsidR="008D137A" w:rsidRPr="00A0544A" w:rsidRDefault="008D137A" w:rsidP="00AF4F87">
            <w:pPr>
              <w:jc w:val="center"/>
              <w:rPr>
                <w:ins w:id="1245" w:author="Arnaud" w:date="2021-08-19T00:33:00Z"/>
                <w:rFonts w:ascii="Calibri" w:eastAsia="Times New Roman" w:hAnsi="Calibri" w:cs="Calibri"/>
                <w:i/>
                <w:iCs/>
                <w:color w:val="000000"/>
                <w:sz w:val="16"/>
                <w:szCs w:val="16"/>
                <w:lang w:val="fr-FR" w:eastAsia="fr-FR"/>
              </w:rPr>
            </w:pPr>
            <w:ins w:id="1246" w:author="Arnaud" w:date="2021-08-19T00:33:00Z">
              <w:r w:rsidRPr="00A0544A">
                <w:rPr>
                  <w:rFonts w:ascii="Calibri" w:eastAsia="Times New Roman" w:hAnsi="Calibri" w:cs="Calibri"/>
                  <w:i/>
                  <w:iCs/>
                  <w:color w:val="000000"/>
                  <w:sz w:val="16"/>
                  <w:szCs w:val="16"/>
                  <w:lang w:val="fr-FR" w:eastAsia="fr-FR"/>
                </w:rPr>
                <w:t>20.1</w:t>
              </w:r>
            </w:ins>
          </w:p>
        </w:tc>
        <w:tc>
          <w:tcPr>
            <w:tcW w:w="0" w:type="auto"/>
            <w:tcBorders>
              <w:top w:val="nil"/>
              <w:left w:val="nil"/>
              <w:bottom w:val="nil"/>
              <w:right w:val="nil"/>
            </w:tcBorders>
            <w:shd w:val="clear" w:color="auto" w:fill="auto"/>
            <w:noWrap/>
            <w:vAlign w:val="bottom"/>
            <w:hideMark/>
          </w:tcPr>
          <w:p w14:paraId="740642B2" w14:textId="77777777" w:rsidR="008D137A" w:rsidRPr="00A0544A" w:rsidRDefault="008D137A" w:rsidP="00AF4F87">
            <w:pPr>
              <w:jc w:val="center"/>
              <w:rPr>
                <w:ins w:id="1247"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2F39A7D7" w14:textId="77777777" w:rsidR="008D137A" w:rsidRPr="00A0544A" w:rsidRDefault="008D137A" w:rsidP="00AF4F87">
            <w:pPr>
              <w:jc w:val="center"/>
              <w:rPr>
                <w:ins w:id="1248" w:author="Arnaud" w:date="2021-08-19T00:33:00Z"/>
                <w:rFonts w:ascii="Calibri" w:eastAsia="Times New Roman" w:hAnsi="Calibri" w:cs="Calibri"/>
                <w:i/>
                <w:iCs/>
                <w:color w:val="000000"/>
                <w:sz w:val="16"/>
                <w:szCs w:val="16"/>
                <w:lang w:val="fr-FR" w:eastAsia="fr-FR"/>
              </w:rPr>
            </w:pPr>
            <w:ins w:id="1249" w:author="Arnaud" w:date="2021-08-19T00:33:00Z">
              <w:r w:rsidRPr="00A0544A">
                <w:rPr>
                  <w:rFonts w:ascii="Calibri" w:eastAsia="Times New Roman" w:hAnsi="Calibri" w:cs="Calibri"/>
                  <w:i/>
                  <w:iCs/>
                  <w:color w:val="000000"/>
                  <w:sz w:val="16"/>
                  <w:szCs w:val="16"/>
                  <w:lang w:val="fr-FR" w:eastAsia="fr-FR"/>
                </w:rPr>
                <w:t>27.1</w:t>
              </w:r>
            </w:ins>
          </w:p>
        </w:tc>
        <w:tc>
          <w:tcPr>
            <w:tcW w:w="0" w:type="auto"/>
            <w:tcBorders>
              <w:top w:val="nil"/>
              <w:left w:val="nil"/>
              <w:bottom w:val="nil"/>
              <w:right w:val="nil"/>
            </w:tcBorders>
            <w:shd w:val="clear" w:color="auto" w:fill="auto"/>
            <w:noWrap/>
            <w:vAlign w:val="bottom"/>
            <w:hideMark/>
          </w:tcPr>
          <w:p w14:paraId="51E8C2A3" w14:textId="77777777" w:rsidR="008D137A" w:rsidRPr="00A0544A" w:rsidRDefault="008D137A" w:rsidP="00AF4F87">
            <w:pPr>
              <w:jc w:val="center"/>
              <w:rPr>
                <w:ins w:id="1250" w:author="Arnaud" w:date="2021-08-19T00:33:00Z"/>
                <w:rFonts w:ascii="Calibri" w:eastAsia="Times New Roman" w:hAnsi="Calibri" w:cs="Calibri"/>
                <w:i/>
                <w:iCs/>
                <w:color w:val="000000"/>
                <w:sz w:val="16"/>
                <w:szCs w:val="16"/>
                <w:lang w:val="fr-FR" w:eastAsia="fr-FR"/>
              </w:rPr>
            </w:pPr>
            <w:ins w:id="1251" w:author="Arnaud" w:date="2021-08-19T00:33:00Z">
              <w:r w:rsidRPr="00A0544A">
                <w:rPr>
                  <w:rFonts w:ascii="Calibri" w:eastAsia="Times New Roman" w:hAnsi="Calibri" w:cs="Calibri"/>
                  <w:i/>
                  <w:iCs/>
                  <w:color w:val="000000"/>
                  <w:sz w:val="16"/>
                  <w:szCs w:val="16"/>
                  <w:lang w:val="fr-FR" w:eastAsia="fr-FR"/>
                </w:rPr>
                <w:t>26.7</w:t>
              </w:r>
            </w:ins>
          </w:p>
        </w:tc>
        <w:tc>
          <w:tcPr>
            <w:tcW w:w="0" w:type="auto"/>
            <w:tcBorders>
              <w:top w:val="nil"/>
              <w:left w:val="nil"/>
              <w:bottom w:val="nil"/>
              <w:right w:val="nil"/>
            </w:tcBorders>
            <w:shd w:val="clear" w:color="auto" w:fill="auto"/>
            <w:noWrap/>
            <w:vAlign w:val="bottom"/>
            <w:hideMark/>
          </w:tcPr>
          <w:p w14:paraId="697FD7C1" w14:textId="77777777" w:rsidR="008D137A" w:rsidRPr="00A0544A" w:rsidRDefault="008D137A" w:rsidP="00AF4F87">
            <w:pPr>
              <w:jc w:val="center"/>
              <w:rPr>
                <w:ins w:id="1252"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68850092" w14:textId="77777777" w:rsidR="008D137A" w:rsidRPr="00A0544A" w:rsidRDefault="008D137A" w:rsidP="00AF4F87">
            <w:pPr>
              <w:jc w:val="center"/>
              <w:rPr>
                <w:ins w:id="1253" w:author="Arnaud" w:date="2021-08-19T00:33:00Z"/>
                <w:rFonts w:ascii="Calibri" w:eastAsia="Times New Roman" w:hAnsi="Calibri" w:cs="Calibri"/>
                <w:i/>
                <w:iCs/>
                <w:color w:val="000000"/>
                <w:sz w:val="16"/>
                <w:szCs w:val="16"/>
                <w:lang w:val="fr-FR" w:eastAsia="fr-FR"/>
              </w:rPr>
            </w:pPr>
            <w:ins w:id="1254" w:author="Arnaud" w:date="2021-08-19T00:33:00Z">
              <w:r w:rsidRPr="00A0544A">
                <w:rPr>
                  <w:rFonts w:ascii="Calibri" w:eastAsia="Times New Roman" w:hAnsi="Calibri" w:cs="Calibri"/>
                  <w:i/>
                  <w:iCs/>
                  <w:color w:val="000000"/>
                  <w:sz w:val="16"/>
                  <w:szCs w:val="16"/>
                  <w:lang w:val="fr-FR" w:eastAsia="fr-FR"/>
                </w:rPr>
                <w:t>13.2</w:t>
              </w:r>
            </w:ins>
          </w:p>
        </w:tc>
        <w:tc>
          <w:tcPr>
            <w:tcW w:w="0" w:type="auto"/>
            <w:tcBorders>
              <w:top w:val="nil"/>
              <w:left w:val="nil"/>
              <w:bottom w:val="nil"/>
              <w:right w:val="nil"/>
            </w:tcBorders>
            <w:shd w:val="clear" w:color="auto" w:fill="auto"/>
            <w:noWrap/>
            <w:vAlign w:val="bottom"/>
            <w:hideMark/>
          </w:tcPr>
          <w:p w14:paraId="5173CBBC" w14:textId="77777777" w:rsidR="008D137A" w:rsidRPr="00A0544A" w:rsidRDefault="008D137A" w:rsidP="00AF4F87">
            <w:pPr>
              <w:jc w:val="center"/>
              <w:rPr>
                <w:ins w:id="1255" w:author="Arnaud" w:date="2021-08-19T00:33:00Z"/>
                <w:rFonts w:ascii="Calibri" w:eastAsia="Times New Roman" w:hAnsi="Calibri" w:cs="Calibri"/>
                <w:i/>
                <w:iCs/>
                <w:color w:val="000000"/>
                <w:sz w:val="16"/>
                <w:szCs w:val="16"/>
                <w:lang w:val="fr-FR" w:eastAsia="fr-FR"/>
              </w:rPr>
            </w:pPr>
            <w:ins w:id="1256" w:author="Arnaud" w:date="2021-08-19T00:33:00Z">
              <w:r w:rsidRPr="00A0544A">
                <w:rPr>
                  <w:rFonts w:ascii="Calibri" w:eastAsia="Times New Roman" w:hAnsi="Calibri" w:cs="Calibri"/>
                  <w:i/>
                  <w:iCs/>
                  <w:color w:val="000000"/>
                  <w:sz w:val="16"/>
                  <w:szCs w:val="16"/>
                  <w:lang w:val="fr-FR" w:eastAsia="fr-FR"/>
                </w:rPr>
                <w:t>5.5</w:t>
              </w:r>
            </w:ins>
          </w:p>
        </w:tc>
      </w:tr>
      <w:tr w:rsidR="008D137A" w:rsidRPr="00095768" w14:paraId="1BFE9FFF" w14:textId="77777777" w:rsidTr="00AF4F87">
        <w:trPr>
          <w:trHeight w:val="288"/>
          <w:ins w:id="1257" w:author="Arnaud" w:date="2021-08-19T00:33:00Z"/>
        </w:trPr>
        <w:tc>
          <w:tcPr>
            <w:tcW w:w="0" w:type="auto"/>
            <w:tcBorders>
              <w:top w:val="nil"/>
              <w:left w:val="nil"/>
              <w:bottom w:val="nil"/>
              <w:right w:val="nil"/>
            </w:tcBorders>
            <w:shd w:val="clear" w:color="auto" w:fill="auto"/>
            <w:noWrap/>
            <w:vAlign w:val="bottom"/>
            <w:hideMark/>
          </w:tcPr>
          <w:p w14:paraId="796C75EE" w14:textId="77777777" w:rsidR="008D137A" w:rsidRPr="00A0544A" w:rsidRDefault="008D137A" w:rsidP="00AF4F87">
            <w:pPr>
              <w:ind w:firstLineChars="100" w:firstLine="160"/>
              <w:rPr>
                <w:ins w:id="1258" w:author="Arnaud" w:date="2021-08-19T00:33:00Z"/>
                <w:rFonts w:ascii="Calibri" w:eastAsia="Times New Roman" w:hAnsi="Calibri" w:cs="Calibri"/>
                <w:i/>
                <w:iCs/>
                <w:color w:val="000000"/>
                <w:sz w:val="16"/>
                <w:szCs w:val="16"/>
                <w:lang w:val="fr-FR" w:eastAsia="fr-FR"/>
              </w:rPr>
            </w:pPr>
            <w:ins w:id="1259" w:author="Arnaud" w:date="2021-08-19T00:33:00Z">
              <w:r w:rsidRPr="00A0544A">
                <w:rPr>
                  <w:rFonts w:ascii="Calibri" w:eastAsia="Times New Roman" w:hAnsi="Calibri" w:cs="Calibri"/>
                  <w:i/>
                  <w:iCs/>
                  <w:color w:val="000000"/>
                  <w:sz w:val="16"/>
                  <w:szCs w:val="16"/>
                  <w:lang w:val="fr-FR" w:eastAsia="fr-FR"/>
                </w:rPr>
                <w:t>Education</w:t>
              </w:r>
            </w:ins>
          </w:p>
        </w:tc>
        <w:tc>
          <w:tcPr>
            <w:tcW w:w="0" w:type="auto"/>
            <w:tcBorders>
              <w:top w:val="nil"/>
              <w:left w:val="nil"/>
              <w:bottom w:val="nil"/>
              <w:right w:val="nil"/>
            </w:tcBorders>
            <w:shd w:val="clear" w:color="auto" w:fill="auto"/>
            <w:noWrap/>
            <w:vAlign w:val="bottom"/>
            <w:hideMark/>
          </w:tcPr>
          <w:p w14:paraId="50F5279E" w14:textId="77777777" w:rsidR="008D137A" w:rsidRPr="00A0544A" w:rsidRDefault="008D137A" w:rsidP="00AF4F87">
            <w:pPr>
              <w:jc w:val="center"/>
              <w:rPr>
                <w:ins w:id="1260" w:author="Arnaud" w:date="2021-08-19T00:33:00Z"/>
                <w:rFonts w:ascii="Calibri" w:eastAsia="Times New Roman" w:hAnsi="Calibri" w:cs="Calibri"/>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67FDB17C" w14:textId="77777777" w:rsidR="008D137A" w:rsidRPr="00A0544A" w:rsidRDefault="008D137A" w:rsidP="00AF4F87">
            <w:pPr>
              <w:jc w:val="center"/>
              <w:rPr>
                <w:ins w:id="1261" w:author="Arnaud" w:date="2021-08-19T00:33:00Z"/>
                <w:rFonts w:ascii="Calibri" w:eastAsia="Times New Roman" w:hAnsi="Calibri" w:cs="Calibri"/>
                <w:i/>
                <w:iCs/>
                <w:color w:val="000000"/>
                <w:sz w:val="16"/>
                <w:szCs w:val="16"/>
                <w:lang w:val="fr-FR" w:eastAsia="fr-FR"/>
              </w:rPr>
            </w:pPr>
            <w:ins w:id="1262" w:author="Arnaud" w:date="2021-08-19T00:33:00Z">
              <w:r w:rsidRPr="00A0544A">
                <w:rPr>
                  <w:rFonts w:ascii="Calibri" w:eastAsia="Times New Roman" w:hAnsi="Calibri" w:cs="Calibri"/>
                  <w:i/>
                  <w:iCs/>
                  <w:color w:val="000000"/>
                  <w:sz w:val="16"/>
                  <w:szCs w:val="16"/>
                  <w:lang w:val="fr-FR" w:eastAsia="fr-FR"/>
                </w:rPr>
                <w:t>7.6</w:t>
              </w:r>
            </w:ins>
          </w:p>
        </w:tc>
        <w:tc>
          <w:tcPr>
            <w:tcW w:w="0" w:type="auto"/>
            <w:tcBorders>
              <w:top w:val="nil"/>
              <w:left w:val="nil"/>
              <w:bottom w:val="nil"/>
              <w:right w:val="nil"/>
            </w:tcBorders>
            <w:shd w:val="clear" w:color="auto" w:fill="auto"/>
            <w:noWrap/>
            <w:vAlign w:val="bottom"/>
            <w:hideMark/>
          </w:tcPr>
          <w:p w14:paraId="0A8EE121" w14:textId="77777777" w:rsidR="008D137A" w:rsidRPr="00A0544A" w:rsidRDefault="008D137A" w:rsidP="00AF4F87">
            <w:pPr>
              <w:jc w:val="center"/>
              <w:rPr>
                <w:ins w:id="1263" w:author="Arnaud" w:date="2021-08-19T00:33:00Z"/>
                <w:rFonts w:ascii="Calibri" w:eastAsia="Times New Roman" w:hAnsi="Calibri" w:cs="Calibri"/>
                <w:i/>
                <w:iCs/>
                <w:color w:val="000000"/>
                <w:sz w:val="16"/>
                <w:szCs w:val="16"/>
                <w:lang w:val="fr-FR" w:eastAsia="fr-FR"/>
              </w:rPr>
            </w:pPr>
            <w:ins w:id="1264" w:author="Arnaud" w:date="2021-08-19T00:33:00Z">
              <w:r w:rsidRPr="00A0544A">
                <w:rPr>
                  <w:rFonts w:ascii="Calibri" w:eastAsia="Times New Roman" w:hAnsi="Calibri" w:cs="Calibri"/>
                  <w:i/>
                  <w:iCs/>
                  <w:color w:val="000000"/>
                  <w:sz w:val="16"/>
                  <w:szCs w:val="16"/>
                  <w:lang w:val="fr-FR" w:eastAsia="fr-FR"/>
                </w:rPr>
                <w:t>8.2</w:t>
              </w:r>
            </w:ins>
          </w:p>
        </w:tc>
        <w:tc>
          <w:tcPr>
            <w:tcW w:w="0" w:type="auto"/>
            <w:tcBorders>
              <w:top w:val="nil"/>
              <w:left w:val="nil"/>
              <w:bottom w:val="nil"/>
              <w:right w:val="nil"/>
            </w:tcBorders>
            <w:shd w:val="clear" w:color="auto" w:fill="auto"/>
            <w:noWrap/>
            <w:vAlign w:val="bottom"/>
            <w:hideMark/>
          </w:tcPr>
          <w:p w14:paraId="265F64DD" w14:textId="77777777" w:rsidR="008D137A" w:rsidRPr="00A0544A" w:rsidRDefault="008D137A" w:rsidP="00AF4F87">
            <w:pPr>
              <w:jc w:val="center"/>
              <w:rPr>
                <w:ins w:id="1265"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34AD3CC4" w14:textId="77777777" w:rsidR="008D137A" w:rsidRPr="00A0544A" w:rsidRDefault="008D137A" w:rsidP="00AF4F87">
            <w:pPr>
              <w:jc w:val="center"/>
              <w:rPr>
                <w:ins w:id="1266" w:author="Arnaud" w:date="2021-08-19T00:33:00Z"/>
                <w:rFonts w:ascii="Calibri" w:eastAsia="Times New Roman" w:hAnsi="Calibri" w:cs="Calibri"/>
                <w:i/>
                <w:iCs/>
                <w:color w:val="000000"/>
                <w:sz w:val="16"/>
                <w:szCs w:val="16"/>
                <w:lang w:val="fr-FR" w:eastAsia="fr-FR"/>
              </w:rPr>
            </w:pPr>
            <w:ins w:id="1267" w:author="Arnaud" w:date="2021-08-19T00:33:00Z">
              <w:r w:rsidRPr="00A0544A">
                <w:rPr>
                  <w:rFonts w:ascii="Calibri" w:eastAsia="Times New Roman" w:hAnsi="Calibri" w:cs="Calibri"/>
                  <w:i/>
                  <w:iCs/>
                  <w:color w:val="000000"/>
                  <w:sz w:val="16"/>
                  <w:szCs w:val="16"/>
                  <w:lang w:val="fr-FR" w:eastAsia="fr-FR"/>
                </w:rPr>
                <w:t>26.7</w:t>
              </w:r>
            </w:ins>
          </w:p>
        </w:tc>
        <w:tc>
          <w:tcPr>
            <w:tcW w:w="0" w:type="auto"/>
            <w:tcBorders>
              <w:top w:val="nil"/>
              <w:left w:val="nil"/>
              <w:bottom w:val="nil"/>
              <w:right w:val="nil"/>
            </w:tcBorders>
            <w:shd w:val="clear" w:color="auto" w:fill="auto"/>
            <w:noWrap/>
            <w:vAlign w:val="bottom"/>
            <w:hideMark/>
          </w:tcPr>
          <w:p w14:paraId="7500F3CE" w14:textId="77777777" w:rsidR="008D137A" w:rsidRPr="00A0544A" w:rsidRDefault="008D137A" w:rsidP="00AF4F87">
            <w:pPr>
              <w:jc w:val="center"/>
              <w:rPr>
                <w:ins w:id="1268" w:author="Arnaud" w:date="2021-08-19T00:33:00Z"/>
                <w:rFonts w:ascii="Calibri" w:eastAsia="Times New Roman" w:hAnsi="Calibri" w:cs="Calibri"/>
                <w:i/>
                <w:iCs/>
                <w:color w:val="000000"/>
                <w:sz w:val="16"/>
                <w:szCs w:val="16"/>
                <w:lang w:val="fr-FR" w:eastAsia="fr-FR"/>
              </w:rPr>
            </w:pPr>
            <w:ins w:id="1269" w:author="Arnaud" w:date="2021-08-19T00:33:00Z">
              <w:r w:rsidRPr="00A0544A">
                <w:rPr>
                  <w:rFonts w:ascii="Calibri" w:eastAsia="Times New Roman" w:hAnsi="Calibri" w:cs="Calibri"/>
                  <w:i/>
                  <w:iCs/>
                  <w:color w:val="000000"/>
                  <w:sz w:val="16"/>
                  <w:szCs w:val="16"/>
                  <w:lang w:val="fr-FR" w:eastAsia="fr-FR"/>
                </w:rPr>
                <w:t>21.8</w:t>
              </w:r>
            </w:ins>
          </w:p>
        </w:tc>
        <w:tc>
          <w:tcPr>
            <w:tcW w:w="0" w:type="auto"/>
            <w:tcBorders>
              <w:top w:val="nil"/>
              <w:left w:val="nil"/>
              <w:bottom w:val="nil"/>
              <w:right w:val="nil"/>
            </w:tcBorders>
            <w:shd w:val="clear" w:color="auto" w:fill="auto"/>
            <w:noWrap/>
            <w:vAlign w:val="bottom"/>
            <w:hideMark/>
          </w:tcPr>
          <w:p w14:paraId="4096266A" w14:textId="77777777" w:rsidR="008D137A" w:rsidRPr="00A0544A" w:rsidRDefault="008D137A" w:rsidP="00AF4F87">
            <w:pPr>
              <w:jc w:val="center"/>
              <w:rPr>
                <w:ins w:id="1270"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5B4C7EA8" w14:textId="77777777" w:rsidR="008D137A" w:rsidRPr="00A0544A" w:rsidRDefault="008D137A" w:rsidP="00AF4F87">
            <w:pPr>
              <w:jc w:val="center"/>
              <w:rPr>
                <w:ins w:id="1271" w:author="Arnaud" w:date="2021-08-19T00:33:00Z"/>
                <w:rFonts w:ascii="Calibri" w:eastAsia="Times New Roman" w:hAnsi="Calibri" w:cs="Calibri"/>
                <w:i/>
                <w:iCs/>
                <w:color w:val="000000"/>
                <w:sz w:val="16"/>
                <w:szCs w:val="16"/>
                <w:lang w:val="fr-FR" w:eastAsia="fr-FR"/>
              </w:rPr>
            </w:pPr>
            <w:ins w:id="1272" w:author="Arnaud" w:date="2021-08-19T00:33:00Z">
              <w:r w:rsidRPr="00A0544A">
                <w:rPr>
                  <w:rFonts w:ascii="Calibri" w:eastAsia="Times New Roman" w:hAnsi="Calibri" w:cs="Calibri"/>
                  <w:i/>
                  <w:iCs/>
                  <w:color w:val="000000"/>
                  <w:sz w:val="16"/>
                  <w:szCs w:val="16"/>
                  <w:lang w:val="fr-FR" w:eastAsia="fr-FR"/>
                </w:rPr>
                <w:t>20.2</w:t>
              </w:r>
            </w:ins>
          </w:p>
        </w:tc>
        <w:tc>
          <w:tcPr>
            <w:tcW w:w="0" w:type="auto"/>
            <w:tcBorders>
              <w:top w:val="nil"/>
              <w:left w:val="nil"/>
              <w:bottom w:val="nil"/>
              <w:right w:val="nil"/>
            </w:tcBorders>
            <w:shd w:val="clear" w:color="auto" w:fill="auto"/>
            <w:noWrap/>
            <w:vAlign w:val="bottom"/>
            <w:hideMark/>
          </w:tcPr>
          <w:p w14:paraId="20A3DE2E" w14:textId="77777777" w:rsidR="008D137A" w:rsidRPr="00A0544A" w:rsidRDefault="008D137A" w:rsidP="00AF4F87">
            <w:pPr>
              <w:jc w:val="center"/>
              <w:rPr>
                <w:ins w:id="1273" w:author="Arnaud" w:date="2021-08-19T00:33:00Z"/>
                <w:rFonts w:ascii="Calibri" w:eastAsia="Times New Roman" w:hAnsi="Calibri" w:cs="Calibri"/>
                <w:i/>
                <w:iCs/>
                <w:color w:val="000000"/>
                <w:sz w:val="16"/>
                <w:szCs w:val="16"/>
                <w:lang w:val="fr-FR" w:eastAsia="fr-FR"/>
              </w:rPr>
            </w:pPr>
            <w:ins w:id="1274" w:author="Arnaud" w:date="2021-08-19T00:33:00Z">
              <w:r w:rsidRPr="00A0544A">
                <w:rPr>
                  <w:rFonts w:ascii="Calibri" w:eastAsia="Times New Roman" w:hAnsi="Calibri" w:cs="Calibri"/>
                  <w:i/>
                  <w:iCs/>
                  <w:color w:val="000000"/>
                  <w:sz w:val="16"/>
                  <w:szCs w:val="16"/>
                  <w:lang w:val="fr-FR" w:eastAsia="fr-FR"/>
                </w:rPr>
                <w:t>31.6</w:t>
              </w:r>
            </w:ins>
          </w:p>
        </w:tc>
        <w:tc>
          <w:tcPr>
            <w:tcW w:w="0" w:type="auto"/>
            <w:tcBorders>
              <w:top w:val="nil"/>
              <w:left w:val="nil"/>
              <w:bottom w:val="nil"/>
              <w:right w:val="nil"/>
            </w:tcBorders>
            <w:shd w:val="clear" w:color="auto" w:fill="auto"/>
            <w:noWrap/>
            <w:vAlign w:val="bottom"/>
            <w:hideMark/>
          </w:tcPr>
          <w:p w14:paraId="498F5ACF" w14:textId="77777777" w:rsidR="008D137A" w:rsidRPr="00A0544A" w:rsidRDefault="008D137A" w:rsidP="00AF4F87">
            <w:pPr>
              <w:jc w:val="center"/>
              <w:rPr>
                <w:ins w:id="1275"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1B9B97B6" w14:textId="77777777" w:rsidR="008D137A" w:rsidRPr="00A0544A" w:rsidRDefault="008D137A" w:rsidP="00AF4F87">
            <w:pPr>
              <w:jc w:val="center"/>
              <w:rPr>
                <w:ins w:id="1276" w:author="Arnaud" w:date="2021-08-19T00:33:00Z"/>
                <w:rFonts w:ascii="Calibri" w:eastAsia="Times New Roman" w:hAnsi="Calibri" w:cs="Calibri"/>
                <w:i/>
                <w:iCs/>
                <w:color w:val="000000"/>
                <w:sz w:val="16"/>
                <w:szCs w:val="16"/>
                <w:lang w:val="fr-FR" w:eastAsia="fr-FR"/>
              </w:rPr>
            </w:pPr>
            <w:ins w:id="1277" w:author="Arnaud" w:date="2021-08-19T00:33:00Z">
              <w:r w:rsidRPr="00A0544A">
                <w:rPr>
                  <w:rFonts w:ascii="Calibri" w:eastAsia="Times New Roman" w:hAnsi="Calibri" w:cs="Calibri"/>
                  <w:i/>
                  <w:iCs/>
                  <w:color w:val="000000"/>
                  <w:sz w:val="16"/>
                  <w:szCs w:val="16"/>
                  <w:lang w:val="fr-FR" w:eastAsia="fr-FR"/>
                </w:rPr>
                <w:t>7.2</w:t>
              </w:r>
            </w:ins>
          </w:p>
        </w:tc>
        <w:tc>
          <w:tcPr>
            <w:tcW w:w="0" w:type="auto"/>
            <w:tcBorders>
              <w:top w:val="nil"/>
              <w:left w:val="nil"/>
              <w:bottom w:val="nil"/>
              <w:right w:val="nil"/>
            </w:tcBorders>
            <w:shd w:val="clear" w:color="auto" w:fill="auto"/>
            <w:noWrap/>
            <w:vAlign w:val="bottom"/>
            <w:hideMark/>
          </w:tcPr>
          <w:p w14:paraId="3B17D2CC" w14:textId="77777777" w:rsidR="008D137A" w:rsidRPr="00A0544A" w:rsidRDefault="008D137A" w:rsidP="00AF4F87">
            <w:pPr>
              <w:jc w:val="center"/>
              <w:rPr>
                <w:ins w:id="1278" w:author="Arnaud" w:date="2021-08-19T00:33:00Z"/>
                <w:rFonts w:ascii="Calibri" w:eastAsia="Times New Roman" w:hAnsi="Calibri" w:cs="Calibri"/>
                <w:i/>
                <w:iCs/>
                <w:color w:val="000000"/>
                <w:sz w:val="16"/>
                <w:szCs w:val="16"/>
                <w:lang w:val="fr-FR" w:eastAsia="fr-FR"/>
              </w:rPr>
            </w:pPr>
            <w:ins w:id="1279" w:author="Arnaud" w:date="2021-08-19T00:33:00Z">
              <w:r w:rsidRPr="00A0544A">
                <w:rPr>
                  <w:rFonts w:ascii="Calibri" w:eastAsia="Times New Roman" w:hAnsi="Calibri" w:cs="Calibri"/>
                  <w:i/>
                  <w:iCs/>
                  <w:color w:val="000000"/>
                  <w:sz w:val="16"/>
                  <w:szCs w:val="16"/>
                  <w:lang w:val="fr-FR" w:eastAsia="fr-FR"/>
                </w:rPr>
                <w:t>6.9</w:t>
              </w:r>
            </w:ins>
          </w:p>
        </w:tc>
      </w:tr>
      <w:tr w:rsidR="008D137A" w:rsidRPr="00095768" w14:paraId="23A2E396" w14:textId="77777777" w:rsidTr="00AF4F87">
        <w:trPr>
          <w:trHeight w:val="288"/>
          <w:ins w:id="1280" w:author="Arnaud" w:date="2021-08-19T00:33:00Z"/>
        </w:trPr>
        <w:tc>
          <w:tcPr>
            <w:tcW w:w="0" w:type="auto"/>
            <w:tcBorders>
              <w:top w:val="nil"/>
              <w:left w:val="nil"/>
              <w:bottom w:val="nil"/>
              <w:right w:val="nil"/>
            </w:tcBorders>
            <w:shd w:val="clear" w:color="auto" w:fill="auto"/>
            <w:noWrap/>
            <w:vAlign w:val="bottom"/>
            <w:hideMark/>
          </w:tcPr>
          <w:p w14:paraId="124CC2D8" w14:textId="77777777" w:rsidR="008D137A" w:rsidRPr="00095768" w:rsidRDefault="008D137A" w:rsidP="00AF4F87">
            <w:pPr>
              <w:rPr>
                <w:ins w:id="1281" w:author="Arnaud" w:date="2021-08-19T00:33:00Z"/>
                <w:rFonts w:ascii="Calibri" w:eastAsia="Times New Roman" w:hAnsi="Calibri" w:cs="Calibri"/>
                <w:color w:val="000000"/>
                <w:sz w:val="18"/>
                <w:szCs w:val="18"/>
                <w:lang w:val="fr-FR" w:eastAsia="fr-FR"/>
              </w:rPr>
            </w:pPr>
            <w:ins w:id="1282" w:author="Arnaud" w:date="2021-08-19T00:33:00Z">
              <w:r w:rsidRPr="00095768">
                <w:rPr>
                  <w:rFonts w:ascii="Calibri" w:eastAsia="Times New Roman" w:hAnsi="Calibri" w:cs="Calibri"/>
                  <w:color w:val="000000"/>
                  <w:sz w:val="18"/>
                  <w:szCs w:val="18"/>
                  <w:lang w:val="fr-FR" w:eastAsia="fr-FR"/>
                </w:rPr>
                <w:t>Social</w:t>
              </w:r>
              <w:r>
                <w:rPr>
                  <w:rFonts w:ascii="Calibri" w:eastAsia="Times New Roman" w:hAnsi="Calibri" w:cs="Calibri"/>
                  <w:color w:val="000000"/>
                  <w:sz w:val="18"/>
                  <w:szCs w:val="18"/>
                  <w:lang w:val="fr-FR" w:eastAsia="fr-FR"/>
                </w:rPr>
                <w:t xml:space="preserve"> and </w:t>
              </w:r>
              <w:proofErr w:type="spellStart"/>
              <w:r>
                <w:rPr>
                  <w:rFonts w:ascii="Calibri" w:eastAsia="Times New Roman" w:hAnsi="Calibri" w:cs="Calibri"/>
                  <w:color w:val="000000"/>
                  <w:sz w:val="18"/>
                  <w:szCs w:val="18"/>
                  <w:lang w:val="fr-FR" w:eastAsia="fr-FR"/>
                </w:rPr>
                <w:t>ritual</w:t>
              </w:r>
              <w:proofErr w:type="spellEnd"/>
              <w:r>
                <w:rPr>
                  <w:rFonts w:ascii="Calibri" w:eastAsia="Times New Roman" w:hAnsi="Calibri" w:cs="Calibri"/>
                  <w:color w:val="000000"/>
                  <w:sz w:val="18"/>
                  <w:szCs w:val="18"/>
                  <w:lang w:val="fr-FR" w:eastAsia="fr-FR"/>
                </w:rPr>
                <w:t xml:space="preserve"> </w:t>
              </w:r>
              <w:proofErr w:type="spellStart"/>
              <w:r>
                <w:rPr>
                  <w:rFonts w:ascii="Calibri" w:eastAsia="Times New Roman" w:hAnsi="Calibri" w:cs="Calibri"/>
                  <w:color w:val="000000"/>
                  <w:sz w:val="18"/>
                  <w:szCs w:val="18"/>
                  <w:lang w:val="fr-FR" w:eastAsia="fr-FR"/>
                </w:rPr>
                <w:t>events</w:t>
              </w:r>
              <w:proofErr w:type="spellEnd"/>
            </w:ins>
          </w:p>
        </w:tc>
        <w:tc>
          <w:tcPr>
            <w:tcW w:w="0" w:type="auto"/>
            <w:tcBorders>
              <w:top w:val="nil"/>
              <w:left w:val="nil"/>
              <w:bottom w:val="nil"/>
              <w:right w:val="nil"/>
            </w:tcBorders>
            <w:shd w:val="clear" w:color="auto" w:fill="auto"/>
            <w:noWrap/>
            <w:vAlign w:val="bottom"/>
            <w:hideMark/>
          </w:tcPr>
          <w:p w14:paraId="25DB9DB4" w14:textId="77777777" w:rsidR="008D137A" w:rsidRPr="00095768" w:rsidRDefault="008D137A" w:rsidP="00AF4F87">
            <w:pPr>
              <w:jc w:val="center"/>
              <w:rPr>
                <w:ins w:id="1283" w:author="Arnaud" w:date="2021-08-19T00:33:00Z"/>
                <w:rFonts w:eastAsia="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753DD5EF" w14:textId="77777777" w:rsidR="008D137A" w:rsidRPr="00D508B4" w:rsidRDefault="008D137A" w:rsidP="00AF4F87">
            <w:pPr>
              <w:jc w:val="center"/>
              <w:rPr>
                <w:ins w:id="1284" w:author="Arnaud" w:date="2021-08-19T00:33:00Z"/>
                <w:rFonts w:asciiTheme="majorHAnsi" w:eastAsia="Times New Roman" w:hAnsiTheme="majorHAnsi" w:cstheme="majorHAnsi"/>
                <w:sz w:val="18"/>
                <w:szCs w:val="18"/>
                <w:lang w:val="fr-FR" w:eastAsia="fr-FR"/>
              </w:rPr>
            </w:pPr>
            <w:ins w:id="1285" w:author="Arnaud" w:date="2021-08-19T00:33:00Z">
              <w:r w:rsidRPr="00D508B4">
                <w:rPr>
                  <w:rFonts w:asciiTheme="majorHAnsi" w:eastAsia="Times New Roman" w:hAnsiTheme="majorHAnsi" w:cstheme="majorHAnsi"/>
                  <w:sz w:val="18"/>
                  <w:szCs w:val="18"/>
                  <w:lang w:val="fr-FR" w:eastAsia="fr-FR"/>
                </w:rPr>
                <w:t>11.4</w:t>
              </w:r>
            </w:ins>
          </w:p>
        </w:tc>
        <w:tc>
          <w:tcPr>
            <w:tcW w:w="0" w:type="auto"/>
            <w:tcBorders>
              <w:top w:val="nil"/>
              <w:left w:val="nil"/>
              <w:bottom w:val="nil"/>
              <w:right w:val="nil"/>
            </w:tcBorders>
            <w:shd w:val="clear" w:color="auto" w:fill="auto"/>
            <w:noWrap/>
            <w:vAlign w:val="bottom"/>
            <w:hideMark/>
          </w:tcPr>
          <w:p w14:paraId="60451FF8" w14:textId="77777777" w:rsidR="008D137A" w:rsidRPr="00D508B4" w:rsidRDefault="008D137A" w:rsidP="00AF4F87">
            <w:pPr>
              <w:jc w:val="center"/>
              <w:rPr>
                <w:ins w:id="1286" w:author="Arnaud" w:date="2021-08-19T00:33:00Z"/>
                <w:rFonts w:asciiTheme="majorHAnsi" w:eastAsia="Times New Roman" w:hAnsiTheme="majorHAnsi" w:cstheme="majorHAnsi"/>
                <w:sz w:val="18"/>
                <w:szCs w:val="18"/>
                <w:lang w:val="fr-FR" w:eastAsia="fr-FR"/>
              </w:rPr>
            </w:pPr>
            <w:ins w:id="1287" w:author="Arnaud" w:date="2021-08-19T00:33:00Z">
              <w:r w:rsidRPr="00D508B4">
                <w:rPr>
                  <w:rFonts w:asciiTheme="majorHAnsi" w:eastAsia="Times New Roman" w:hAnsiTheme="majorHAnsi" w:cstheme="majorHAnsi"/>
                  <w:sz w:val="18"/>
                  <w:szCs w:val="18"/>
                  <w:lang w:val="fr-FR" w:eastAsia="fr-FR"/>
                </w:rPr>
                <w:t>23.</w:t>
              </w:r>
              <w:r>
                <w:rPr>
                  <w:rFonts w:asciiTheme="majorHAnsi" w:eastAsia="Times New Roman" w:hAnsiTheme="majorHAnsi" w:cstheme="majorHAnsi"/>
                  <w:sz w:val="18"/>
                  <w:szCs w:val="18"/>
                  <w:lang w:val="fr-FR" w:eastAsia="fr-FR"/>
                </w:rPr>
                <w:t>2</w:t>
              </w:r>
            </w:ins>
          </w:p>
        </w:tc>
        <w:tc>
          <w:tcPr>
            <w:tcW w:w="0" w:type="auto"/>
            <w:tcBorders>
              <w:top w:val="nil"/>
              <w:left w:val="nil"/>
              <w:bottom w:val="nil"/>
              <w:right w:val="nil"/>
            </w:tcBorders>
            <w:shd w:val="clear" w:color="auto" w:fill="auto"/>
            <w:noWrap/>
            <w:vAlign w:val="bottom"/>
            <w:hideMark/>
          </w:tcPr>
          <w:p w14:paraId="56E84788" w14:textId="77777777" w:rsidR="008D137A" w:rsidRPr="00095768" w:rsidRDefault="008D137A" w:rsidP="00AF4F87">
            <w:pPr>
              <w:jc w:val="center"/>
              <w:rPr>
                <w:ins w:id="1288" w:author="Arnaud" w:date="2021-08-19T00:33:00Z"/>
                <w:rFonts w:eastAsia="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280D0F77" w14:textId="77777777" w:rsidR="008D137A" w:rsidRPr="00A96B33" w:rsidRDefault="008D137A" w:rsidP="00AF4F87">
            <w:pPr>
              <w:jc w:val="center"/>
              <w:rPr>
                <w:ins w:id="1289" w:author="Arnaud" w:date="2021-08-19T00:33:00Z"/>
                <w:rFonts w:asciiTheme="majorHAnsi" w:eastAsia="Times New Roman" w:hAnsiTheme="majorHAnsi" w:cstheme="majorHAnsi"/>
                <w:sz w:val="18"/>
                <w:szCs w:val="18"/>
                <w:lang w:val="fr-FR" w:eastAsia="fr-FR"/>
              </w:rPr>
            </w:pPr>
            <w:ins w:id="1290" w:author="Arnaud" w:date="2021-08-19T00:33:00Z">
              <w:r w:rsidRPr="00A96B33">
                <w:rPr>
                  <w:rFonts w:asciiTheme="majorHAnsi" w:eastAsia="Times New Roman" w:hAnsiTheme="majorHAnsi" w:cstheme="majorHAnsi"/>
                  <w:sz w:val="18"/>
                  <w:szCs w:val="18"/>
                  <w:lang w:val="fr-FR" w:eastAsia="fr-FR"/>
                </w:rPr>
                <w:t>39.5</w:t>
              </w:r>
            </w:ins>
          </w:p>
        </w:tc>
        <w:tc>
          <w:tcPr>
            <w:tcW w:w="0" w:type="auto"/>
            <w:tcBorders>
              <w:top w:val="nil"/>
              <w:left w:val="nil"/>
              <w:bottom w:val="nil"/>
              <w:right w:val="nil"/>
            </w:tcBorders>
            <w:shd w:val="clear" w:color="auto" w:fill="auto"/>
            <w:noWrap/>
            <w:vAlign w:val="bottom"/>
            <w:hideMark/>
          </w:tcPr>
          <w:p w14:paraId="181700A7" w14:textId="77777777" w:rsidR="008D137A" w:rsidRPr="00C87A28" w:rsidRDefault="008D137A" w:rsidP="00AF4F87">
            <w:pPr>
              <w:jc w:val="center"/>
              <w:rPr>
                <w:ins w:id="1291" w:author="Arnaud" w:date="2021-08-19T00:33:00Z"/>
                <w:rFonts w:asciiTheme="majorHAnsi" w:eastAsia="Times New Roman" w:hAnsiTheme="majorHAnsi" w:cstheme="majorHAnsi"/>
                <w:sz w:val="18"/>
                <w:szCs w:val="18"/>
                <w:lang w:val="fr-FR" w:eastAsia="fr-FR"/>
              </w:rPr>
            </w:pPr>
            <w:ins w:id="1292" w:author="Arnaud" w:date="2021-08-19T00:33:00Z">
              <w:r w:rsidRPr="00C87A28">
                <w:rPr>
                  <w:rFonts w:asciiTheme="majorHAnsi" w:eastAsia="Times New Roman" w:hAnsiTheme="majorHAnsi" w:cstheme="majorHAnsi"/>
                  <w:sz w:val="18"/>
                  <w:szCs w:val="18"/>
                  <w:lang w:val="fr-FR" w:eastAsia="fr-FR"/>
                </w:rPr>
                <w:t>44.8</w:t>
              </w:r>
            </w:ins>
          </w:p>
        </w:tc>
        <w:tc>
          <w:tcPr>
            <w:tcW w:w="0" w:type="auto"/>
            <w:tcBorders>
              <w:top w:val="nil"/>
              <w:left w:val="nil"/>
              <w:bottom w:val="nil"/>
              <w:right w:val="nil"/>
            </w:tcBorders>
            <w:shd w:val="clear" w:color="auto" w:fill="auto"/>
            <w:noWrap/>
            <w:vAlign w:val="bottom"/>
            <w:hideMark/>
          </w:tcPr>
          <w:p w14:paraId="4580D7E4" w14:textId="77777777" w:rsidR="008D137A" w:rsidRPr="00095768" w:rsidRDefault="008D137A" w:rsidP="00AF4F87">
            <w:pPr>
              <w:jc w:val="center"/>
              <w:rPr>
                <w:ins w:id="1293" w:author="Arnaud" w:date="2021-08-19T00:33:00Z"/>
                <w:rFonts w:eastAsia="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7AE71BC5" w14:textId="77777777" w:rsidR="008D137A" w:rsidRPr="00814F50" w:rsidRDefault="008D137A" w:rsidP="00AF4F87">
            <w:pPr>
              <w:jc w:val="center"/>
              <w:rPr>
                <w:ins w:id="1294" w:author="Arnaud" w:date="2021-08-19T00:33:00Z"/>
                <w:rFonts w:asciiTheme="majorHAnsi" w:eastAsia="Times New Roman" w:hAnsiTheme="majorHAnsi" w:cstheme="majorHAnsi"/>
                <w:sz w:val="18"/>
                <w:szCs w:val="18"/>
                <w:lang w:val="fr-FR" w:eastAsia="fr-FR"/>
              </w:rPr>
            </w:pPr>
            <w:ins w:id="1295" w:author="Arnaud" w:date="2021-08-19T00:33:00Z">
              <w:r w:rsidRPr="00814F50">
                <w:rPr>
                  <w:rFonts w:asciiTheme="majorHAnsi" w:eastAsia="Times New Roman" w:hAnsiTheme="majorHAnsi" w:cstheme="majorHAnsi"/>
                  <w:sz w:val="18"/>
                  <w:szCs w:val="18"/>
                  <w:lang w:val="fr-FR" w:eastAsia="fr-FR"/>
                </w:rPr>
                <w:t>25.5</w:t>
              </w:r>
            </w:ins>
          </w:p>
        </w:tc>
        <w:tc>
          <w:tcPr>
            <w:tcW w:w="0" w:type="auto"/>
            <w:tcBorders>
              <w:top w:val="nil"/>
              <w:left w:val="nil"/>
              <w:bottom w:val="nil"/>
              <w:right w:val="nil"/>
            </w:tcBorders>
            <w:shd w:val="clear" w:color="auto" w:fill="auto"/>
            <w:noWrap/>
            <w:vAlign w:val="bottom"/>
            <w:hideMark/>
          </w:tcPr>
          <w:p w14:paraId="0F213B85" w14:textId="77777777" w:rsidR="008D137A" w:rsidRPr="00904B8A" w:rsidRDefault="008D137A" w:rsidP="00AF4F87">
            <w:pPr>
              <w:jc w:val="center"/>
              <w:rPr>
                <w:ins w:id="1296" w:author="Arnaud" w:date="2021-08-19T00:33:00Z"/>
                <w:rFonts w:asciiTheme="majorHAnsi" w:eastAsia="Times New Roman" w:hAnsiTheme="majorHAnsi" w:cstheme="majorHAnsi"/>
                <w:sz w:val="18"/>
                <w:szCs w:val="18"/>
                <w:lang w:val="fr-FR" w:eastAsia="fr-FR"/>
              </w:rPr>
            </w:pPr>
            <w:ins w:id="1297" w:author="Arnaud" w:date="2021-08-19T00:33:00Z">
              <w:r w:rsidRPr="00904B8A">
                <w:rPr>
                  <w:rFonts w:asciiTheme="majorHAnsi" w:eastAsia="Times New Roman" w:hAnsiTheme="majorHAnsi" w:cstheme="majorHAnsi"/>
                  <w:sz w:val="18"/>
                  <w:szCs w:val="18"/>
                  <w:lang w:val="fr-FR" w:eastAsia="fr-FR"/>
                </w:rPr>
                <w:t>42.8</w:t>
              </w:r>
            </w:ins>
          </w:p>
        </w:tc>
        <w:tc>
          <w:tcPr>
            <w:tcW w:w="0" w:type="auto"/>
            <w:tcBorders>
              <w:top w:val="nil"/>
              <w:left w:val="nil"/>
              <w:bottom w:val="nil"/>
              <w:right w:val="nil"/>
            </w:tcBorders>
            <w:shd w:val="clear" w:color="auto" w:fill="auto"/>
            <w:noWrap/>
            <w:vAlign w:val="bottom"/>
            <w:hideMark/>
          </w:tcPr>
          <w:p w14:paraId="08F526F9" w14:textId="77777777" w:rsidR="008D137A" w:rsidRPr="00095768" w:rsidRDefault="008D137A" w:rsidP="00AF4F87">
            <w:pPr>
              <w:jc w:val="center"/>
              <w:rPr>
                <w:ins w:id="1298" w:author="Arnaud" w:date="2021-08-19T00:33:00Z"/>
                <w:rFonts w:eastAsia="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3FE4E723" w14:textId="77777777" w:rsidR="008D137A" w:rsidRPr="00C41A93" w:rsidRDefault="008D137A" w:rsidP="00AF4F87">
            <w:pPr>
              <w:jc w:val="center"/>
              <w:rPr>
                <w:ins w:id="1299" w:author="Arnaud" w:date="2021-08-19T00:33:00Z"/>
                <w:rFonts w:asciiTheme="majorHAnsi" w:eastAsia="Times New Roman" w:hAnsiTheme="majorHAnsi" w:cstheme="majorHAnsi"/>
                <w:sz w:val="18"/>
                <w:szCs w:val="18"/>
                <w:lang w:val="fr-FR" w:eastAsia="fr-FR"/>
              </w:rPr>
            </w:pPr>
            <w:ins w:id="1300" w:author="Arnaud" w:date="2021-08-19T00:33:00Z">
              <w:r w:rsidRPr="00C41A93">
                <w:rPr>
                  <w:rFonts w:asciiTheme="majorHAnsi" w:eastAsia="Times New Roman" w:hAnsiTheme="majorHAnsi" w:cstheme="majorHAnsi"/>
                  <w:sz w:val="18"/>
                  <w:szCs w:val="18"/>
                  <w:lang w:val="fr-FR" w:eastAsia="fr-FR"/>
                </w:rPr>
                <w:t>13.7</w:t>
              </w:r>
            </w:ins>
          </w:p>
        </w:tc>
        <w:tc>
          <w:tcPr>
            <w:tcW w:w="0" w:type="auto"/>
            <w:tcBorders>
              <w:top w:val="nil"/>
              <w:left w:val="nil"/>
              <w:bottom w:val="nil"/>
              <w:right w:val="nil"/>
            </w:tcBorders>
            <w:shd w:val="clear" w:color="auto" w:fill="auto"/>
            <w:noWrap/>
            <w:vAlign w:val="bottom"/>
            <w:hideMark/>
          </w:tcPr>
          <w:p w14:paraId="4B840AE5" w14:textId="77777777" w:rsidR="008D137A" w:rsidRPr="00C41A93" w:rsidRDefault="008D137A" w:rsidP="00AF4F87">
            <w:pPr>
              <w:jc w:val="center"/>
              <w:rPr>
                <w:ins w:id="1301" w:author="Arnaud" w:date="2021-08-19T00:33:00Z"/>
                <w:rFonts w:asciiTheme="majorHAnsi" w:eastAsia="Times New Roman" w:hAnsiTheme="majorHAnsi" w:cstheme="majorHAnsi"/>
                <w:sz w:val="18"/>
                <w:szCs w:val="18"/>
                <w:lang w:val="fr-FR" w:eastAsia="fr-FR"/>
              </w:rPr>
            </w:pPr>
            <w:ins w:id="1302" w:author="Arnaud" w:date="2021-08-19T00:33:00Z">
              <w:r w:rsidRPr="00C41A93">
                <w:rPr>
                  <w:rFonts w:asciiTheme="majorHAnsi" w:eastAsia="Times New Roman" w:hAnsiTheme="majorHAnsi" w:cstheme="majorHAnsi"/>
                  <w:sz w:val="18"/>
                  <w:szCs w:val="18"/>
                  <w:lang w:val="fr-FR" w:eastAsia="fr-FR"/>
                </w:rPr>
                <w:t>26.3</w:t>
              </w:r>
            </w:ins>
          </w:p>
        </w:tc>
      </w:tr>
      <w:tr w:rsidR="008D137A" w:rsidRPr="00A0544A" w14:paraId="793FF411" w14:textId="77777777" w:rsidTr="00AF4F87">
        <w:trPr>
          <w:trHeight w:val="288"/>
          <w:ins w:id="1303" w:author="Arnaud" w:date="2021-08-19T00:33:00Z"/>
        </w:trPr>
        <w:tc>
          <w:tcPr>
            <w:tcW w:w="0" w:type="auto"/>
            <w:tcBorders>
              <w:top w:val="nil"/>
              <w:left w:val="nil"/>
              <w:bottom w:val="nil"/>
              <w:right w:val="nil"/>
            </w:tcBorders>
            <w:shd w:val="clear" w:color="auto" w:fill="auto"/>
            <w:noWrap/>
            <w:vAlign w:val="bottom"/>
            <w:hideMark/>
          </w:tcPr>
          <w:p w14:paraId="3B01B6A7" w14:textId="77777777" w:rsidR="008D137A" w:rsidRPr="00A0544A" w:rsidRDefault="008D137A" w:rsidP="00AF4F87">
            <w:pPr>
              <w:ind w:firstLineChars="100" w:firstLine="160"/>
              <w:rPr>
                <w:ins w:id="1304" w:author="Arnaud" w:date="2021-08-19T00:33:00Z"/>
                <w:rFonts w:ascii="Calibri" w:eastAsia="Times New Roman" w:hAnsi="Calibri" w:cs="Calibri"/>
                <w:i/>
                <w:iCs/>
                <w:color w:val="000000"/>
                <w:sz w:val="16"/>
                <w:szCs w:val="16"/>
                <w:lang w:val="fr-FR" w:eastAsia="fr-FR"/>
              </w:rPr>
            </w:pPr>
            <w:proofErr w:type="spellStart"/>
            <w:ins w:id="1305" w:author="Arnaud" w:date="2021-08-19T00:33:00Z">
              <w:r w:rsidRPr="00A0544A">
                <w:rPr>
                  <w:rFonts w:ascii="Calibri" w:eastAsia="Times New Roman" w:hAnsi="Calibri" w:cs="Calibri"/>
                  <w:i/>
                  <w:iCs/>
                  <w:color w:val="000000"/>
                  <w:sz w:val="16"/>
                  <w:szCs w:val="16"/>
                  <w:lang w:val="fr-FR" w:eastAsia="fr-FR"/>
                </w:rPr>
                <w:t>Ceremonies</w:t>
              </w:r>
              <w:proofErr w:type="spellEnd"/>
            </w:ins>
          </w:p>
        </w:tc>
        <w:tc>
          <w:tcPr>
            <w:tcW w:w="0" w:type="auto"/>
            <w:tcBorders>
              <w:top w:val="nil"/>
              <w:left w:val="nil"/>
              <w:bottom w:val="nil"/>
              <w:right w:val="nil"/>
            </w:tcBorders>
            <w:shd w:val="clear" w:color="auto" w:fill="auto"/>
            <w:noWrap/>
            <w:vAlign w:val="bottom"/>
            <w:hideMark/>
          </w:tcPr>
          <w:p w14:paraId="4BC8F13F" w14:textId="77777777" w:rsidR="008D137A" w:rsidRPr="00A0544A" w:rsidRDefault="008D137A" w:rsidP="00AF4F87">
            <w:pPr>
              <w:jc w:val="center"/>
              <w:rPr>
                <w:ins w:id="1306" w:author="Arnaud" w:date="2021-08-19T00:33:00Z"/>
                <w:rFonts w:ascii="Calibri" w:eastAsia="Times New Roman" w:hAnsi="Calibri" w:cs="Calibri"/>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76DBC9C9" w14:textId="77777777" w:rsidR="008D137A" w:rsidRPr="00A0544A" w:rsidRDefault="008D137A" w:rsidP="00AF4F87">
            <w:pPr>
              <w:jc w:val="center"/>
              <w:rPr>
                <w:ins w:id="1307" w:author="Arnaud" w:date="2021-08-19T00:33:00Z"/>
                <w:rFonts w:ascii="Calibri" w:eastAsia="Times New Roman" w:hAnsi="Calibri" w:cs="Calibri"/>
                <w:i/>
                <w:iCs/>
                <w:color w:val="000000"/>
                <w:sz w:val="16"/>
                <w:szCs w:val="16"/>
                <w:lang w:val="fr-FR" w:eastAsia="fr-FR"/>
              </w:rPr>
            </w:pPr>
            <w:ins w:id="1308" w:author="Arnaud" w:date="2021-08-19T00:33:00Z">
              <w:r w:rsidRPr="00A0544A">
                <w:rPr>
                  <w:rFonts w:ascii="Calibri" w:eastAsia="Times New Roman" w:hAnsi="Calibri" w:cs="Calibri"/>
                  <w:i/>
                  <w:iCs/>
                  <w:color w:val="000000"/>
                  <w:sz w:val="16"/>
                  <w:szCs w:val="16"/>
                  <w:lang w:val="fr-FR" w:eastAsia="fr-FR"/>
                </w:rPr>
                <w:t>3.5</w:t>
              </w:r>
            </w:ins>
          </w:p>
        </w:tc>
        <w:tc>
          <w:tcPr>
            <w:tcW w:w="0" w:type="auto"/>
            <w:tcBorders>
              <w:top w:val="nil"/>
              <w:left w:val="nil"/>
              <w:bottom w:val="nil"/>
              <w:right w:val="nil"/>
            </w:tcBorders>
            <w:shd w:val="clear" w:color="auto" w:fill="auto"/>
            <w:noWrap/>
            <w:vAlign w:val="bottom"/>
            <w:hideMark/>
          </w:tcPr>
          <w:p w14:paraId="68D9244B" w14:textId="77777777" w:rsidR="008D137A" w:rsidRPr="00A0544A" w:rsidRDefault="008D137A" w:rsidP="00AF4F87">
            <w:pPr>
              <w:jc w:val="center"/>
              <w:rPr>
                <w:ins w:id="1309" w:author="Arnaud" w:date="2021-08-19T00:33:00Z"/>
                <w:rFonts w:ascii="Calibri" w:eastAsia="Times New Roman" w:hAnsi="Calibri" w:cs="Calibri"/>
                <w:i/>
                <w:iCs/>
                <w:color w:val="000000"/>
                <w:sz w:val="16"/>
                <w:szCs w:val="16"/>
                <w:lang w:val="fr-FR" w:eastAsia="fr-FR"/>
              </w:rPr>
            </w:pPr>
            <w:ins w:id="1310" w:author="Arnaud" w:date="2021-08-19T00:33:00Z">
              <w:r w:rsidRPr="00A0544A">
                <w:rPr>
                  <w:rFonts w:ascii="Calibri" w:eastAsia="Times New Roman" w:hAnsi="Calibri" w:cs="Calibri"/>
                  <w:i/>
                  <w:iCs/>
                  <w:color w:val="000000"/>
                  <w:sz w:val="16"/>
                  <w:szCs w:val="16"/>
                  <w:lang w:val="fr-FR" w:eastAsia="fr-FR"/>
                </w:rPr>
                <w:t>6.</w:t>
              </w:r>
              <w:r>
                <w:rPr>
                  <w:rFonts w:ascii="Calibri" w:eastAsia="Times New Roman" w:hAnsi="Calibri" w:cs="Calibri"/>
                  <w:i/>
                  <w:iCs/>
                  <w:color w:val="000000"/>
                  <w:sz w:val="16"/>
                  <w:szCs w:val="16"/>
                  <w:lang w:val="fr-FR" w:eastAsia="fr-FR"/>
                </w:rPr>
                <w:t>3</w:t>
              </w:r>
            </w:ins>
          </w:p>
        </w:tc>
        <w:tc>
          <w:tcPr>
            <w:tcW w:w="0" w:type="auto"/>
            <w:tcBorders>
              <w:top w:val="nil"/>
              <w:left w:val="nil"/>
              <w:bottom w:val="nil"/>
              <w:right w:val="nil"/>
            </w:tcBorders>
            <w:shd w:val="clear" w:color="auto" w:fill="auto"/>
            <w:noWrap/>
            <w:vAlign w:val="bottom"/>
            <w:hideMark/>
          </w:tcPr>
          <w:p w14:paraId="6D52503F" w14:textId="77777777" w:rsidR="008D137A" w:rsidRPr="00A0544A" w:rsidRDefault="008D137A" w:rsidP="00AF4F87">
            <w:pPr>
              <w:jc w:val="center"/>
              <w:rPr>
                <w:ins w:id="1311"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09DD7C86" w14:textId="77777777" w:rsidR="008D137A" w:rsidRPr="00A0544A" w:rsidRDefault="008D137A" w:rsidP="00AF4F87">
            <w:pPr>
              <w:jc w:val="center"/>
              <w:rPr>
                <w:ins w:id="1312" w:author="Arnaud" w:date="2021-08-19T00:33:00Z"/>
                <w:rFonts w:ascii="Calibri" w:eastAsia="Times New Roman" w:hAnsi="Calibri" w:cs="Calibri"/>
                <w:i/>
                <w:iCs/>
                <w:color w:val="000000"/>
                <w:sz w:val="16"/>
                <w:szCs w:val="16"/>
                <w:lang w:val="fr-FR" w:eastAsia="fr-FR"/>
              </w:rPr>
            </w:pPr>
            <w:ins w:id="1313" w:author="Arnaud" w:date="2021-08-19T00:33:00Z">
              <w:r w:rsidRPr="00A0544A">
                <w:rPr>
                  <w:rFonts w:ascii="Calibri" w:eastAsia="Times New Roman" w:hAnsi="Calibri" w:cs="Calibri"/>
                  <w:i/>
                  <w:iCs/>
                  <w:color w:val="000000"/>
                  <w:sz w:val="16"/>
                  <w:szCs w:val="16"/>
                  <w:lang w:val="fr-FR" w:eastAsia="fr-FR"/>
                </w:rPr>
                <w:t>15.6</w:t>
              </w:r>
            </w:ins>
          </w:p>
        </w:tc>
        <w:tc>
          <w:tcPr>
            <w:tcW w:w="0" w:type="auto"/>
            <w:tcBorders>
              <w:top w:val="nil"/>
              <w:left w:val="nil"/>
              <w:bottom w:val="nil"/>
              <w:right w:val="nil"/>
            </w:tcBorders>
            <w:shd w:val="clear" w:color="auto" w:fill="auto"/>
            <w:noWrap/>
            <w:vAlign w:val="bottom"/>
            <w:hideMark/>
          </w:tcPr>
          <w:p w14:paraId="10FEC912" w14:textId="77777777" w:rsidR="008D137A" w:rsidRPr="00A0544A" w:rsidRDefault="008D137A" w:rsidP="00AF4F87">
            <w:pPr>
              <w:jc w:val="center"/>
              <w:rPr>
                <w:ins w:id="1314" w:author="Arnaud" w:date="2021-08-19T00:33:00Z"/>
                <w:rFonts w:ascii="Calibri" w:eastAsia="Times New Roman" w:hAnsi="Calibri" w:cs="Calibri"/>
                <w:i/>
                <w:iCs/>
                <w:color w:val="000000"/>
                <w:sz w:val="16"/>
                <w:szCs w:val="16"/>
                <w:lang w:val="fr-FR" w:eastAsia="fr-FR"/>
              </w:rPr>
            </w:pPr>
            <w:ins w:id="1315" w:author="Arnaud" w:date="2021-08-19T00:33:00Z">
              <w:r w:rsidRPr="00A0544A">
                <w:rPr>
                  <w:rFonts w:ascii="Calibri" w:eastAsia="Times New Roman" w:hAnsi="Calibri" w:cs="Calibri"/>
                  <w:i/>
                  <w:iCs/>
                  <w:color w:val="000000"/>
                  <w:sz w:val="16"/>
                  <w:szCs w:val="16"/>
                  <w:lang w:val="fr-FR" w:eastAsia="fr-FR"/>
                </w:rPr>
                <w:t>20.5</w:t>
              </w:r>
            </w:ins>
          </w:p>
        </w:tc>
        <w:tc>
          <w:tcPr>
            <w:tcW w:w="0" w:type="auto"/>
            <w:tcBorders>
              <w:top w:val="nil"/>
              <w:left w:val="nil"/>
              <w:bottom w:val="nil"/>
              <w:right w:val="nil"/>
            </w:tcBorders>
            <w:shd w:val="clear" w:color="auto" w:fill="auto"/>
            <w:noWrap/>
            <w:vAlign w:val="bottom"/>
            <w:hideMark/>
          </w:tcPr>
          <w:p w14:paraId="19746759" w14:textId="77777777" w:rsidR="008D137A" w:rsidRPr="00A0544A" w:rsidRDefault="008D137A" w:rsidP="00AF4F87">
            <w:pPr>
              <w:jc w:val="center"/>
              <w:rPr>
                <w:ins w:id="1316"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21AD7077" w14:textId="77777777" w:rsidR="008D137A" w:rsidRPr="00A0544A" w:rsidRDefault="008D137A" w:rsidP="00AF4F87">
            <w:pPr>
              <w:jc w:val="center"/>
              <w:rPr>
                <w:ins w:id="1317" w:author="Arnaud" w:date="2021-08-19T00:33:00Z"/>
                <w:rFonts w:ascii="Calibri" w:eastAsia="Times New Roman" w:hAnsi="Calibri" w:cs="Calibri"/>
                <w:i/>
                <w:iCs/>
                <w:color w:val="000000"/>
                <w:sz w:val="16"/>
                <w:szCs w:val="16"/>
                <w:lang w:val="fr-FR" w:eastAsia="fr-FR"/>
              </w:rPr>
            </w:pPr>
            <w:ins w:id="1318" w:author="Arnaud" w:date="2021-08-19T00:33:00Z">
              <w:r w:rsidRPr="00A0544A">
                <w:rPr>
                  <w:rFonts w:ascii="Calibri" w:eastAsia="Times New Roman" w:hAnsi="Calibri" w:cs="Calibri"/>
                  <w:i/>
                  <w:iCs/>
                  <w:color w:val="000000"/>
                  <w:sz w:val="16"/>
                  <w:szCs w:val="16"/>
                  <w:lang w:val="fr-FR" w:eastAsia="fr-FR"/>
                </w:rPr>
                <w:t>13.0</w:t>
              </w:r>
            </w:ins>
          </w:p>
        </w:tc>
        <w:tc>
          <w:tcPr>
            <w:tcW w:w="0" w:type="auto"/>
            <w:tcBorders>
              <w:top w:val="nil"/>
              <w:left w:val="nil"/>
              <w:bottom w:val="nil"/>
              <w:right w:val="nil"/>
            </w:tcBorders>
            <w:shd w:val="clear" w:color="auto" w:fill="auto"/>
            <w:noWrap/>
            <w:vAlign w:val="bottom"/>
            <w:hideMark/>
          </w:tcPr>
          <w:p w14:paraId="15C04260" w14:textId="77777777" w:rsidR="008D137A" w:rsidRPr="00A0544A" w:rsidRDefault="008D137A" w:rsidP="00AF4F87">
            <w:pPr>
              <w:jc w:val="center"/>
              <w:rPr>
                <w:ins w:id="1319" w:author="Arnaud" w:date="2021-08-19T00:33:00Z"/>
                <w:rFonts w:ascii="Calibri" w:eastAsia="Times New Roman" w:hAnsi="Calibri" w:cs="Calibri"/>
                <w:i/>
                <w:iCs/>
                <w:color w:val="000000"/>
                <w:sz w:val="16"/>
                <w:szCs w:val="16"/>
                <w:lang w:val="fr-FR" w:eastAsia="fr-FR"/>
              </w:rPr>
            </w:pPr>
            <w:ins w:id="1320" w:author="Arnaud" w:date="2021-08-19T00:33:00Z">
              <w:r w:rsidRPr="00A0544A">
                <w:rPr>
                  <w:rFonts w:ascii="Calibri" w:eastAsia="Times New Roman" w:hAnsi="Calibri" w:cs="Calibri"/>
                  <w:i/>
                  <w:iCs/>
                  <w:color w:val="000000"/>
                  <w:sz w:val="16"/>
                  <w:szCs w:val="16"/>
                  <w:lang w:val="fr-FR" w:eastAsia="fr-FR"/>
                </w:rPr>
                <w:t>21.2</w:t>
              </w:r>
            </w:ins>
          </w:p>
        </w:tc>
        <w:tc>
          <w:tcPr>
            <w:tcW w:w="0" w:type="auto"/>
            <w:tcBorders>
              <w:top w:val="nil"/>
              <w:left w:val="nil"/>
              <w:bottom w:val="nil"/>
              <w:right w:val="nil"/>
            </w:tcBorders>
            <w:shd w:val="clear" w:color="auto" w:fill="auto"/>
            <w:noWrap/>
            <w:vAlign w:val="bottom"/>
            <w:hideMark/>
          </w:tcPr>
          <w:p w14:paraId="0BBF18BF" w14:textId="77777777" w:rsidR="008D137A" w:rsidRPr="00A0544A" w:rsidRDefault="008D137A" w:rsidP="00AF4F87">
            <w:pPr>
              <w:jc w:val="center"/>
              <w:rPr>
                <w:ins w:id="1321"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3D250FE2" w14:textId="77777777" w:rsidR="008D137A" w:rsidRPr="00A0544A" w:rsidRDefault="008D137A" w:rsidP="00AF4F87">
            <w:pPr>
              <w:jc w:val="center"/>
              <w:rPr>
                <w:ins w:id="1322" w:author="Arnaud" w:date="2021-08-19T00:33:00Z"/>
                <w:rFonts w:ascii="Calibri" w:eastAsia="Times New Roman" w:hAnsi="Calibri" w:cs="Calibri"/>
                <w:i/>
                <w:iCs/>
                <w:color w:val="000000"/>
                <w:sz w:val="16"/>
                <w:szCs w:val="16"/>
                <w:lang w:val="fr-FR" w:eastAsia="fr-FR"/>
              </w:rPr>
            </w:pPr>
            <w:ins w:id="1323" w:author="Arnaud" w:date="2021-08-19T00:33:00Z">
              <w:r w:rsidRPr="00A0544A">
                <w:rPr>
                  <w:rFonts w:ascii="Calibri" w:eastAsia="Times New Roman" w:hAnsi="Calibri" w:cs="Calibri"/>
                  <w:i/>
                  <w:iCs/>
                  <w:color w:val="000000"/>
                  <w:sz w:val="16"/>
                  <w:szCs w:val="16"/>
                  <w:lang w:val="fr-FR" w:eastAsia="fr-FR"/>
                </w:rPr>
                <w:t>2.2</w:t>
              </w:r>
            </w:ins>
          </w:p>
        </w:tc>
        <w:tc>
          <w:tcPr>
            <w:tcW w:w="0" w:type="auto"/>
            <w:tcBorders>
              <w:top w:val="nil"/>
              <w:left w:val="nil"/>
              <w:bottom w:val="nil"/>
              <w:right w:val="nil"/>
            </w:tcBorders>
            <w:shd w:val="clear" w:color="auto" w:fill="auto"/>
            <w:noWrap/>
            <w:vAlign w:val="bottom"/>
            <w:hideMark/>
          </w:tcPr>
          <w:p w14:paraId="51DF294B" w14:textId="77777777" w:rsidR="008D137A" w:rsidRPr="00A0544A" w:rsidRDefault="008D137A" w:rsidP="00AF4F87">
            <w:pPr>
              <w:jc w:val="center"/>
              <w:rPr>
                <w:ins w:id="1324" w:author="Arnaud" w:date="2021-08-19T00:33:00Z"/>
                <w:rFonts w:ascii="Calibri" w:eastAsia="Times New Roman" w:hAnsi="Calibri" w:cs="Calibri"/>
                <w:i/>
                <w:iCs/>
                <w:color w:val="000000"/>
                <w:sz w:val="16"/>
                <w:szCs w:val="16"/>
                <w:lang w:val="fr-FR" w:eastAsia="fr-FR"/>
              </w:rPr>
            </w:pPr>
            <w:ins w:id="1325" w:author="Arnaud" w:date="2021-08-19T00:33:00Z">
              <w:r w:rsidRPr="00A0544A">
                <w:rPr>
                  <w:rFonts w:ascii="Calibri" w:eastAsia="Times New Roman" w:hAnsi="Calibri" w:cs="Calibri"/>
                  <w:i/>
                  <w:iCs/>
                  <w:color w:val="000000"/>
                  <w:sz w:val="16"/>
                  <w:szCs w:val="16"/>
                  <w:lang w:val="fr-FR" w:eastAsia="fr-FR"/>
                </w:rPr>
                <w:t>3.5</w:t>
              </w:r>
            </w:ins>
          </w:p>
        </w:tc>
      </w:tr>
      <w:tr w:rsidR="008D137A" w:rsidRPr="00A0544A" w14:paraId="49A7B3DF" w14:textId="77777777" w:rsidTr="00AF4F87">
        <w:trPr>
          <w:trHeight w:val="288"/>
          <w:ins w:id="1326" w:author="Arnaud" w:date="2021-08-19T00:33:00Z"/>
        </w:trPr>
        <w:tc>
          <w:tcPr>
            <w:tcW w:w="0" w:type="auto"/>
            <w:tcBorders>
              <w:top w:val="nil"/>
              <w:left w:val="nil"/>
              <w:bottom w:val="nil"/>
              <w:right w:val="nil"/>
            </w:tcBorders>
            <w:shd w:val="clear" w:color="auto" w:fill="auto"/>
            <w:noWrap/>
            <w:vAlign w:val="bottom"/>
            <w:hideMark/>
          </w:tcPr>
          <w:p w14:paraId="25831781" w14:textId="77777777" w:rsidR="008D137A" w:rsidRPr="00A0544A" w:rsidRDefault="008D137A" w:rsidP="00AF4F87">
            <w:pPr>
              <w:ind w:firstLineChars="100" w:firstLine="160"/>
              <w:rPr>
                <w:ins w:id="1327" w:author="Arnaud" w:date="2021-08-19T00:33:00Z"/>
                <w:rFonts w:ascii="Calibri" w:eastAsia="Times New Roman" w:hAnsi="Calibri" w:cs="Calibri"/>
                <w:i/>
                <w:iCs/>
                <w:color w:val="000000"/>
                <w:sz w:val="16"/>
                <w:szCs w:val="16"/>
                <w:lang w:val="fr-FR" w:eastAsia="fr-FR"/>
              </w:rPr>
            </w:pPr>
            <w:proofErr w:type="spellStart"/>
            <w:ins w:id="1328" w:author="Arnaud" w:date="2021-08-19T00:33:00Z">
              <w:r w:rsidRPr="00A0544A">
                <w:rPr>
                  <w:rFonts w:ascii="Calibri" w:eastAsia="Times New Roman" w:hAnsi="Calibri" w:cs="Calibri"/>
                  <w:i/>
                  <w:iCs/>
                  <w:color w:val="000000"/>
                  <w:sz w:val="16"/>
                  <w:szCs w:val="16"/>
                  <w:lang w:val="fr-FR" w:eastAsia="fr-FR"/>
                </w:rPr>
                <w:t>Marriage</w:t>
              </w:r>
              <w:proofErr w:type="spellEnd"/>
            </w:ins>
          </w:p>
        </w:tc>
        <w:tc>
          <w:tcPr>
            <w:tcW w:w="0" w:type="auto"/>
            <w:tcBorders>
              <w:top w:val="nil"/>
              <w:left w:val="nil"/>
              <w:bottom w:val="nil"/>
              <w:right w:val="nil"/>
            </w:tcBorders>
            <w:shd w:val="clear" w:color="auto" w:fill="auto"/>
            <w:noWrap/>
            <w:vAlign w:val="bottom"/>
            <w:hideMark/>
          </w:tcPr>
          <w:p w14:paraId="312975EC" w14:textId="77777777" w:rsidR="008D137A" w:rsidRPr="00A0544A" w:rsidRDefault="008D137A" w:rsidP="00AF4F87">
            <w:pPr>
              <w:jc w:val="center"/>
              <w:rPr>
                <w:ins w:id="1329" w:author="Arnaud" w:date="2021-08-19T00:33:00Z"/>
                <w:rFonts w:ascii="Calibri" w:eastAsia="Times New Roman" w:hAnsi="Calibri" w:cs="Calibri"/>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1E9DB235" w14:textId="77777777" w:rsidR="008D137A" w:rsidRPr="00A0544A" w:rsidRDefault="008D137A" w:rsidP="00AF4F87">
            <w:pPr>
              <w:jc w:val="center"/>
              <w:rPr>
                <w:ins w:id="1330" w:author="Arnaud" w:date="2021-08-19T00:33:00Z"/>
                <w:rFonts w:ascii="Calibri" w:eastAsia="Times New Roman" w:hAnsi="Calibri" w:cs="Calibri"/>
                <w:i/>
                <w:iCs/>
                <w:color w:val="000000"/>
                <w:sz w:val="16"/>
                <w:szCs w:val="16"/>
                <w:lang w:val="fr-FR" w:eastAsia="fr-FR"/>
              </w:rPr>
            </w:pPr>
            <w:ins w:id="1331" w:author="Arnaud" w:date="2021-08-19T00:33:00Z">
              <w:r w:rsidRPr="00A0544A">
                <w:rPr>
                  <w:rFonts w:ascii="Calibri" w:eastAsia="Times New Roman" w:hAnsi="Calibri" w:cs="Calibri"/>
                  <w:i/>
                  <w:iCs/>
                  <w:color w:val="000000"/>
                  <w:sz w:val="16"/>
                  <w:szCs w:val="16"/>
                  <w:lang w:val="fr-FR" w:eastAsia="fr-FR"/>
                </w:rPr>
                <w:t>7.0</w:t>
              </w:r>
            </w:ins>
          </w:p>
        </w:tc>
        <w:tc>
          <w:tcPr>
            <w:tcW w:w="0" w:type="auto"/>
            <w:tcBorders>
              <w:top w:val="nil"/>
              <w:left w:val="nil"/>
              <w:bottom w:val="nil"/>
              <w:right w:val="nil"/>
            </w:tcBorders>
            <w:shd w:val="clear" w:color="auto" w:fill="auto"/>
            <w:noWrap/>
            <w:vAlign w:val="bottom"/>
            <w:hideMark/>
          </w:tcPr>
          <w:p w14:paraId="22CA5C12" w14:textId="77777777" w:rsidR="008D137A" w:rsidRPr="00A0544A" w:rsidRDefault="008D137A" w:rsidP="00AF4F87">
            <w:pPr>
              <w:jc w:val="center"/>
              <w:rPr>
                <w:ins w:id="1332" w:author="Arnaud" w:date="2021-08-19T00:33:00Z"/>
                <w:rFonts w:ascii="Calibri" w:eastAsia="Times New Roman" w:hAnsi="Calibri" w:cs="Calibri"/>
                <w:i/>
                <w:iCs/>
                <w:color w:val="000000"/>
                <w:sz w:val="16"/>
                <w:szCs w:val="16"/>
                <w:lang w:val="fr-FR" w:eastAsia="fr-FR"/>
              </w:rPr>
            </w:pPr>
            <w:ins w:id="1333" w:author="Arnaud" w:date="2021-08-19T00:33:00Z">
              <w:r w:rsidRPr="00A0544A">
                <w:rPr>
                  <w:rFonts w:ascii="Calibri" w:eastAsia="Times New Roman" w:hAnsi="Calibri" w:cs="Calibri"/>
                  <w:i/>
                  <w:iCs/>
                  <w:color w:val="000000"/>
                  <w:sz w:val="16"/>
                  <w:szCs w:val="16"/>
                  <w:lang w:val="fr-FR" w:eastAsia="fr-FR"/>
                </w:rPr>
                <w:t>15.6</w:t>
              </w:r>
            </w:ins>
          </w:p>
        </w:tc>
        <w:tc>
          <w:tcPr>
            <w:tcW w:w="0" w:type="auto"/>
            <w:tcBorders>
              <w:top w:val="nil"/>
              <w:left w:val="nil"/>
              <w:bottom w:val="nil"/>
              <w:right w:val="nil"/>
            </w:tcBorders>
            <w:shd w:val="clear" w:color="auto" w:fill="auto"/>
            <w:noWrap/>
            <w:vAlign w:val="bottom"/>
            <w:hideMark/>
          </w:tcPr>
          <w:p w14:paraId="483AD696" w14:textId="77777777" w:rsidR="008D137A" w:rsidRPr="00A0544A" w:rsidRDefault="008D137A" w:rsidP="00AF4F87">
            <w:pPr>
              <w:jc w:val="center"/>
              <w:rPr>
                <w:ins w:id="1334"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14470D3D" w14:textId="77777777" w:rsidR="008D137A" w:rsidRPr="00A0544A" w:rsidRDefault="008D137A" w:rsidP="00AF4F87">
            <w:pPr>
              <w:jc w:val="center"/>
              <w:rPr>
                <w:ins w:id="1335" w:author="Arnaud" w:date="2021-08-19T00:33:00Z"/>
                <w:rFonts w:ascii="Calibri" w:eastAsia="Times New Roman" w:hAnsi="Calibri" w:cs="Calibri"/>
                <w:i/>
                <w:iCs/>
                <w:color w:val="000000"/>
                <w:sz w:val="16"/>
                <w:szCs w:val="16"/>
                <w:lang w:val="fr-FR" w:eastAsia="fr-FR"/>
              </w:rPr>
            </w:pPr>
            <w:ins w:id="1336" w:author="Arnaud" w:date="2021-08-19T00:33:00Z">
              <w:r w:rsidRPr="00A0544A">
                <w:rPr>
                  <w:rFonts w:ascii="Calibri" w:eastAsia="Times New Roman" w:hAnsi="Calibri" w:cs="Calibri"/>
                  <w:i/>
                  <w:iCs/>
                  <w:color w:val="000000"/>
                  <w:sz w:val="16"/>
                  <w:szCs w:val="16"/>
                  <w:lang w:val="fr-FR" w:eastAsia="fr-FR"/>
                </w:rPr>
                <w:t>22.7</w:t>
              </w:r>
            </w:ins>
          </w:p>
        </w:tc>
        <w:tc>
          <w:tcPr>
            <w:tcW w:w="0" w:type="auto"/>
            <w:tcBorders>
              <w:top w:val="nil"/>
              <w:left w:val="nil"/>
              <w:bottom w:val="nil"/>
              <w:right w:val="nil"/>
            </w:tcBorders>
            <w:shd w:val="clear" w:color="auto" w:fill="auto"/>
            <w:noWrap/>
            <w:vAlign w:val="bottom"/>
            <w:hideMark/>
          </w:tcPr>
          <w:p w14:paraId="04D3A159" w14:textId="77777777" w:rsidR="008D137A" w:rsidRPr="00A0544A" w:rsidRDefault="008D137A" w:rsidP="00AF4F87">
            <w:pPr>
              <w:jc w:val="center"/>
              <w:rPr>
                <w:ins w:id="1337" w:author="Arnaud" w:date="2021-08-19T00:33:00Z"/>
                <w:rFonts w:ascii="Calibri" w:eastAsia="Times New Roman" w:hAnsi="Calibri" w:cs="Calibri"/>
                <w:i/>
                <w:iCs/>
                <w:color w:val="000000"/>
                <w:sz w:val="16"/>
                <w:szCs w:val="16"/>
                <w:lang w:val="fr-FR" w:eastAsia="fr-FR"/>
              </w:rPr>
            </w:pPr>
            <w:ins w:id="1338" w:author="Arnaud" w:date="2021-08-19T00:33:00Z">
              <w:r w:rsidRPr="00A0544A">
                <w:rPr>
                  <w:rFonts w:ascii="Calibri" w:eastAsia="Times New Roman" w:hAnsi="Calibri" w:cs="Calibri"/>
                  <w:i/>
                  <w:iCs/>
                  <w:color w:val="000000"/>
                  <w:sz w:val="16"/>
                  <w:szCs w:val="16"/>
                  <w:lang w:val="fr-FR" w:eastAsia="fr-FR"/>
                </w:rPr>
                <w:t>26.7</w:t>
              </w:r>
            </w:ins>
          </w:p>
        </w:tc>
        <w:tc>
          <w:tcPr>
            <w:tcW w:w="0" w:type="auto"/>
            <w:tcBorders>
              <w:top w:val="nil"/>
              <w:left w:val="nil"/>
              <w:bottom w:val="nil"/>
              <w:right w:val="nil"/>
            </w:tcBorders>
            <w:shd w:val="clear" w:color="auto" w:fill="auto"/>
            <w:noWrap/>
            <w:vAlign w:val="bottom"/>
            <w:hideMark/>
          </w:tcPr>
          <w:p w14:paraId="45E1920C" w14:textId="77777777" w:rsidR="008D137A" w:rsidRPr="00A0544A" w:rsidRDefault="008D137A" w:rsidP="00AF4F87">
            <w:pPr>
              <w:jc w:val="center"/>
              <w:rPr>
                <w:ins w:id="1339"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79ACB178" w14:textId="77777777" w:rsidR="008D137A" w:rsidRPr="00A0544A" w:rsidRDefault="008D137A" w:rsidP="00AF4F87">
            <w:pPr>
              <w:jc w:val="center"/>
              <w:rPr>
                <w:ins w:id="1340" w:author="Arnaud" w:date="2021-08-19T00:33:00Z"/>
                <w:rFonts w:ascii="Calibri" w:eastAsia="Times New Roman" w:hAnsi="Calibri" w:cs="Calibri"/>
                <w:i/>
                <w:iCs/>
                <w:color w:val="000000"/>
                <w:sz w:val="16"/>
                <w:szCs w:val="16"/>
                <w:lang w:val="fr-FR" w:eastAsia="fr-FR"/>
              </w:rPr>
            </w:pPr>
            <w:ins w:id="1341" w:author="Arnaud" w:date="2021-08-19T00:33:00Z">
              <w:r w:rsidRPr="00A0544A">
                <w:rPr>
                  <w:rFonts w:ascii="Calibri" w:eastAsia="Times New Roman" w:hAnsi="Calibri" w:cs="Calibri"/>
                  <w:i/>
                  <w:iCs/>
                  <w:color w:val="000000"/>
                  <w:sz w:val="16"/>
                  <w:szCs w:val="16"/>
                  <w:lang w:val="fr-FR" w:eastAsia="fr-FR"/>
                </w:rPr>
                <w:t>33.2</w:t>
              </w:r>
            </w:ins>
          </w:p>
        </w:tc>
        <w:tc>
          <w:tcPr>
            <w:tcW w:w="0" w:type="auto"/>
            <w:tcBorders>
              <w:top w:val="nil"/>
              <w:left w:val="nil"/>
              <w:bottom w:val="nil"/>
              <w:right w:val="nil"/>
            </w:tcBorders>
            <w:shd w:val="clear" w:color="auto" w:fill="auto"/>
            <w:noWrap/>
            <w:vAlign w:val="bottom"/>
            <w:hideMark/>
          </w:tcPr>
          <w:p w14:paraId="712143FF" w14:textId="77777777" w:rsidR="008D137A" w:rsidRPr="00A0544A" w:rsidRDefault="008D137A" w:rsidP="00AF4F87">
            <w:pPr>
              <w:jc w:val="center"/>
              <w:rPr>
                <w:ins w:id="1342" w:author="Arnaud" w:date="2021-08-19T00:33:00Z"/>
                <w:rFonts w:ascii="Calibri" w:eastAsia="Times New Roman" w:hAnsi="Calibri" w:cs="Calibri"/>
                <w:i/>
                <w:iCs/>
                <w:color w:val="000000"/>
                <w:sz w:val="16"/>
                <w:szCs w:val="16"/>
                <w:lang w:val="fr-FR" w:eastAsia="fr-FR"/>
              </w:rPr>
            </w:pPr>
            <w:ins w:id="1343" w:author="Arnaud" w:date="2021-08-19T00:33:00Z">
              <w:r w:rsidRPr="00A0544A">
                <w:rPr>
                  <w:rFonts w:ascii="Calibri" w:eastAsia="Times New Roman" w:hAnsi="Calibri" w:cs="Calibri"/>
                  <w:i/>
                  <w:iCs/>
                  <w:color w:val="000000"/>
                  <w:sz w:val="16"/>
                  <w:szCs w:val="16"/>
                  <w:lang w:val="fr-FR" w:eastAsia="fr-FR"/>
                </w:rPr>
                <w:t>53.7</w:t>
              </w:r>
            </w:ins>
          </w:p>
        </w:tc>
        <w:tc>
          <w:tcPr>
            <w:tcW w:w="0" w:type="auto"/>
            <w:tcBorders>
              <w:top w:val="nil"/>
              <w:left w:val="nil"/>
              <w:bottom w:val="nil"/>
              <w:right w:val="nil"/>
            </w:tcBorders>
            <w:shd w:val="clear" w:color="auto" w:fill="auto"/>
            <w:noWrap/>
            <w:vAlign w:val="bottom"/>
            <w:hideMark/>
          </w:tcPr>
          <w:p w14:paraId="243A9423" w14:textId="77777777" w:rsidR="008D137A" w:rsidRPr="00A0544A" w:rsidRDefault="008D137A" w:rsidP="00AF4F87">
            <w:pPr>
              <w:jc w:val="center"/>
              <w:rPr>
                <w:ins w:id="1344"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7651B7FC" w14:textId="77777777" w:rsidR="008D137A" w:rsidRPr="00A0544A" w:rsidRDefault="008D137A" w:rsidP="00AF4F87">
            <w:pPr>
              <w:jc w:val="center"/>
              <w:rPr>
                <w:ins w:id="1345" w:author="Arnaud" w:date="2021-08-19T00:33:00Z"/>
                <w:rFonts w:ascii="Calibri" w:eastAsia="Times New Roman" w:hAnsi="Calibri" w:cs="Calibri"/>
                <w:i/>
                <w:iCs/>
                <w:color w:val="000000"/>
                <w:sz w:val="16"/>
                <w:szCs w:val="16"/>
                <w:lang w:val="fr-FR" w:eastAsia="fr-FR"/>
              </w:rPr>
            </w:pPr>
            <w:ins w:id="1346" w:author="Arnaud" w:date="2021-08-19T00:33:00Z">
              <w:r w:rsidRPr="00A0544A">
                <w:rPr>
                  <w:rFonts w:ascii="Calibri" w:eastAsia="Times New Roman" w:hAnsi="Calibri" w:cs="Calibri"/>
                  <w:i/>
                  <w:iCs/>
                  <w:color w:val="000000"/>
                  <w:sz w:val="16"/>
                  <w:szCs w:val="16"/>
                  <w:lang w:val="fr-FR" w:eastAsia="fr-FR"/>
                </w:rPr>
                <w:t>10.9</w:t>
              </w:r>
            </w:ins>
          </w:p>
        </w:tc>
        <w:tc>
          <w:tcPr>
            <w:tcW w:w="0" w:type="auto"/>
            <w:tcBorders>
              <w:top w:val="nil"/>
              <w:left w:val="nil"/>
              <w:bottom w:val="nil"/>
              <w:right w:val="nil"/>
            </w:tcBorders>
            <w:shd w:val="clear" w:color="auto" w:fill="auto"/>
            <w:noWrap/>
            <w:vAlign w:val="bottom"/>
            <w:hideMark/>
          </w:tcPr>
          <w:p w14:paraId="380C445F" w14:textId="77777777" w:rsidR="008D137A" w:rsidRPr="00A0544A" w:rsidRDefault="008D137A" w:rsidP="00AF4F87">
            <w:pPr>
              <w:jc w:val="center"/>
              <w:rPr>
                <w:ins w:id="1347" w:author="Arnaud" w:date="2021-08-19T00:33:00Z"/>
                <w:rFonts w:ascii="Calibri" w:eastAsia="Times New Roman" w:hAnsi="Calibri" w:cs="Calibri"/>
                <w:i/>
                <w:iCs/>
                <w:color w:val="000000"/>
                <w:sz w:val="16"/>
                <w:szCs w:val="16"/>
                <w:lang w:val="fr-FR" w:eastAsia="fr-FR"/>
              </w:rPr>
            </w:pPr>
            <w:ins w:id="1348" w:author="Arnaud" w:date="2021-08-19T00:33:00Z">
              <w:r w:rsidRPr="00A0544A">
                <w:rPr>
                  <w:rFonts w:ascii="Calibri" w:eastAsia="Times New Roman" w:hAnsi="Calibri" w:cs="Calibri"/>
                  <w:i/>
                  <w:iCs/>
                  <w:color w:val="000000"/>
                  <w:sz w:val="16"/>
                  <w:szCs w:val="16"/>
                  <w:lang w:val="fr-FR" w:eastAsia="fr-FR"/>
                </w:rPr>
                <w:t>22.3</w:t>
              </w:r>
            </w:ins>
          </w:p>
        </w:tc>
      </w:tr>
      <w:tr w:rsidR="008D137A" w:rsidRPr="00A0544A" w14:paraId="1F04908D" w14:textId="77777777" w:rsidTr="00AF4F87">
        <w:trPr>
          <w:trHeight w:val="288"/>
          <w:ins w:id="1349" w:author="Arnaud" w:date="2021-08-19T00:33:00Z"/>
        </w:trPr>
        <w:tc>
          <w:tcPr>
            <w:tcW w:w="0" w:type="auto"/>
            <w:tcBorders>
              <w:top w:val="nil"/>
              <w:left w:val="nil"/>
              <w:bottom w:val="nil"/>
              <w:right w:val="nil"/>
            </w:tcBorders>
            <w:shd w:val="clear" w:color="auto" w:fill="auto"/>
            <w:noWrap/>
            <w:vAlign w:val="bottom"/>
            <w:hideMark/>
          </w:tcPr>
          <w:p w14:paraId="41AC572A" w14:textId="77777777" w:rsidR="008D137A" w:rsidRPr="00A0544A" w:rsidRDefault="008D137A" w:rsidP="00AF4F87">
            <w:pPr>
              <w:ind w:firstLineChars="100" w:firstLine="160"/>
              <w:rPr>
                <w:ins w:id="1350" w:author="Arnaud" w:date="2021-08-19T00:33:00Z"/>
                <w:rFonts w:ascii="Calibri" w:eastAsia="Times New Roman" w:hAnsi="Calibri" w:cs="Calibri"/>
                <w:i/>
                <w:iCs/>
                <w:color w:val="000000"/>
                <w:sz w:val="16"/>
                <w:szCs w:val="16"/>
                <w:lang w:val="fr-FR" w:eastAsia="fr-FR"/>
              </w:rPr>
            </w:pPr>
            <w:proofErr w:type="spellStart"/>
            <w:ins w:id="1351" w:author="Arnaud" w:date="2021-08-19T00:33:00Z">
              <w:r w:rsidRPr="00A0544A">
                <w:rPr>
                  <w:rFonts w:ascii="Calibri" w:eastAsia="Times New Roman" w:hAnsi="Calibri" w:cs="Calibri"/>
                  <w:i/>
                  <w:iCs/>
                  <w:color w:val="000000"/>
                  <w:sz w:val="16"/>
                  <w:szCs w:val="16"/>
                  <w:lang w:val="fr-FR" w:eastAsia="fr-FR"/>
                </w:rPr>
                <w:t>Death</w:t>
              </w:r>
              <w:proofErr w:type="spellEnd"/>
            </w:ins>
          </w:p>
        </w:tc>
        <w:tc>
          <w:tcPr>
            <w:tcW w:w="0" w:type="auto"/>
            <w:tcBorders>
              <w:top w:val="nil"/>
              <w:left w:val="nil"/>
              <w:bottom w:val="nil"/>
              <w:right w:val="nil"/>
            </w:tcBorders>
            <w:shd w:val="clear" w:color="auto" w:fill="auto"/>
            <w:noWrap/>
            <w:vAlign w:val="bottom"/>
            <w:hideMark/>
          </w:tcPr>
          <w:p w14:paraId="0B98C858" w14:textId="77777777" w:rsidR="008D137A" w:rsidRPr="00A0544A" w:rsidRDefault="008D137A" w:rsidP="00AF4F87">
            <w:pPr>
              <w:jc w:val="center"/>
              <w:rPr>
                <w:ins w:id="1352" w:author="Arnaud" w:date="2021-08-19T00:33:00Z"/>
                <w:rFonts w:ascii="Calibri" w:eastAsia="Times New Roman" w:hAnsi="Calibri" w:cs="Calibri"/>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7F4A8286" w14:textId="77777777" w:rsidR="008D137A" w:rsidRPr="00A0544A" w:rsidRDefault="008D137A" w:rsidP="00AF4F87">
            <w:pPr>
              <w:jc w:val="center"/>
              <w:rPr>
                <w:ins w:id="1353" w:author="Arnaud" w:date="2021-08-19T00:33:00Z"/>
                <w:rFonts w:ascii="Calibri" w:eastAsia="Times New Roman" w:hAnsi="Calibri" w:cs="Calibri"/>
                <w:i/>
                <w:iCs/>
                <w:color w:val="000000"/>
                <w:sz w:val="16"/>
                <w:szCs w:val="16"/>
                <w:lang w:val="fr-FR" w:eastAsia="fr-FR"/>
              </w:rPr>
            </w:pPr>
            <w:ins w:id="1354" w:author="Arnaud" w:date="2021-08-19T00:33:00Z">
              <w:r w:rsidRPr="00A0544A">
                <w:rPr>
                  <w:rFonts w:ascii="Calibri" w:eastAsia="Times New Roman" w:hAnsi="Calibri" w:cs="Calibri"/>
                  <w:i/>
                  <w:iCs/>
                  <w:color w:val="000000"/>
                  <w:sz w:val="16"/>
                  <w:szCs w:val="16"/>
                  <w:lang w:val="fr-FR" w:eastAsia="fr-FR"/>
                </w:rPr>
                <w:t>0.9</w:t>
              </w:r>
            </w:ins>
          </w:p>
        </w:tc>
        <w:tc>
          <w:tcPr>
            <w:tcW w:w="0" w:type="auto"/>
            <w:tcBorders>
              <w:top w:val="nil"/>
              <w:left w:val="nil"/>
              <w:bottom w:val="nil"/>
              <w:right w:val="nil"/>
            </w:tcBorders>
            <w:shd w:val="clear" w:color="auto" w:fill="auto"/>
            <w:noWrap/>
            <w:vAlign w:val="bottom"/>
            <w:hideMark/>
          </w:tcPr>
          <w:p w14:paraId="687E5579" w14:textId="77777777" w:rsidR="008D137A" w:rsidRPr="00A0544A" w:rsidRDefault="008D137A" w:rsidP="00AF4F87">
            <w:pPr>
              <w:jc w:val="center"/>
              <w:rPr>
                <w:ins w:id="1355" w:author="Arnaud" w:date="2021-08-19T00:33:00Z"/>
                <w:rFonts w:ascii="Calibri" w:eastAsia="Times New Roman" w:hAnsi="Calibri" w:cs="Calibri"/>
                <w:i/>
                <w:iCs/>
                <w:color w:val="000000"/>
                <w:sz w:val="16"/>
                <w:szCs w:val="16"/>
                <w:lang w:val="fr-FR" w:eastAsia="fr-FR"/>
              </w:rPr>
            </w:pPr>
            <w:ins w:id="1356" w:author="Arnaud" w:date="2021-08-19T00:33:00Z">
              <w:r w:rsidRPr="00A0544A">
                <w:rPr>
                  <w:rFonts w:ascii="Calibri" w:eastAsia="Times New Roman" w:hAnsi="Calibri" w:cs="Calibri"/>
                  <w:i/>
                  <w:iCs/>
                  <w:color w:val="000000"/>
                  <w:sz w:val="16"/>
                  <w:szCs w:val="16"/>
                  <w:lang w:val="fr-FR" w:eastAsia="fr-FR"/>
                </w:rPr>
                <w:t>1.3</w:t>
              </w:r>
            </w:ins>
          </w:p>
        </w:tc>
        <w:tc>
          <w:tcPr>
            <w:tcW w:w="0" w:type="auto"/>
            <w:tcBorders>
              <w:top w:val="nil"/>
              <w:left w:val="nil"/>
              <w:bottom w:val="nil"/>
              <w:right w:val="nil"/>
            </w:tcBorders>
            <w:shd w:val="clear" w:color="auto" w:fill="auto"/>
            <w:noWrap/>
            <w:vAlign w:val="bottom"/>
            <w:hideMark/>
          </w:tcPr>
          <w:p w14:paraId="51A1FA78" w14:textId="77777777" w:rsidR="008D137A" w:rsidRPr="00A0544A" w:rsidRDefault="008D137A" w:rsidP="00AF4F87">
            <w:pPr>
              <w:jc w:val="center"/>
              <w:rPr>
                <w:ins w:id="1357"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4E129C91" w14:textId="77777777" w:rsidR="008D137A" w:rsidRPr="00A0544A" w:rsidRDefault="008D137A" w:rsidP="00AF4F87">
            <w:pPr>
              <w:jc w:val="center"/>
              <w:rPr>
                <w:ins w:id="1358" w:author="Arnaud" w:date="2021-08-19T00:33:00Z"/>
                <w:rFonts w:ascii="Calibri" w:eastAsia="Times New Roman" w:hAnsi="Calibri" w:cs="Calibri"/>
                <w:i/>
                <w:iCs/>
                <w:color w:val="000000"/>
                <w:sz w:val="16"/>
                <w:szCs w:val="16"/>
                <w:lang w:val="fr-FR" w:eastAsia="fr-FR"/>
              </w:rPr>
            </w:pPr>
            <w:ins w:id="1359" w:author="Arnaud" w:date="2021-08-19T00:33:00Z">
              <w:r w:rsidRPr="00A0544A">
                <w:rPr>
                  <w:rFonts w:ascii="Calibri" w:eastAsia="Times New Roman" w:hAnsi="Calibri" w:cs="Calibri"/>
                  <w:i/>
                  <w:iCs/>
                  <w:color w:val="000000"/>
                  <w:sz w:val="16"/>
                  <w:szCs w:val="16"/>
                  <w:lang w:val="fr-FR" w:eastAsia="fr-FR"/>
                </w:rPr>
                <w:t>3.7</w:t>
              </w:r>
            </w:ins>
          </w:p>
        </w:tc>
        <w:tc>
          <w:tcPr>
            <w:tcW w:w="0" w:type="auto"/>
            <w:tcBorders>
              <w:top w:val="nil"/>
              <w:left w:val="nil"/>
              <w:bottom w:val="nil"/>
              <w:right w:val="nil"/>
            </w:tcBorders>
            <w:shd w:val="clear" w:color="auto" w:fill="auto"/>
            <w:noWrap/>
            <w:vAlign w:val="bottom"/>
            <w:hideMark/>
          </w:tcPr>
          <w:p w14:paraId="3B0D51C0" w14:textId="77777777" w:rsidR="008D137A" w:rsidRPr="00A0544A" w:rsidRDefault="008D137A" w:rsidP="00AF4F87">
            <w:pPr>
              <w:jc w:val="center"/>
              <w:rPr>
                <w:ins w:id="1360" w:author="Arnaud" w:date="2021-08-19T00:33:00Z"/>
                <w:rFonts w:ascii="Calibri" w:eastAsia="Times New Roman" w:hAnsi="Calibri" w:cs="Calibri"/>
                <w:i/>
                <w:iCs/>
                <w:color w:val="000000"/>
                <w:sz w:val="16"/>
                <w:szCs w:val="16"/>
                <w:lang w:val="fr-FR" w:eastAsia="fr-FR"/>
              </w:rPr>
            </w:pPr>
            <w:ins w:id="1361" w:author="Arnaud" w:date="2021-08-19T00:33:00Z">
              <w:r w:rsidRPr="00A0544A">
                <w:rPr>
                  <w:rFonts w:ascii="Calibri" w:eastAsia="Times New Roman" w:hAnsi="Calibri" w:cs="Calibri"/>
                  <w:i/>
                  <w:iCs/>
                  <w:color w:val="000000"/>
                  <w:sz w:val="16"/>
                  <w:szCs w:val="16"/>
                  <w:lang w:val="fr-FR" w:eastAsia="fr-FR"/>
                </w:rPr>
                <w:t>4.5</w:t>
              </w:r>
            </w:ins>
          </w:p>
        </w:tc>
        <w:tc>
          <w:tcPr>
            <w:tcW w:w="0" w:type="auto"/>
            <w:tcBorders>
              <w:top w:val="nil"/>
              <w:left w:val="nil"/>
              <w:bottom w:val="nil"/>
              <w:right w:val="nil"/>
            </w:tcBorders>
            <w:shd w:val="clear" w:color="auto" w:fill="auto"/>
            <w:noWrap/>
            <w:vAlign w:val="bottom"/>
            <w:hideMark/>
          </w:tcPr>
          <w:p w14:paraId="0905FBE2" w14:textId="77777777" w:rsidR="008D137A" w:rsidRPr="00A0544A" w:rsidRDefault="008D137A" w:rsidP="00AF4F87">
            <w:pPr>
              <w:jc w:val="center"/>
              <w:rPr>
                <w:ins w:id="1362"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459CCB5E" w14:textId="77777777" w:rsidR="008D137A" w:rsidRPr="00A0544A" w:rsidRDefault="008D137A" w:rsidP="00AF4F87">
            <w:pPr>
              <w:jc w:val="center"/>
              <w:rPr>
                <w:ins w:id="1363" w:author="Arnaud" w:date="2021-08-19T00:33:00Z"/>
                <w:rFonts w:ascii="Calibri" w:eastAsia="Times New Roman" w:hAnsi="Calibri" w:cs="Calibri"/>
                <w:i/>
                <w:iCs/>
                <w:color w:val="000000"/>
                <w:sz w:val="16"/>
                <w:szCs w:val="16"/>
                <w:lang w:val="fr-FR" w:eastAsia="fr-FR"/>
              </w:rPr>
            </w:pPr>
            <w:ins w:id="1364" w:author="Arnaud" w:date="2021-08-19T00:33:00Z">
              <w:r w:rsidRPr="00A0544A">
                <w:rPr>
                  <w:rFonts w:ascii="Calibri" w:eastAsia="Times New Roman" w:hAnsi="Calibri" w:cs="Calibri"/>
                  <w:i/>
                  <w:iCs/>
                  <w:color w:val="000000"/>
                  <w:sz w:val="16"/>
                  <w:szCs w:val="16"/>
                  <w:lang w:val="fr-FR" w:eastAsia="fr-FR"/>
                </w:rPr>
                <w:t>14.4</w:t>
              </w:r>
            </w:ins>
          </w:p>
        </w:tc>
        <w:tc>
          <w:tcPr>
            <w:tcW w:w="0" w:type="auto"/>
            <w:tcBorders>
              <w:top w:val="nil"/>
              <w:left w:val="nil"/>
              <w:bottom w:val="nil"/>
              <w:right w:val="nil"/>
            </w:tcBorders>
            <w:shd w:val="clear" w:color="auto" w:fill="auto"/>
            <w:noWrap/>
            <w:vAlign w:val="bottom"/>
            <w:hideMark/>
          </w:tcPr>
          <w:p w14:paraId="2B32ACD1" w14:textId="77777777" w:rsidR="008D137A" w:rsidRPr="00A0544A" w:rsidRDefault="008D137A" w:rsidP="00AF4F87">
            <w:pPr>
              <w:jc w:val="center"/>
              <w:rPr>
                <w:ins w:id="1365" w:author="Arnaud" w:date="2021-08-19T00:33:00Z"/>
                <w:rFonts w:ascii="Calibri" w:eastAsia="Times New Roman" w:hAnsi="Calibri" w:cs="Calibri"/>
                <w:i/>
                <w:iCs/>
                <w:color w:val="000000"/>
                <w:sz w:val="16"/>
                <w:szCs w:val="16"/>
                <w:lang w:val="fr-FR" w:eastAsia="fr-FR"/>
              </w:rPr>
            </w:pPr>
            <w:ins w:id="1366" w:author="Arnaud" w:date="2021-08-19T00:33:00Z">
              <w:r w:rsidRPr="00A0544A">
                <w:rPr>
                  <w:rFonts w:ascii="Calibri" w:eastAsia="Times New Roman" w:hAnsi="Calibri" w:cs="Calibri"/>
                  <w:i/>
                  <w:iCs/>
                  <w:color w:val="000000"/>
                  <w:sz w:val="16"/>
                  <w:szCs w:val="16"/>
                  <w:lang w:val="fr-FR" w:eastAsia="fr-FR"/>
                </w:rPr>
                <w:t>14.6</w:t>
              </w:r>
            </w:ins>
          </w:p>
        </w:tc>
        <w:tc>
          <w:tcPr>
            <w:tcW w:w="0" w:type="auto"/>
            <w:tcBorders>
              <w:top w:val="nil"/>
              <w:left w:val="nil"/>
              <w:bottom w:val="nil"/>
              <w:right w:val="nil"/>
            </w:tcBorders>
            <w:shd w:val="clear" w:color="auto" w:fill="auto"/>
            <w:noWrap/>
            <w:vAlign w:val="bottom"/>
            <w:hideMark/>
          </w:tcPr>
          <w:p w14:paraId="521C9555" w14:textId="77777777" w:rsidR="008D137A" w:rsidRPr="00A0544A" w:rsidRDefault="008D137A" w:rsidP="00AF4F87">
            <w:pPr>
              <w:jc w:val="center"/>
              <w:rPr>
                <w:ins w:id="1367"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2D99BBB1" w14:textId="77777777" w:rsidR="008D137A" w:rsidRPr="00A0544A" w:rsidRDefault="008D137A" w:rsidP="00AF4F87">
            <w:pPr>
              <w:jc w:val="center"/>
              <w:rPr>
                <w:ins w:id="1368" w:author="Arnaud" w:date="2021-08-19T00:33:00Z"/>
                <w:rFonts w:ascii="Calibri" w:eastAsia="Times New Roman" w:hAnsi="Calibri" w:cs="Calibri"/>
                <w:i/>
                <w:iCs/>
                <w:color w:val="000000"/>
                <w:sz w:val="16"/>
                <w:szCs w:val="16"/>
                <w:lang w:val="fr-FR" w:eastAsia="fr-FR"/>
              </w:rPr>
            </w:pPr>
            <w:ins w:id="1369" w:author="Arnaud" w:date="2021-08-19T00:33:00Z">
              <w:r w:rsidRPr="00A0544A">
                <w:rPr>
                  <w:rFonts w:ascii="Calibri" w:eastAsia="Times New Roman" w:hAnsi="Calibri" w:cs="Calibri"/>
                  <w:i/>
                  <w:iCs/>
                  <w:color w:val="000000"/>
                  <w:sz w:val="16"/>
                  <w:szCs w:val="16"/>
                  <w:lang w:val="fr-FR" w:eastAsia="fr-FR"/>
                </w:rPr>
                <w:t>0.6</w:t>
              </w:r>
            </w:ins>
          </w:p>
        </w:tc>
        <w:tc>
          <w:tcPr>
            <w:tcW w:w="0" w:type="auto"/>
            <w:tcBorders>
              <w:top w:val="nil"/>
              <w:left w:val="nil"/>
              <w:bottom w:val="nil"/>
              <w:right w:val="nil"/>
            </w:tcBorders>
            <w:shd w:val="clear" w:color="auto" w:fill="auto"/>
            <w:noWrap/>
            <w:vAlign w:val="bottom"/>
            <w:hideMark/>
          </w:tcPr>
          <w:p w14:paraId="7DC238A8" w14:textId="77777777" w:rsidR="008D137A" w:rsidRPr="00A0544A" w:rsidRDefault="008D137A" w:rsidP="00AF4F87">
            <w:pPr>
              <w:jc w:val="center"/>
              <w:rPr>
                <w:ins w:id="1370" w:author="Arnaud" w:date="2021-08-19T00:33:00Z"/>
                <w:rFonts w:ascii="Calibri" w:eastAsia="Times New Roman" w:hAnsi="Calibri" w:cs="Calibri"/>
                <w:i/>
                <w:iCs/>
                <w:color w:val="000000"/>
                <w:sz w:val="16"/>
                <w:szCs w:val="16"/>
                <w:lang w:val="fr-FR" w:eastAsia="fr-FR"/>
              </w:rPr>
            </w:pPr>
            <w:ins w:id="1371" w:author="Arnaud" w:date="2021-08-19T00:33:00Z">
              <w:r w:rsidRPr="00A0544A">
                <w:rPr>
                  <w:rFonts w:ascii="Calibri" w:eastAsia="Times New Roman" w:hAnsi="Calibri" w:cs="Calibri"/>
                  <w:i/>
                  <w:iCs/>
                  <w:color w:val="000000"/>
                  <w:sz w:val="16"/>
                  <w:szCs w:val="16"/>
                  <w:lang w:val="fr-FR" w:eastAsia="fr-FR"/>
                </w:rPr>
                <w:t>0.5</w:t>
              </w:r>
            </w:ins>
          </w:p>
        </w:tc>
      </w:tr>
      <w:tr w:rsidR="008D137A" w:rsidRPr="00095768" w14:paraId="6CD6A1A4" w14:textId="77777777" w:rsidTr="00AF4F87">
        <w:trPr>
          <w:trHeight w:val="288"/>
          <w:ins w:id="1372" w:author="Arnaud" w:date="2021-08-19T00:33:00Z"/>
        </w:trPr>
        <w:tc>
          <w:tcPr>
            <w:tcW w:w="0" w:type="auto"/>
            <w:tcBorders>
              <w:top w:val="nil"/>
              <w:left w:val="nil"/>
              <w:bottom w:val="nil"/>
              <w:right w:val="nil"/>
            </w:tcBorders>
            <w:shd w:val="clear" w:color="auto" w:fill="auto"/>
            <w:noWrap/>
            <w:vAlign w:val="bottom"/>
            <w:hideMark/>
          </w:tcPr>
          <w:p w14:paraId="0D2A2D18" w14:textId="77777777" w:rsidR="008D137A" w:rsidRPr="00095768" w:rsidRDefault="008D137A" w:rsidP="00AF4F87">
            <w:pPr>
              <w:rPr>
                <w:ins w:id="1373" w:author="Arnaud" w:date="2021-08-19T00:33:00Z"/>
                <w:rFonts w:ascii="Calibri" w:eastAsia="Times New Roman" w:hAnsi="Calibri" w:cs="Calibri"/>
                <w:color w:val="000000"/>
                <w:sz w:val="18"/>
                <w:szCs w:val="18"/>
                <w:lang w:val="fr-FR" w:eastAsia="fr-FR"/>
              </w:rPr>
            </w:pPr>
            <w:proofErr w:type="spellStart"/>
            <w:ins w:id="1374" w:author="Arnaud" w:date="2021-08-19T00:33:00Z">
              <w:r w:rsidRPr="00095768">
                <w:rPr>
                  <w:rFonts w:ascii="Calibri" w:eastAsia="Times New Roman" w:hAnsi="Calibri" w:cs="Calibri"/>
                  <w:color w:val="000000"/>
                  <w:sz w:val="18"/>
                  <w:szCs w:val="18"/>
                  <w:lang w:val="fr-FR" w:eastAsia="fr-FR"/>
                </w:rPr>
                <w:t>Housing</w:t>
              </w:r>
              <w:proofErr w:type="spellEnd"/>
            </w:ins>
          </w:p>
        </w:tc>
        <w:tc>
          <w:tcPr>
            <w:tcW w:w="0" w:type="auto"/>
            <w:tcBorders>
              <w:top w:val="nil"/>
              <w:left w:val="nil"/>
              <w:bottom w:val="nil"/>
              <w:right w:val="nil"/>
            </w:tcBorders>
            <w:shd w:val="clear" w:color="auto" w:fill="auto"/>
            <w:noWrap/>
            <w:vAlign w:val="bottom"/>
            <w:hideMark/>
          </w:tcPr>
          <w:p w14:paraId="2610AA37" w14:textId="77777777" w:rsidR="008D137A" w:rsidRPr="00095768" w:rsidRDefault="008D137A" w:rsidP="00AF4F87">
            <w:pPr>
              <w:jc w:val="center"/>
              <w:rPr>
                <w:ins w:id="1375" w:author="Arnaud" w:date="2021-08-19T00:33:00Z"/>
                <w:rFonts w:eastAsia="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685ED82B" w14:textId="77777777" w:rsidR="008D137A" w:rsidRPr="00095768" w:rsidRDefault="008D137A" w:rsidP="00AF4F87">
            <w:pPr>
              <w:jc w:val="center"/>
              <w:rPr>
                <w:ins w:id="1376" w:author="Arnaud" w:date="2021-08-19T00:33:00Z"/>
                <w:rFonts w:eastAsia="Times New Roman"/>
                <w:sz w:val="18"/>
                <w:szCs w:val="18"/>
                <w:lang w:val="fr-FR" w:eastAsia="fr-FR"/>
              </w:rPr>
            </w:pPr>
            <w:ins w:id="1377" w:author="Arnaud" w:date="2021-08-19T00:33:00Z">
              <w:r w:rsidRPr="00095768">
                <w:rPr>
                  <w:rFonts w:ascii="Calibri" w:eastAsia="Times New Roman" w:hAnsi="Calibri" w:cs="Calibri"/>
                  <w:color w:val="000000"/>
                  <w:sz w:val="18"/>
                  <w:szCs w:val="18"/>
                  <w:lang w:val="fr-FR" w:eastAsia="fr-FR"/>
                </w:rPr>
                <w:t>9.6</w:t>
              </w:r>
            </w:ins>
          </w:p>
        </w:tc>
        <w:tc>
          <w:tcPr>
            <w:tcW w:w="0" w:type="auto"/>
            <w:tcBorders>
              <w:top w:val="nil"/>
              <w:left w:val="nil"/>
              <w:bottom w:val="nil"/>
              <w:right w:val="nil"/>
            </w:tcBorders>
            <w:shd w:val="clear" w:color="auto" w:fill="auto"/>
            <w:noWrap/>
            <w:vAlign w:val="bottom"/>
            <w:hideMark/>
          </w:tcPr>
          <w:p w14:paraId="1997E1CF" w14:textId="77777777" w:rsidR="008D137A" w:rsidRPr="00095768" w:rsidRDefault="008D137A" w:rsidP="00AF4F87">
            <w:pPr>
              <w:jc w:val="center"/>
              <w:rPr>
                <w:ins w:id="1378" w:author="Arnaud" w:date="2021-08-19T00:33:00Z"/>
                <w:rFonts w:eastAsia="Times New Roman"/>
                <w:sz w:val="18"/>
                <w:szCs w:val="18"/>
                <w:lang w:val="fr-FR" w:eastAsia="fr-FR"/>
              </w:rPr>
            </w:pPr>
            <w:ins w:id="1379" w:author="Arnaud" w:date="2021-08-19T00:33:00Z">
              <w:r w:rsidRPr="00095768">
                <w:rPr>
                  <w:rFonts w:ascii="Calibri" w:eastAsia="Times New Roman" w:hAnsi="Calibri" w:cs="Calibri"/>
                  <w:color w:val="000000"/>
                  <w:sz w:val="18"/>
                  <w:szCs w:val="18"/>
                  <w:lang w:val="fr-FR" w:eastAsia="fr-FR"/>
                </w:rPr>
                <w:t>13.3</w:t>
              </w:r>
            </w:ins>
          </w:p>
        </w:tc>
        <w:tc>
          <w:tcPr>
            <w:tcW w:w="0" w:type="auto"/>
            <w:tcBorders>
              <w:top w:val="nil"/>
              <w:left w:val="nil"/>
              <w:bottom w:val="nil"/>
              <w:right w:val="nil"/>
            </w:tcBorders>
            <w:shd w:val="clear" w:color="auto" w:fill="auto"/>
            <w:noWrap/>
            <w:vAlign w:val="bottom"/>
            <w:hideMark/>
          </w:tcPr>
          <w:p w14:paraId="72BE8329" w14:textId="77777777" w:rsidR="008D137A" w:rsidRPr="00095768" w:rsidRDefault="008D137A" w:rsidP="00AF4F87">
            <w:pPr>
              <w:jc w:val="center"/>
              <w:rPr>
                <w:ins w:id="1380" w:author="Arnaud" w:date="2021-08-19T00:33:00Z"/>
                <w:rFonts w:eastAsia="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11BAA83E" w14:textId="77777777" w:rsidR="008D137A" w:rsidRPr="00095768" w:rsidRDefault="008D137A" w:rsidP="00AF4F87">
            <w:pPr>
              <w:jc w:val="center"/>
              <w:rPr>
                <w:ins w:id="1381" w:author="Arnaud" w:date="2021-08-19T00:33:00Z"/>
                <w:rFonts w:eastAsia="Times New Roman"/>
                <w:sz w:val="18"/>
                <w:szCs w:val="18"/>
                <w:lang w:val="fr-FR" w:eastAsia="fr-FR"/>
              </w:rPr>
            </w:pPr>
            <w:ins w:id="1382" w:author="Arnaud" w:date="2021-08-19T00:33:00Z">
              <w:r w:rsidRPr="00095768">
                <w:rPr>
                  <w:rFonts w:ascii="Calibri" w:eastAsia="Times New Roman" w:hAnsi="Calibri" w:cs="Calibri"/>
                  <w:color w:val="000000"/>
                  <w:sz w:val="18"/>
                  <w:szCs w:val="18"/>
                  <w:lang w:val="fr-FR" w:eastAsia="fr-FR"/>
                </w:rPr>
                <w:t>29.</w:t>
              </w:r>
              <w:r>
                <w:rPr>
                  <w:rFonts w:ascii="Calibri" w:eastAsia="Times New Roman" w:hAnsi="Calibri" w:cs="Calibri"/>
                  <w:color w:val="000000"/>
                  <w:sz w:val="18"/>
                  <w:szCs w:val="18"/>
                  <w:lang w:val="fr-FR" w:eastAsia="fr-FR"/>
                </w:rPr>
                <w:t>4</w:t>
              </w:r>
            </w:ins>
          </w:p>
        </w:tc>
        <w:tc>
          <w:tcPr>
            <w:tcW w:w="0" w:type="auto"/>
            <w:tcBorders>
              <w:top w:val="nil"/>
              <w:left w:val="nil"/>
              <w:bottom w:val="nil"/>
              <w:right w:val="nil"/>
            </w:tcBorders>
            <w:shd w:val="clear" w:color="auto" w:fill="auto"/>
            <w:noWrap/>
            <w:vAlign w:val="bottom"/>
            <w:hideMark/>
          </w:tcPr>
          <w:p w14:paraId="40D51F2D" w14:textId="77777777" w:rsidR="008D137A" w:rsidRPr="00095768" w:rsidRDefault="008D137A" w:rsidP="00AF4F87">
            <w:pPr>
              <w:jc w:val="center"/>
              <w:rPr>
                <w:ins w:id="1383" w:author="Arnaud" w:date="2021-08-19T00:33:00Z"/>
                <w:rFonts w:eastAsia="Times New Roman"/>
                <w:sz w:val="18"/>
                <w:szCs w:val="18"/>
                <w:lang w:val="fr-FR" w:eastAsia="fr-FR"/>
              </w:rPr>
            </w:pPr>
            <w:ins w:id="1384" w:author="Arnaud" w:date="2021-08-19T00:33:00Z">
              <w:r w:rsidRPr="00095768">
                <w:rPr>
                  <w:rFonts w:ascii="Calibri" w:eastAsia="Times New Roman" w:hAnsi="Calibri" w:cs="Calibri"/>
                  <w:color w:val="000000"/>
                  <w:sz w:val="18"/>
                  <w:szCs w:val="18"/>
                  <w:lang w:val="fr-FR" w:eastAsia="fr-FR"/>
                </w:rPr>
                <w:t>28.1</w:t>
              </w:r>
            </w:ins>
          </w:p>
        </w:tc>
        <w:tc>
          <w:tcPr>
            <w:tcW w:w="0" w:type="auto"/>
            <w:tcBorders>
              <w:top w:val="nil"/>
              <w:left w:val="nil"/>
              <w:bottom w:val="nil"/>
              <w:right w:val="nil"/>
            </w:tcBorders>
            <w:shd w:val="clear" w:color="auto" w:fill="auto"/>
            <w:noWrap/>
            <w:vAlign w:val="bottom"/>
            <w:hideMark/>
          </w:tcPr>
          <w:p w14:paraId="4B19D438" w14:textId="77777777" w:rsidR="008D137A" w:rsidRPr="00095768" w:rsidRDefault="008D137A" w:rsidP="00AF4F87">
            <w:pPr>
              <w:jc w:val="center"/>
              <w:rPr>
                <w:ins w:id="1385" w:author="Arnaud" w:date="2021-08-19T00:33:00Z"/>
                <w:rFonts w:eastAsia="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38EF3E23" w14:textId="77777777" w:rsidR="008D137A" w:rsidRPr="00095768" w:rsidRDefault="008D137A" w:rsidP="00AF4F87">
            <w:pPr>
              <w:jc w:val="center"/>
              <w:rPr>
                <w:ins w:id="1386" w:author="Arnaud" w:date="2021-08-19T00:33:00Z"/>
                <w:rFonts w:eastAsia="Times New Roman"/>
                <w:sz w:val="18"/>
                <w:szCs w:val="18"/>
                <w:lang w:val="fr-FR" w:eastAsia="fr-FR"/>
              </w:rPr>
            </w:pPr>
            <w:ins w:id="1387" w:author="Arnaud" w:date="2021-08-19T00:33:00Z">
              <w:r w:rsidRPr="00095768">
                <w:rPr>
                  <w:rFonts w:ascii="Calibri" w:eastAsia="Times New Roman" w:hAnsi="Calibri" w:cs="Calibri"/>
                  <w:color w:val="000000"/>
                  <w:sz w:val="18"/>
                  <w:szCs w:val="18"/>
                  <w:lang w:val="fr-FR" w:eastAsia="fr-FR"/>
                </w:rPr>
                <w:t>29.</w:t>
              </w:r>
              <w:r>
                <w:rPr>
                  <w:rFonts w:ascii="Calibri" w:eastAsia="Times New Roman" w:hAnsi="Calibri" w:cs="Calibri"/>
                  <w:color w:val="000000"/>
                  <w:sz w:val="18"/>
                  <w:szCs w:val="18"/>
                  <w:lang w:val="fr-FR" w:eastAsia="fr-FR"/>
                </w:rPr>
                <w:t>1</w:t>
              </w:r>
            </w:ins>
          </w:p>
        </w:tc>
        <w:tc>
          <w:tcPr>
            <w:tcW w:w="0" w:type="auto"/>
            <w:tcBorders>
              <w:top w:val="nil"/>
              <w:left w:val="nil"/>
              <w:bottom w:val="nil"/>
              <w:right w:val="nil"/>
            </w:tcBorders>
            <w:shd w:val="clear" w:color="auto" w:fill="auto"/>
            <w:noWrap/>
            <w:vAlign w:val="bottom"/>
            <w:hideMark/>
          </w:tcPr>
          <w:p w14:paraId="4D2F9DBB" w14:textId="77777777" w:rsidR="008D137A" w:rsidRPr="00095768" w:rsidRDefault="008D137A" w:rsidP="00AF4F87">
            <w:pPr>
              <w:jc w:val="center"/>
              <w:rPr>
                <w:ins w:id="1388" w:author="Arnaud" w:date="2021-08-19T00:33:00Z"/>
                <w:rFonts w:eastAsia="Times New Roman"/>
                <w:sz w:val="18"/>
                <w:szCs w:val="18"/>
                <w:lang w:val="fr-FR" w:eastAsia="fr-FR"/>
              </w:rPr>
            </w:pPr>
            <w:ins w:id="1389" w:author="Arnaud" w:date="2021-08-19T00:33:00Z">
              <w:r w:rsidRPr="00095768">
                <w:rPr>
                  <w:rFonts w:ascii="Calibri" w:eastAsia="Times New Roman" w:hAnsi="Calibri" w:cs="Calibri"/>
                  <w:color w:val="000000"/>
                  <w:sz w:val="18"/>
                  <w:szCs w:val="18"/>
                  <w:lang w:val="fr-FR" w:eastAsia="fr-FR"/>
                </w:rPr>
                <w:t>39.6</w:t>
              </w:r>
            </w:ins>
          </w:p>
        </w:tc>
        <w:tc>
          <w:tcPr>
            <w:tcW w:w="0" w:type="auto"/>
            <w:tcBorders>
              <w:top w:val="nil"/>
              <w:left w:val="nil"/>
              <w:bottom w:val="nil"/>
              <w:right w:val="nil"/>
            </w:tcBorders>
            <w:shd w:val="clear" w:color="auto" w:fill="auto"/>
            <w:noWrap/>
            <w:vAlign w:val="bottom"/>
            <w:hideMark/>
          </w:tcPr>
          <w:p w14:paraId="36C2E0AE" w14:textId="77777777" w:rsidR="008D137A" w:rsidRPr="00095768" w:rsidRDefault="008D137A" w:rsidP="00AF4F87">
            <w:pPr>
              <w:jc w:val="center"/>
              <w:rPr>
                <w:ins w:id="1390" w:author="Arnaud" w:date="2021-08-19T00:33:00Z"/>
                <w:rFonts w:eastAsia="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6D325391" w14:textId="77777777" w:rsidR="008D137A" w:rsidRPr="00095768" w:rsidRDefault="008D137A" w:rsidP="00AF4F87">
            <w:pPr>
              <w:jc w:val="center"/>
              <w:rPr>
                <w:ins w:id="1391" w:author="Arnaud" w:date="2021-08-19T00:33:00Z"/>
                <w:rFonts w:eastAsia="Times New Roman"/>
                <w:sz w:val="18"/>
                <w:szCs w:val="18"/>
                <w:lang w:val="fr-FR" w:eastAsia="fr-FR"/>
              </w:rPr>
            </w:pPr>
            <w:ins w:id="1392" w:author="Arnaud" w:date="2021-08-19T00:33:00Z">
              <w:r w:rsidRPr="00095768">
                <w:rPr>
                  <w:rFonts w:ascii="Calibri" w:eastAsia="Times New Roman" w:hAnsi="Calibri" w:cs="Calibri"/>
                  <w:color w:val="000000"/>
                  <w:sz w:val="18"/>
                  <w:szCs w:val="18"/>
                  <w:lang w:val="fr-FR" w:eastAsia="fr-FR"/>
                </w:rPr>
                <w:t>13.1</w:t>
              </w:r>
            </w:ins>
          </w:p>
        </w:tc>
        <w:tc>
          <w:tcPr>
            <w:tcW w:w="0" w:type="auto"/>
            <w:tcBorders>
              <w:top w:val="nil"/>
              <w:left w:val="nil"/>
              <w:bottom w:val="nil"/>
              <w:right w:val="nil"/>
            </w:tcBorders>
            <w:shd w:val="clear" w:color="auto" w:fill="auto"/>
            <w:noWrap/>
            <w:vAlign w:val="bottom"/>
            <w:hideMark/>
          </w:tcPr>
          <w:p w14:paraId="3EBCD225" w14:textId="77777777" w:rsidR="008D137A" w:rsidRPr="00095768" w:rsidRDefault="008D137A" w:rsidP="00AF4F87">
            <w:pPr>
              <w:jc w:val="center"/>
              <w:rPr>
                <w:ins w:id="1393" w:author="Arnaud" w:date="2021-08-19T00:33:00Z"/>
                <w:rFonts w:eastAsia="Times New Roman"/>
                <w:sz w:val="18"/>
                <w:szCs w:val="18"/>
                <w:lang w:val="fr-FR" w:eastAsia="fr-FR"/>
              </w:rPr>
            </w:pPr>
            <w:ins w:id="1394" w:author="Arnaud" w:date="2021-08-19T00:33:00Z">
              <w:r w:rsidRPr="00095768">
                <w:rPr>
                  <w:rFonts w:ascii="Calibri" w:eastAsia="Times New Roman" w:hAnsi="Calibri" w:cs="Calibri"/>
                  <w:color w:val="000000"/>
                  <w:sz w:val="18"/>
                  <w:szCs w:val="18"/>
                  <w:lang w:val="fr-FR" w:eastAsia="fr-FR"/>
                </w:rPr>
                <w:t>14.</w:t>
              </w:r>
              <w:r>
                <w:rPr>
                  <w:rFonts w:ascii="Calibri" w:eastAsia="Times New Roman" w:hAnsi="Calibri" w:cs="Calibri"/>
                  <w:color w:val="000000"/>
                  <w:sz w:val="18"/>
                  <w:szCs w:val="18"/>
                  <w:lang w:val="fr-FR" w:eastAsia="fr-FR"/>
                </w:rPr>
                <w:t>1</w:t>
              </w:r>
            </w:ins>
          </w:p>
        </w:tc>
      </w:tr>
      <w:tr w:rsidR="008D137A" w:rsidRPr="00095768" w14:paraId="3579FA78" w14:textId="77777777" w:rsidTr="00AF4F87">
        <w:trPr>
          <w:trHeight w:val="288"/>
          <w:ins w:id="1395" w:author="Arnaud" w:date="2021-08-19T00:33:00Z"/>
        </w:trPr>
        <w:tc>
          <w:tcPr>
            <w:tcW w:w="0" w:type="auto"/>
            <w:tcBorders>
              <w:top w:val="nil"/>
              <w:left w:val="nil"/>
              <w:bottom w:val="nil"/>
              <w:right w:val="nil"/>
            </w:tcBorders>
            <w:shd w:val="clear" w:color="auto" w:fill="auto"/>
            <w:noWrap/>
            <w:vAlign w:val="bottom"/>
            <w:hideMark/>
          </w:tcPr>
          <w:p w14:paraId="0104065F" w14:textId="77777777" w:rsidR="008D137A" w:rsidRPr="00095768" w:rsidRDefault="008D137A" w:rsidP="00AF4F87">
            <w:pPr>
              <w:rPr>
                <w:ins w:id="1396" w:author="Arnaud" w:date="2021-08-19T00:33:00Z"/>
                <w:rFonts w:ascii="Calibri" w:eastAsia="Times New Roman" w:hAnsi="Calibri" w:cs="Calibri"/>
                <w:color w:val="000000"/>
                <w:sz w:val="18"/>
                <w:szCs w:val="18"/>
                <w:lang w:val="fr-FR" w:eastAsia="fr-FR"/>
              </w:rPr>
            </w:pPr>
            <w:proofErr w:type="spellStart"/>
            <w:ins w:id="1397" w:author="Arnaud" w:date="2021-08-19T00:33:00Z">
              <w:r w:rsidRPr="00095768">
                <w:rPr>
                  <w:rFonts w:ascii="Calibri" w:eastAsia="Times New Roman" w:hAnsi="Calibri" w:cs="Calibri"/>
                  <w:color w:val="000000"/>
                  <w:sz w:val="18"/>
                  <w:szCs w:val="18"/>
                  <w:lang w:val="fr-FR" w:eastAsia="fr-FR"/>
                </w:rPr>
                <w:t>Other</w:t>
              </w:r>
              <w:proofErr w:type="spellEnd"/>
            </w:ins>
          </w:p>
        </w:tc>
        <w:tc>
          <w:tcPr>
            <w:tcW w:w="0" w:type="auto"/>
            <w:tcBorders>
              <w:top w:val="nil"/>
              <w:left w:val="nil"/>
              <w:bottom w:val="nil"/>
              <w:right w:val="nil"/>
            </w:tcBorders>
            <w:shd w:val="clear" w:color="auto" w:fill="auto"/>
            <w:noWrap/>
            <w:vAlign w:val="bottom"/>
            <w:hideMark/>
          </w:tcPr>
          <w:p w14:paraId="12750C4F" w14:textId="77777777" w:rsidR="008D137A" w:rsidRPr="00095768" w:rsidRDefault="008D137A" w:rsidP="00AF4F87">
            <w:pPr>
              <w:jc w:val="center"/>
              <w:rPr>
                <w:ins w:id="1398" w:author="Arnaud" w:date="2021-08-19T00:33:00Z"/>
                <w:rFonts w:eastAsia="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2F65E31B" w14:textId="77777777" w:rsidR="008D137A" w:rsidRPr="00D508B4" w:rsidRDefault="008D137A" w:rsidP="00AF4F87">
            <w:pPr>
              <w:jc w:val="center"/>
              <w:rPr>
                <w:ins w:id="1399" w:author="Arnaud" w:date="2021-08-19T00:33:00Z"/>
                <w:rFonts w:asciiTheme="majorHAnsi" w:eastAsia="Times New Roman" w:hAnsiTheme="majorHAnsi" w:cstheme="majorHAnsi"/>
                <w:sz w:val="18"/>
                <w:szCs w:val="18"/>
                <w:lang w:val="fr-FR" w:eastAsia="fr-FR"/>
              </w:rPr>
            </w:pPr>
            <w:ins w:id="1400" w:author="Arnaud" w:date="2021-08-19T00:33:00Z">
              <w:r w:rsidRPr="00D508B4">
                <w:rPr>
                  <w:rFonts w:asciiTheme="majorHAnsi" w:eastAsia="Times New Roman" w:hAnsiTheme="majorHAnsi" w:cstheme="majorHAnsi"/>
                  <w:sz w:val="18"/>
                  <w:szCs w:val="18"/>
                  <w:lang w:val="fr-FR" w:eastAsia="fr-FR"/>
                </w:rPr>
                <w:t>0.0</w:t>
              </w:r>
            </w:ins>
          </w:p>
        </w:tc>
        <w:tc>
          <w:tcPr>
            <w:tcW w:w="0" w:type="auto"/>
            <w:tcBorders>
              <w:top w:val="nil"/>
              <w:left w:val="nil"/>
              <w:bottom w:val="nil"/>
              <w:right w:val="nil"/>
            </w:tcBorders>
            <w:shd w:val="clear" w:color="auto" w:fill="auto"/>
            <w:noWrap/>
            <w:vAlign w:val="bottom"/>
            <w:hideMark/>
          </w:tcPr>
          <w:p w14:paraId="72C64ED2" w14:textId="77777777" w:rsidR="008D137A" w:rsidRPr="00D508B4" w:rsidRDefault="008D137A" w:rsidP="00AF4F87">
            <w:pPr>
              <w:jc w:val="center"/>
              <w:rPr>
                <w:ins w:id="1401" w:author="Arnaud" w:date="2021-08-19T00:33:00Z"/>
                <w:rFonts w:asciiTheme="majorHAnsi" w:eastAsia="Times New Roman" w:hAnsiTheme="majorHAnsi" w:cstheme="majorHAnsi"/>
                <w:sz w:val="18"/>
                <w:szCs w:val="18"/>
                <w:lang w:val="fr-FR" w:eastAsia="fr-FR"/>
              </w:rPr>
            </w:pPr>
            <w:ins w:id="1402" w:author="Arnaud" w:date="2021-08-19T00:33:00Z">
              <w:r w:rsidRPr="00D508B4">
                <w:rPr>
                  <w:rFonts w:asciiTheme="majorHAnsi" w:eastAsia="Times New Roman" w:hAnsiTheme="majorHAnsi" w:cstheme="majorHAnsi"/>
                  <w:sz w:val="18"/>
                  <w:szCs w:val="18"/>
                  <w:lang w:val="fr-FR" w:eastAsia="fr-FR"/>
                </w:rPr>
                <w:t>1.</w:t>
              </w:r>
              <w:r>
                <w:rPr>
                  <w:rFonts w:asciiTheme="majorHAnsi" w:eastAsia="Times New Roman" w:hAnsiTheme="majorHAnsi" w:cstheme="majorHAnsi"/>
                  <w:sz w:val="18"/>
                  <w:szCs w:val="18"/>
                  <w:lang w:val="fr-FR" w:eastAsia="fr-FR"/>
                </w:rPr>
                <w:t>5</w:t>
              </w:r>
            </w:ins>
          </w:p>
        </w:tc>
        <w:tc>
          <w:tcPr>
            <w:tcW w:w="0" w:type="auto"/>
            <w:tcBorders>
              <w:top w:val="nil"/>
              <w:left w:val="nil"/>
              <w:bottom w:val="nil"/>
              <w:right w:val="nil"/>
            </w:tcBorders>
            <w:shd w:val="clear" w:color="auto" w:fill="auto"/>
            <w:noWrap/>
            <w:vAlign w:val="bottom"/>
            <w:hideMark/>
          </w:tcPr>
          <w:p w14:paraId="3CCAC5D6" w14:textId="77777777" w:rsidR="008D137A" w:rsidRPr="00095768" w:rsidRDefault="008D137A" w:rsidP="00AF4F87">
            <w:pPr>
              <w:jc w:val="center"/>
              <w:rPr>
                <w:ins w:id="1403" w:author="Arnaud" w:date="2021-08-19T00:33:00Z"/>
                <w:rFonts w:eastAsia="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4A14886B" w14:textId="77777777" w:rsidR="008D137A" w:rsidRPr="00A96B33" w:rsidRDefault="008D137A" w:rsidP="00AF4F87">
            <w:pPr>
              <w:jc w:val="center"/>
              <w:rPr>
                <w:ins w:id="1404" w:author="Arnaud" w:date="2021-08-19T00:33:00Z"/>
                <w:rFonts w:asciiTheme="majorHAnsi" w:eastAsia="Times New Roman" w:hAnsiTheme="majorHAnsi" w:cstheme="majorHAnsi"/>
                <w:sz w:val="18"/>
                <w:szCs w:val="18"/>
                <w:lang w:val="fr-FR" w:eastAsia="fr-FR"/>
              </w:rPr>
            </w:pPr>
            <w:ins w:id="1405" w:author="Arnaud" w:date="2021-08-19T00:33:00Z">
              <w:r w:rsidRPr="00A96B33">
                <w:rPr>
                  <w:rFonts w:asciiTheme="majorHAnsi" w:eastAsia="Times New Roman" w:hAnsiTheme="majorHAnsi" w:cstheme="majorHAnsi"/>
                  <w:sz w:val="18"/>
                  <w:szCs w:val="18"/>
                  <w:lang w:val="fr-FR" w:eastAsia="fr-FR"/>
                </w:rPr>
                <w:t>0.0</w:t>
              </w:r>
            </w:ins>
          </w:p>
        </w:tc>
        <w:tc>
          <w:tcPr>
            <w:tcW w:w="0" w:type="auto"/>
            <w:tcBorders>
              <w:top w:val="nil"/>
              <w:left w:val="nil"/>
              <w:bottom w:val="nil"/>
              <w:right w:val="nil"/>
            </w:tcBorders>
            <w:shd w:val="clear" w:color="auto" w:fill="auto"/>
            <w:noWrap/>
            <w:vAlign w:val="bottom"/>
            <w:hideMark/>
          </w:tcPr>
          <w:p w14:paraId="10C25D5F" w14:textId="77777777" w:rsidR="008D137A" w:rsidRPr="007A762C" w:rsidRDefault="008D137A" w:rsidP="00AF4F87">
            <w:pPr>
              <w:jc w:val="center"/>
              <w:rPr>
                <w:ins w:id="1406" w:author="Arnaud" w:date="2021-08-19T00:33:00Z"/>
                <w:rFonts w:asciiTheme="majorHAnsi" w:eastAsia="Times New Roman" w:hAnsiTheme="majorHAnsi" w:cstheme="majorHAnsi"/>
                <w:sz w:val="18"/>
                <w:szCs w:val="18"/>
                <w:lang w:val="fr-FR" w:eastAsia="fr-FR"/>
              </w:rPr>
            </w:pPr>
            <w:ins w:id="1407" w:author="Arnaud" w:date="2021-08-19T00:33:00Z">
              <w:r w:rsidRPr="007A762C">
                <w:rPr>
                  <w:rFonts w:asciiTheme="majorHAnsi" w:eastAsia="Times New Roman" w:hAnsiTheme="majorHAnsi" w:cstheme="majorHAnsi"/>
                  <w:sz w:val="18"/>
                  <w:szCs w:val="18"/>
                  <w:lang w:val="fr-FR" w:eastAsia="fr-FR"/>
                </w:rPr>
                <w:t>4.9</w:t>
              </w:r>
            </w:ins>
          </w:p>
        </w:tc>
        <w:tc>
          <w:tcPr>
            <w:tcW w:w="0" w:type="auto"/>
            <w:tcBorders>
              <w:top w:val="nil"/>
              <w:left w:val="nil"/>
              <w:bottom w:val="nil"/>
              <w:right w:val="nil"/>
            </w:tcBorders>
            <w:shd w:val="clear" w:color="auto" w:fill="auto"/>
            <w:noWrap/>
            <w:vAlign w:val="bottom"/>
            <w:hideMark/>
          </w:tcPr>
          <w:p w14:paraId="0B84B997" w14:textId="77777777" w:rsidR="008D137A" w:rsidRPr="00095768" w:rsidRDefault="008D137A" w:rsidP="00AF4F87">
            <w:pPr>
              <w:jc w:val="center"/>
              <w:rPr>
                <w:ins w:id="1408" w:author="Arnaud" w:date="2021-08-19T00:33:00Z"/>
                <w:rFonts w:eastAsia="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7DD0928B" w14:textId="77777777" w:rsidR="008D137A" w:rsidRPr="00814F50" w:rsidRDefault="008D137A" w:rsidP="00AF4F87">
            <w:pPr>
              <w:jc w:val="center"/>
              <w:rPr>
                <w:ins w:id="1409" w:author="Arnaud" w:date="2021-08-19T00:33:00Z"/>
                <w:rFonts w:asciiTheme="majorHAnsi" w:eastAsia="Times New Roman" w:hAnsiTheme="majorHAnsi" w:cstheme="majorHAnsi"/>
                <w:sz w:val="18"/>
                <w:szCs w:val="18"/>
                <w:lang w:val="fr-FR" w:eastAsia="fr-FR"/>
              </w:rPr>
            </w:pPr>
            <w:ins w:id="1410" w:author="Arnaud" w:date="2021-08-19T00:33:00Z">
              <w:r w:rsidRPr="00814F50">
                <w:rPr>
                  <w:rFonts w:asciiTheme="majorHAnsi" w:eastAsia="Times New Roman" w:hAnsiTheme="majorHAnsi" w:cstheme="majorHAnsi"/>
                  <w:sz w:val="18"/>
                  <w:szCs w:val="18"/>
                  <w:lang w:val="fr-FR" w:eastAsia="fr-FR"/>
                </w:rPr>
                <w:t>29.1</w:t>
              </w:r>
            </w:ins>
          </w:p>
        </w:tc>
        <w:tc>
          <w:tcPr>
            <w:tcW w:w="0" w:type="auto"/>
            <w:tcBorders>
              <w:top w:val="nil"/>
              <w:left w:val="nil"/>
              <w:bottom w:val="nil"/>
              <w:right w:val="nil"/>
            </w:tcBorders>
            <w:shd w:val="clear" w:color="auto" w:fill="auto"/>
            <w:noWrap/>
            <w:vAlign w:val="bottom"/>
            <w:hideMark/>
          </w:tcPr>
          <w:p w14:paraId="4592E3A5" w14:textId="77777777" w:rsidR="008D137A" w:rsidRPr="00904B8A" w:rsidRDefault="008D137A" w:rsidP="00AF4F87">
            <w:pPr>
              <w:jc w:val="center"/>
              <w:rPr>
                <w:ins w:id="1411" w:author="Arnaud" w:date="2021-08-19T00:33:00Z"/>
                <w:rFonts w:asciiTheme="majorHAnsi" w:eastAsia="Times New Roman" w:hAnsiTheme="majorHAnsi" w:cstheme="majorHAnsi"/>
                <w:sz w:val="18"/>
                <w:szCs w:val="18"/>
                <w:lang w:val="fr-FR" w:eastAsia="fr-FR"/>
              </w:rPr>
            </w:pPr>
            <w:ins w:id="1412" w:author="Arnaud" w:date="2021-08-19T00:33:00Z">
              <w:r w:rsidRPr="00904B8A">
                <w:rPr>
                  <w:rFonts w:asciiTheme="majorHAnsi" w:eastAsia="Times New Roman" w:hAnsiTheme="majorHAnsi" w:cstheme="majorHAnsi"/>
                  <w:sz w:val="18"/>
                  <w:szCs w:val="18"/>
                  <w:lang w:val="fr-FR" w:eastAsia="fr-FR"/>
                </w:rPr>
                <w:t>99.5</w:t>
              </w:r>
            </w:ins>
          </w:p>
        </w:tc>
        <w:tc>
          <w:tcPr>
            <w:tcW w:w="0" w:type="auto"/>
            <w:tcBorders>
              <w:top w:val="nil"/>
              <w:left w:val="nil"/>
              <w:bottom w:val="nil"/>
              <w:right w:val="nil"/>
            </w:tcBorders>
            <w:shd w:val="clear" w:color="auto" w:fill="auto"/>
            <w:noWrap/>
            <w:vAlign w:val="bottom"/>
            <w:hideMark/>
          </w:tcPr>
          <w:p w14:paraId="2F34023D" w14:textId="77777777" w:rsidR="008D137A" w:rsidRPr="00095768" w:rsidRDefault="008D137A" w:rsidP="00AF4F87">
            <w:pPr>
              <w:jc w:val="center"/>
              <w:rPr>
                <w:ins w:id="1413" w:author="Arnaud" w:date="2021-08-19T00:33:00Z"/>
                <w:rFonts w:eastAsia="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7946BB11" w14:textId="77777777" w:rsidR="008D137A" w:rsidRPr="00C41A93" w:rsidRDefault="008D137A" w:rsidP="00AF4F87">
            <w:pPr>
              <w:jc w:val="center"/>
              <w:rPr>
                <w:ins w:id="1414" w:author="Arnaud" w:date="2021-08-19T00:33:00Z"/>
                <w:rFonts w:asciiTheme="majorHAnsi" w:eastAsia="Times New Roman" w:hAnsiTheme="majorHAnsi" w:cstheme="majorHAnsi"/>
                <w:sz w:val="18"/>
                <w:szCs w:val="18"/>
                <w:lang w:val="fr-FR" w:eastAsia="fr-FR"/>
              </w:rPr>
            </w:pPr>
            <w:ins w:id="1415" w:author="Arnaud" w:date="2021-08-19T00:33:00Z">
              <w:r w:rsidRPr="00C41A93">
                <w:rPr>
                  <w:rFonts w:asciiTheme="majorHAnsi" w:eastAsia="Times New Roman" w:hAnsiTheme="majorHAnsi" w:cstheme="majorHAnsi"/>
                  <w:sz w:val="18"/>
                  <w:szCs w:val="18"/>
                  <w:lang w:val="fr-FR" w:eastAsia="fr-FR"/>
                </w:rPr>
                <w:t>0.0</w:t>
              </w:r>
            </w:ins>
          </w:p>
        </w:tc>
        <w:tc>
          <w:tcPr>
            <w:tcW w:w="0" w:type="auto"/>
            <w:tcBorders>
              <w:top w:val="nil"/>
              <w:left w:val="nil"/>
              <w:bottom w:val="nil"/>
              <w:right w:val="nil"/>
            </w:tcBorders>
            <w:shd w:val="clear" w:color="auto" w:fill="auto"/>
            <w:noWrap/>
            <w:vAlign w:val="bottom"/>
            <w:hideMark/>
          </w:tcPr>
          <w:p w14:paraId="2983845F" w14:textId="77777777" w:rsidR="008D137A" w:rsidRPr="00C41A93" w:rsidRDefault="008D137A" w:rsidP="00AF4F87">
            <w:pPr>
              <w:jc w:val="center"/>
              <w:rPr>
                <w:ins w:id="1416" w:author="Arnaud" w:date="2021-08-19T00:33:00Z"/>
                <w:rFonts w:asciiTheme="majorHAnsi" w:eastAsia="Times New Roman" w:hAnsiTheme="majorHAnsi" w:cstheme="majorHAnsi"/>
                <w:sz w:val="18"/>
                <w:szCs w:val="18"/>
                <w:lang w:val="fr-FR" w:eastAsia="fr-FR"/>
              </w:rPr>
            </w:pPr>
            <w:ins w:id="1417" w:author="Arnaud" w:date="2021-08-19T00:33:00Z">
              <w:r w:rsidRPr="00C41A93">
                <w:rPr>
                  <w:rFonts w:asciiTheme="majorHAnsi" w:eastAsia="Times New Roman" w:hAnsiTheme="majorHAnsi" w:cstheme="majorHAnsi"/>
                  <w:sz w:val="18"/>
                  <w:szCs w:val="18"/>
                  <w:lang w:val="fr-FR" w:eastAsia="fr-FR"/>
                </w:rPr>
                <w:t>3.9</w:t>
              </w:r>
            </w:ins>
          </w:p>
        </w:tc>
      </w:tr>
      <w:tr w:rsidR="008D137A" w:rsidRPr="00A0544A" w14:paraId="4A6464F8" w14:textId="77777777" w:rsidTr="00AF4F87">
        <w:trPr>
          <w:trHeight w:val="288"/>
          <w:ins w:id="1418" w:author="Arnaud" w:date="2021-08-19T00:33:00Z"/>
        </w:trPr>
        <w:tc>
          <w:tcPr>
            <w:tcW w:w="0" w:type="auto"/>
            <w:tcBorders>
              <w:top w:val="nil"/>
              <w:left w:val="nil"/>
              <w:bottom w:val="nil"/>
              <w:right w:val="nil"/>
            </w:tcBorders>
            <w:shd w:val="clear" w:color="auto" w:fill="auto"/>
            <w:noWrap/>
            <w:vAlign w:val="bottom"/>
            <w:hideMark/>
          </w:tcPr>
          <w:p w14:paraId="238A8BC9" w14:textId="77777777" w:rsidR="008D137A" w:rsidRPr="00A0544A" w:rsidRDefault="008D137A" w:rsidP="00AF4F87">
            <w:pPr>
              <w:ind w:firstLineChars="100" w:firstLine="160"/>
              <w:rPr>
                <w:ins w:id="1419" w:author="Arnaud" w:date="2021-08-19T00:33:00Z"/>
                <w:rFonts w:ascii="Calibri" w:eastAsia="Times New Roman" w:hAnsi="Calibri" w:cs="Calibri"/>
                <w:i/>
                <w:iCs/>
                <w:color w:val="000000"/>
                <w:sz w:val="16"/>
                <w:szCs w:val="16"/>
                <w:lang w:val="fr-FR" w:eastAsia="fr-FR"/>
              </w:rPr>
            </w:pPr>
            <w:ins w:id="1420" w:author="Arnaud" w:date="2021-08-19T00:33:00Z">
              <w:r w:rsidRPr="00A0544A">
                <w:rPr>
                  <w:rFonts w:ascii="Calibri" w:eastAsia="Times New Roman" w:hAnsi="Calibri" w:cs="Calibri"/>
                  <w:i/>
                  <w:iCs/>
                  <w:color w:val="000000"/>
                  <w:sz w:val="16"/>
                  <w:szCs w:val="16"/>
                  <w:lang w:val="fr-FR" w:eastAsia="fr-FR"/>
                </w:rPr>
                <w:t xml:space="preserve">No </w:t>
              </w:r>
              <w:proofErr w:type="spellStart"/>
              <w:r w:rsidRPr="00A0544A">
                <w:rPr>
                  <w:rFonts w:ascii="Calibri" w:eastAsia="Times New Roman" w:hAnsi="Calibri" w:cs="Calibri"/>
                  <w:i/>
                  <w:iCs/>
                  <w:color w:val="000000"/>
                  <w:sz w:val="16"/>
                  <w:szCs w:val="16"/>
                  <w:lang w:val="fr-FR" w:eastAsia="fr-FR"/>
                </w:rPr>
                <w:t>reason</w:t>
              </w:r>
              <w:proofErr w:type="spellEnd"/>
            </w:ins>
          </w:p>
        </w:tc>
        <w:tc>
          <w:tcPr>
            <w:tcW w:w="0" w:type="auto"/>
            <w:tcBorders>
              <w:top w:val="nil"/>
              <w:left w:val="nil"/>
              <w:bottom w:val="nil"/>
              <w:right w:val="nil"/>
            </w:tcBorders>
            <w:shd w:val="clear" w:color="auto" w:fill="auto"/>
            <w:noWrap/>
            <w:vAlign w:val="bottom"/>
            <w:hideMark/>
          </w:tcPr>
          <w:p w14:paraId="15216EB8" w14:textId="77777777" w:rsidR="008D137A" w:rsidRPr="00A0544A" w:rsidRDefault="008D137A" w:rsidP="00AF4F87">
            <w:pPr>
              <w:jc w:val="center"/>
              <w:rPr>
                <w:ins w:id="1421" w:author="Arnaud" w:date="2021-08-19T00:33:00Z"/>
                <w:rFonts w:ascii="Calibri" w:eastAsia="Times New Roman" w:hAnsi="Calibri" w:cs="Calibri"/>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3EA1545F" w14:textId="77777777" w:rsidR="008D137A" w:rsidRPr="00A0544A" w:rsidRDefault="008D137A" w:rsidP="00AF4F87">
            <w:pPr>
              <w:jc w:val="center"/>
              <w:rPr>
                <w:ins w:id="1422" w:author="Arnaud" w:date="2021-08-19T00:33:00Z"/>
                <w:rFonts w:ascii="Calibri" w:eastAsia="Times New Roman" w:hAnsi="Calibri" w:cs="Calibri"/>
                <w:i/>
                <w:iCs/>
                <w:color w:val="000000"/>
                <w:sz w:val="16"/>
                <w:szCs w:val="16"/>
                <w:lang w:val="fr-FR" w:eastAsia="fr-FR"/>
              </w:rPr>
            </w:pPr>
            <w:ins w:id="1423" w:author="Arnaud" w:date="2021-08-19T00:33:00Z">
              <w:r w:rsidRPr="00A0544A">
                <w:rPr>
                  <w:rFonts w:ascii="Calibri" w:eastAsia="Times New Roman" w:hAnsi="Calibri" w:cs="Calibri"/>
                  <w:i/>
                  <w:iCs/>
                  <w:color w:val="000000"/>
                  <w:sz w:val="16"/>
                  <w:szCs w:val="16"/>
                  <w:lang w:val="fr-FR" w:eastAsia="fr-FR"/>
                </w:rPr>
                <w:t>0.0</w:t>
              </w:r>
            </w:ins>
          </w:p>
        </w:tc>
        <w:tc>
          <w:tcPr>
            <w:tcW w:w="0" w:type="auto"/>
            <w:tcBorders>
              <w:top w:val="nil"/>
              <w:left w:val="nil"/>
              <w:bottom w:val="nil"/>
              <w:right w:val="nil"/>
            </w:tcBorders>
            <w:shd w:val="clear" w:color="auto" w:fill="auto"/>
            <w:noWrap/>
            <w:vAlign w:val="bottom"/>
            <w:hideMark/>
          </w:tcPr>
          <w:p w14:paraId="4E2E9DF2" w14:textId="77777777" w:rsidR="008D137A" w:rsidRPr="00A0544A" w:rsidRDefault="008D137A" w:rsidP="00AF4F87">
            <w:pPr>
              <w:jc w:val="center"/>
              <w:rPr>
                <w:ins w:id="1424" w:author="Arnaud" w:date="2021-08-19T00:33:00Z"/>
                <w:rFonts w:ascii="Calibri" w:eastAsia="Times New Roman" w:hAnsi="Calibri" w:cs="Calibri"/>
                <w:i/>
                <w:iCs/>
                <w:color w:val="000000"/>
                <w:sz w:val="16"/>
                <w:szCs w:val="16"/>
                <w:lang w:val="fr-FR" w:eastAsia="fr-FR"/>
              </w:rPr>
            </w:pPr>
            <w:ins w:id="1425" w:author="Arnaud" w:date="2021-08-19T00:33:00Z">
              <w:r w:rsidRPr="00A0544A">
                <w:rPr>
                  <w:rFonts w:ascii="Calibri" w:eastAsia="Times New Roman" w:hAnsi="Calibri" w:cs="Calibri"/>
                  <w:i/>
                  <w:iCs/>
                  <w:color w:val="000000"/>
                  <w:sz w:val="16"/>
                  <w:szCs w:val="16"/>
                  <w:lang w:val="fr-FR" w:eastAsia="fr-FR"/>
                </w:rPr>
                <w:t>0.</w:t>
              </w:r>
              <w:r>
                <w:rPr>
                  <w:rFonts w:ascii="Calibri" w:eastAsia="Times New Roman" w:hAnsi="Calibri" w:cs="Calibri"/>
                  <w:i/>
                  <w:iCs/>
                  <w:color w:val="000000"/>
                  <w:sz w:val="16"/>
                  <w:szCs w:val="16"/>
                  <w:lang w:val="fr-FR" w:eastAsia="fr-FR"/>
                </w:rPr>
                <w:t>2</w:t>
              </w:r>
            </w:ins>
          </w:p>
        </w:tc>
        <w:tc>
          <w:tcPr>
            <w:tcW w:w="0" w:type="auto"/>
            <w:tcBorders>
              <w:top w:val="nil"/>
              <w:left w:val="nil"/>
              <w:bottom w:val="nil"/>
              <w:right w:val="nil"/>
            </w:tcBorders>
            <w:shd w:val="clear" w:color="auto" w:fill="auto"/>
            <w:noWrap/>
            <w:vAlign w:val="bottom"/>
            <w:hideMark/>
          </w:tcPr>
          <w:p w14:paraId="6D6E3A28" w14:textId="77777777" w:rsidR="008D137A" w:rsidRPr="00A0544A" w:rsidRDefault="008D137A" w:rsidP="00AF4F87">
            <w:pPr>
              <w:jc w:val="center"/>
              <w:rPr>
                <w:ins w:id="1426"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38BA0A4A" w14:textId="77777777" w:rsidR="008D137A" w:rsidRPr="00A0544A" w:rsidRDefault="008D137A" w:rsidP="00AF4F87">
            <w:pPr>
              <w:jc w:val="center"/>
              <w:rPr>
                <w:ins w:id="1427" w:author="Arnaud" w:date="2021-08-19T00:33:00Z"/>
                <w:rFonts w:ascii="Calibri" w:eastAsia="Times New Roman" w:hAnsi="Calibri" w:cs="Calibri"/>
                <w:i/>
                <w:iCs/>
                <w:color w:val="000000"/>
                <w:sz w:val="16"/>
                <w:szCs w:val="16"/>
                <w:lang w:val="fr-FR" w:eastAsia="fr-FR"/>
              </w:rPr>
            </w:pPr>
            <w:ins w:id="1428" w:author="Arnaud" w:date="2021-08-19T00:33:00Z">
              <w:r w:rsidRPr="00A0544A">
                <w:rPr>
                  <w:rFonts w:ascii="Calibri" w:eastAsia="Times New Roman" w:hAnsi="Calibri" w:cs="Calibri"/>
                  <w:i/>
                  <w:iCs/>
                  <w:color w:val="000000"/>
                  <w:sz w:val="16"/>
                  <w:szCs w:val="16"/>
                  <w:lang w:val="fr-FR" w:eastAsia="fr-FR"/>
                </w:rPr>
                <w:t>0.0</w:t>
              </w:r>
            </w:ins>
          </w:p>
        </w:tc>
        <w:tc>
          <w:tcPr>
            <w:tcW w:w="0" w:type="auto"/>
            <w:tcBorders>
              <w:top w:val="nil"/>
              <w:left w:val="nil"/>
              <w:bottom w:val="nil"/>
              <w:right w:val="nil"/>
            </w:tcBorders>
            <w:shd w:val="clear" w:color="auto" w:fill="auto"/>
            <w:noWrap/>
            <w:vAlign w:val="bottom"/>
            <w:hideMark/>
          </w:tcPr>
          <w:p w14:paraId="5429992A" w14:textId="77777777" w:rsidR="008D137A" w:rsidRPr="00A0544A" w:rsidRDefault="008D137A" w:rsidP="00AF4F87">
            <w:pPr>
              <w:jc w:val="center"/>
              <w:rPr>
                <w:ins w:id="1429" w:author="Arnaud" w:date="2021-08-19T00:33:00Z"/>
                <w:rFonts w:ascii="Calibri" w:eastAsia="Times New Roman" w:hAnsi="Calibri" w:cs="Calibri"/>
                <w:i/>
                <w:iCs/>
                <w:color w:val="000000"/>
                <w:sz w:val="16"/>
                <w:szCs w:val="16"/>
                <w:lang w:val="fr-FR" w:eastAsia="fr-FR"/>
              </w:rPr>
            </w:pPr>
            <w:ins w:id="1430" w:author="Arnaud" w:date="2021-08-19T00:33:00Z">
              <w:r w:rsidRPr="00A0544A">
                <w:rPr>
                  <w:rFonts w:ascii="Calibri" w:eastAsia="Times New Roman" w:hAnsi="Calibri" w:cs="Calibri"/>
                  <w:i/>
                  <w:iCs/>
                  <w:color w:val="000000"/>
                  <w:sz w:val="16"/>
                  <w:szCs w:val="16"/>
                  <w:lang w:val="fr-FR" w:eastAsia="fr-FR"/>
                </w:rPr>
                <w:t>0.6</w:t>
              </w:r>
            </w:ins>
          </w:p>
        </w:tc>
        <w:tc>
          <w:tcPr>
            <w:tcW w:w="0" w:type="auto"/>
            <w:tcBorders>
              <w:top w:val="nil"/>
              <w:left w:val="nil"/>
              <w:bottom w:val="nil"/>
              <w:right w:val="nil"/>
            </w:tcBorders>
            <w:shd w:val="clear" w:color="auto" w:fill="auto"/>
            <w:noWrap/>
            <w:vAlign w:val="bottom"/>
            <w:hideMark/>
          </w:tcPr>
          <w:p w14:paraId="5AE5C9C1" w14:textId="77777777" w:rsidR="008D137A" w:rsidRPr="00A0544A" w:rsidRDefault="008D137A" w:rsidP="00AF4F87">
            <w:pPr>
              <w:jc w:val="center"/>
              <w:rPr>
                <w:ins w:id="1431"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3C79E7BA" w14:textId="77777777" w:rsidR="008D137A" w:rsidRPr="00A0544A" w:rsidRDefault="008D137A" w:rsidP="00AF4F87">
            <w:pPr>
              <w:jc w:val="center"/>
              <w:rPr>
                <w:ins w:id="1432" w:author="Arnaud" w:date="2021-08-19T00:33:00Z"/>
                <w:rFonts w:ascii="Calibri" w:eastAsia="Times New Roman" w:hAnsi="Calibri" w:cs="Calibri"/>
                <w:i/>
                <w:iCs/>
                <w:color w:val="000000"/>
                <w:sz w:val="16"/>
                <w:szCs w:val="16"/>
                <w:lang w:val="fr-FR" w:eastAsia="fr-FR"/>
              </w:rPr>
            </w:pPr>
            <w:ins w:id="1433" w:author="Arnaud" w:date="2021-08-19T00:33:00Z">
              <w:r w:rsidRPr="00A0544A">
                <w:rPr>
                  <w:rFonts w:ascii="Calibri" w:eastAsia="Times New Roman" w:hAnsi="Calibri" w:cs="Calibri"/>
                  <w:i/>
                  <w:iCs/>
                  <w:color w:val="000000"/>
                  <w:sz w:val="16"/>
                  <w:szCs w:val="16"/>
                  <w:lang w:val="fr-FR" w:eastAsia="fr-FR"/>
                </w:rPr>
                <w:t>0.0</w:t>
              </w:r>
            </w:ins>
          </w:p>
        </w:tc>
        <w:tc>
          <w:tcPr>
            <w:tcW w:w="0" w:type="auto"/>
            <w:tcBorders>
              <w:top w:val="nil"/>
              <w:left w:val="nil"/>
              <w:bottom w:val="nil"/>
              <w:right w:val="nil"/>
            </w:tcBorders>
            <w:shd w:val="clear" w:color="auto" w:fill="auto"/>
            <w:noWrap/>
            <w:vAlign w:val="bottom"/>
            <w:hideMark/>
          </w:tcPr>
          <w:p w14:paraId="2BBB92A7" w14:textId="77777777" w:rsidR="008D137A" w:rsidRPr="00A0544A" w:rsidRDefault="008D137A" w:rsidP="00AF4F87">
            <w:pPr>
              <w:jc w:val="center"/>
              <w:rPr>
                <w:ins w:id="1434" w:author="Arnaud" w:date="2021-08-19T00:33:00Z"/>
                <w:rFonts w:ascii="Calibri" w:eastAsia="Times New Roman" w:hAnsi="Calibri" w:cs="Calibri"/>
                <w:i/>
                <w:iCs/>
                <w:color w:val="000000"/>
                <w:sz w:val="16"/>
                <w:szCs w:val="16"/>
                <w:lang w:val="fr-FR" w:eastAsia="fr-FR"/>
              </w:rPr>
            </w:pPr>
            <w:ins w:id="1435" w:author="Arnaud" w:date="2021-08-19T00:33:00Z">
              <w:r w:rsidRPr="00A0544A">
                <w:rPr>
                  <w:rFonts w:ascii="Calibri" w:eastAsia="Times New Roman" w:hAnsi="Calibri" w:cs="Calibri"/>
                  <w:i/>
                  <w:iCs/>
                  <w:color w:val="000000"/>
                  <w:sz w:val="16"/>
                  <w:szCs w:val="16"/>
                  <w:lang w:val="fr-FR" w:eastAsia="fr-FR"/>
                </w:rPr>
                <w:t>51.8</w:t>
              </w:r>
            </w:ins>
          </w:p>
        </w:tc>
        <w:tc>
          <w:tcPr>
            <w:tcW w:w="0" w:type="auto"/>
            <w:tcBorders>
              <w:top w:val="nil"/>
              <w:left w:val="nil"/>
              <w:bottom w:val="nil"/>
              <w:right w:val="nil"/>
            </w:tcBorders>
            <w:shd w:val="clear" w:color="auto" w:fill="auto"/>
            <w:noWrap/>
            <w:vAlign w:val="bottom"/>
            <w:hideMark/>
          </w:tcPr>
          <w:p w14:paraId="55F5E077" w14:textId="77777777" w:rsidR="008D137A" w:rsidRPr="00A0544A" w:rsidRDefault="008D137A" w:rsidP="00AF4F87">
            <w:pPr>
              <w:jc w:val="center"/>
              <w:rPr>
                <w:ins w:id="1436"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54B1203A" w14:textId="77777777" w:rsidR="008D137A" w:rsidRPr="00A0544A" w:rsidRDefault="008D137A" w:rsidP="00AF4F87">
            <w:pPr>
              <w:jc w:val="center"/>
              <w:rPr>
                <w:ins w:id="1437" w:author="Arnaud" w:date="2021-08-19T00:33:00Z"/>
                <w:rFonts w:ascii="Calibri" w:eastAsia="Times New Roman" w:hAnsi="Calibri" w:cs="Calibri"/>
                <w:i/>
                <w:iCs/>
                <w:color w:val="000000"/>
                <w:sz w:val="16"/>
                <w:szCs w:val="16"/>
                <w:lang w:val="fr-FR" w:eastAsia="fr-FR"/>
              </w:rPr>
            </w:pPr>
            <w:ins w:id="1438" w:author="Arnaud" w:date="2021-08-19T00:33:00Z">
              <w:r w:rsidRPr="00A0544A">
                <w:rPr>
                  <w:rFonts w:ascii="Calibri" w:eastAsia="Times New Roman" w:hAnsi="Calibri" w:cs="Calibri"/>
                  <w:i/>
                  <w:iCs/>
                  <w:color w:val="000000"/>
                  <w:sz w:val="16"/>
                  <w:szCs w:val="16"/>
                  <w:lang w:val="fr-FR" w:eastAsia="fr-FR"/>
                </w:rPr>
                <w:t>0.0</w:t>
              </w:r>
            </w:ins>
          </w:p>
        </w:tc>
        <w:tc>
          <w:tcPr>
            <w:tcW w:w="0" w:type="auto"/>
            <w:tcBorders>
              <w:top w:val="nil"/>
              <w:left w:val="nil"/>
              <w:bottom w:val="nil"/>
              <w:right w:val="nil"/>
            </w:tcBorders>
            <w:shd w:val="clear" w:color="auto" w:fill="auto"/>
            <w:noWrap/>
            <w:vAlign w:val="bottom"/>
            <w:hideMark/>
          </w:tcPr>
          <w:p w14:paraId="2A2E3999" w14:textId="77777777" w:rsidR="008D137A" w:rsidRPr="00A0544A" w:rsidRDefault="008D137A" w:rsidP="00AF4F87">
            <w:pPr>
              <w:jc w:val="center"/>
              <w:rPr>
                <w:ins w:id="1439" w:author="Arnaud" w:date="2021-08-19T00:33:00Z"/>
                <w:rFonts w:ascii="Calibri" w:eastAsia="Times New Roman" w:hAnsi="Calibri" w:cs="Calibri"/>
                <w:i/>
                <w:iCs/>
                <w:color w:val="000000"/>
                <w:sz w:val="16"/>
                <w:szCs w:val="16"/>
                <w:lang w:val="fr-FR" w:eastAsia="fr-FR"/>
              </w:rPr>
            </w:pPr>
            <w:ins w:id="1440" w:author="Arnaud" w:date="2021-08-19T00:33:00Z">
              <w:r w:rsidRPr="00A0544A">
                <w:rPr>
                  <w:rFonts w:ascii="Calibri" w:eastAsia="Times New Roman" w:hAnsi="Calibri" w:cs="Calibri"/>
                  <w:i/>
                  <w:iCs/>
                  <w:color w:val="000000"/>
                  <w:sz w:val="16"/>
                  <w:szCs w:val="16"/>
                  <w:lang w:val="fr-FR" w:eastAsia="fr-FR"/>
                </w:rPr>
                <w:t>0.2</w:t>
              </w:r>
            </w:ins>
          </w:p>
        </w:tc>
      </w:tr>
      <w:tr w:rsidR="008D137A" w:rsidRPr="00A0544A" w14:paraId="6179BFC9" w14:textId="77777777" w:rsidTr="00AF4F87">
        <w:trPr>
          <w:trHeight w:val="288"/>
          <w:ins w:id="1441" w:author="Arnaud" w:date="2021-08-19T00:33:00Z"/>
        </w:trPr>
        <w:tc>
          <w:tcPr>
            <w:tcW w:w="0" w:type="auto"/>
            <w:tcBorders>
              <w:top w:val="nil"/>
              <w:left w:val="nil"/>
              <w:bottom w:val="nil"/>
              <w:right w:val="nil"/>
            </w:tcBorders>
            <w:shd w:val="clear" w:color="auto" w:fill="auto"/>
            <w:noWrap/>
            <w:vAlign w:val="bottom"/>
            <w:hideMark/>
          </w:tcPr>
          <w:p w14:paraId="08825564" w14:textId="77777777" w:rsidR="008D137A" w:rsidRPr="00A0544A" w:rsidRDefault="008D137A" w:rsidP="00AF4F87">
            <w:pPr>
              <w:ind w:firstLineChars="100" w:firstLine="160"/>
              <w:rPr>
                <w:ins w:id="1442" w:author="Arnaud" w:date="2021-08-19T00:33:00Z"/>
                <w:rFonts w:ascii="Calibri" w:eastAsia="Times New Roman" w:hAnsi="Calibri" w:cs="Calibri"/>
                <w:i/>
                <w:iCs/>
                <w:color w:val="000000"/>
                <w:sz w:val="16"/>
                <w:szCs w:val="16"/>
                <w:lang w:val="fr-FR" w:eastAsia="fr-FR"/>
              </w:rPr>
            </w:pPr>
            <w:proofErr w:type="spellStart"/>
            <w:ins w:id="1443" w:author="Arnaud" w:date="2021-08-19T00:33:00Z">
              <w:r w:rsidRPr="00A0544A">
                <w:rPr>
                  <w:rFonts w:ascii="Calibri" w:eastAsia="Times New Roman" w:hAnsi="Calibri" w:cs="Calibri"/>
                  <w:i/>
                  <w:iCs/>
                  <w:color w:val="000000"/>
                  <w:sz w:val="16"/>
                  <w:szCs w:val="16"/>
                  <w:lang w:val="fr-FR" w:eastAsia="fr-FR"/>
                </w:rPr>
                <w:t>Other</w:t>
              </w:r>
              <w:proofErr w:type="spellEnd"/>
            </w:ins>
          </w:p>
        </w:tc>
        <w:tc>
          <w:tcPr>
            <w:tcW w:w="0" w:type="auto"/>
            <w:tcBorders>
              <w:top w:val="nil"/>
              <w:left w:val="nil"/>
              <w:bottom w:val="nil"/>
              <w:right w:val="nil"/>
            </w:tcBorders>
            <w:shd w:val="clear" w:color="auto" w:fill="auto"/>
            <w:noWrap/>
            <w:vAlign w:val="bottom"/>
            <w:hideMark/>
          </w:tcPr>
          <w:p w14:paraId="0B1281E6" w14:textId="77777777" w:rsidR="008D137A" w:rsidRPr="00A0544A" w:rsidRDefault="008D137A" w:rsidP="00AF4F87">
            <w:pPr>
              <w:jc w:val="center"/>
              <w:rPr>
                <w:ins w:id="1444" w:author="Arnaud" w:date="2021-08-19T00:33:00Z"/>
                <w:rFonts w:ascii="Calibri" w:eastAsia="Times New Roman" w:hAnsi="Calibri" w:cs="Calibri"/>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600DFA3E" w14:textId="77777777" w:rsidR="008D137A" w:rsidRPr="00A0544A" w:rsidRDefault="008D137A" w:rsidP="00AF4F87">
            <w:pPr>
              <w:jc w:val="center"/>
              <w:rPr>
                <w:ins w:id="1445" w:author="Arnaud" w:date="2021-08-19T00:33:00Z"/>
                <w:rFonts w:ascii="Calibri" w:eastAsia="Times New Roman" w:hAnsi="Calibri" w:cs="Calibri"/>
                <w:i/>
                <w:iCs/>
                <w:color w:val="000000"/>
                <w:sz w:val="16"/>
                <w:szCs w:val="16"/>
                <w:lang w:val="fr-FR" w:eastAsia="fr-FR"/>
              </w:rPr>
            </w:pPr>
            <w:ins w:id="1446" w:author="Arnaud" w:date="2021-08-19T00:33:00Z">
              <w:r w:rsidRPr="00A0544A">
                <w:rPr>
                  <w:rFonts w:ascii="Calibri" w:eastAsia="Times New Roman" w:hAnsi="Calibri" w:cs="Calibri"/>
                  <w:i/>
                  <w:iCs/>
                  <w:color w:val="000000"/>
                  <w:sz w:val="16"/>
                  <w:szCs w:val="16"/>
                  <w:lang w:val="fr-FR" w:eastAsia="fr-FR"/>
                </w:rPr>
                <w:t>0.0</w:t>
              </w:r>
            </w:ins>
          </w:p>
        </w:tc>
        <w:tc>
          <w:tcPr>
            <w:tcW w:w="0" w:type="auto"/>
            <w:tcBorders>
              <w:top w:val="nil"/>
              <w:left w:val="nil"/>
              <w:bottom w:val="nil"/>
              <w:right w:val="nil"/>
            </w:tcBorders>
            <w:shd w:val="clear" w:color="auto" w:fill="auto"/>
            <w:noWrap/>
            <w:vAlign w:val="bottom"/>
            <w:hideMark/>
          </w:tcPr>
          <w:p w14:paraId="13460461" w14:textId="77777777" w:rsidR="008D137A" w:rsidRPr="00A0544A" w:rsidRDefault="008D137A" w:rsidP="00AF4F87">
            <w:pPr>
              <w:jc w:val="center"/>
              <w:rPr>
                <w:ins w:id="1447" w:author="Arnaud" w:date="2021-08-19T00:33:00Z"/>
                <w:rFonts w:ascii="Calibri" w:eastAsia="Times New Roman" w:hAnsi="Calibri" w:cs="Calibri"/>
                <w:i/>
                <w:iCs/>
                <w:color w:val="000000"/>
                <w:sz w:val="16"/>
                <w:szCs w:val="16"/>
                <w:lang w:val="fr-FR" w:eastAsia="fr-FR"/>
              </w:rPr>
            </w:pPr>
            <w:ins w:id="1448" w:author="Arnaud" w:date="2021-08-19T00:33:00Z">
              <w:r w:rsidRPr="00A0544A">
                <w:rPr>
                  <w:rFonts w:ascii="Calibri" w:eastAsia="Times New Roman" w:hAnsi="Calibri" w:cs="Calibri"/>
                  <w:i/>
                  <w:iCs/>
                  <w:color w:val="000000"/>
                  <w:sz w:val="16"/>
                  <w:szCs w:val="16"/>
                  <w:lang w:val="fr-FR" w:eastAsia="fr-FR"/>
                </w:rPr>
                <w:t>1.3</w:t>
              </w:r>
            </w:ins>
          </w:p>
        </w:tc>
        <w:tc>
          <w:tcPr>
            <w:tcW w:w="0" w:type="auto"/>
            <w:tcBorders>
              <w:top w:val="nil"/>
              <w:left w:val="nil"/>
              <w:bottom w:val="nil"/>
              <w:right w:val="nil"/>
            </w:tcBorders>
            <w:shd w:val="clear" w:color="auto" w:fill="auto"/>
            <w:noWrap/>
            <w:vAlign w:val="bottom"/>
            <w:hideMark/>
          </w:tcPr>
          <w:p w14:paraId="0022A747" w14:textId="77777777" w:rsidR="008D137A" w:rsidRPr="00A0544A" w:rsidRDefault="008D137A" w:rsidP="00AF4F87">
            <w:pPr>
              <w:jc w:val="center"/>
              <w:rPr>
                <w:ins w:id="1449"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4C77FE72" w14:textId="77777777" w:rsidR="008D137A" w:rsidRPr="00A0544A" w:rsidRDefault="008D137A" w:rsidP="00AF4F87">
            <w:pPr>
              <w:jc w:val="center"/>
              <w:rPr>
                <w:ins w:id="1450" w:author="Arnaud" w:date="2021-08-19T00:33:00Z"/>
                <w:rFonts w:ascii="Calibri" w:eastAsia="Times New Roman" w:hAnsi="Calibri" w:cs="Calibri"/>
                <w:i/>
                <w:iCs/>
                <w:color w:val="000000"/>
                <w:sz w:val="16"/>
                <w:szCs w:val="16"/>
                <w:lang w:val="fr-FR" w:eastAsia="fr-FR"/>
              </w:rPr>
            </w:pPr>
            <w:ins w:id="1451" w:author="Arnaud" w:date="2021-08-19T00:33:00Z">
              <w:r w:rsidRPr="00A0544A">
                <w:rPr>
                  <w:rFonts w:ascii="Calibri" w:eastAsia="Times New Roman" w:hAnsi="Calibri" w:cs="Calibri"/>
                  <w:i/>
                  <w:iCs/>
                  <w:color w:val="000000"/>
                  <w:sz w:val="16"/>
                  <w:szCs w:val="16"/>
                  <w:lang w:val="fr-FR" w:eastAsia="fr-FR"/>
                </w:rPr>
                <w:t>0.0</w:t>
              </w:r>
            </w:ins>
          </w:p>
        </w:tc>
        <w:tc>
          <w:tcPr>
            <w:tcW w:w="0" w:type="auto"/>
            <w:tcBorders>
              <w:top w:val="nil"/>
              <w:left w:val="nil"/>
              <w:bottom w:val="nil"/>
              <w:right w:val="nil"/>
            </w:tcBorders>
            <w:shd w:val="clear" w:color="auto" w:fill="auto"/>
            <w:noWrap/>
            <w:vAlign w:val="bottom"/>
            <w:hideMark/>
          </w:tcPr>
          <w:p w14:paraId="32694956" w14:textId="77777777" w:rsidR="008D137A" w:rsidRPr="00A0544A" w:rsidRDefault="008D137A" w:rsidP="00AF4F87">
            <w:pPr>
              <w:jc w:val="center"/>
              <w:rPr>
                <w:ins w:id="1452" w:author="Arnaud" w:date="2021-08-19T00:33:00Z"/>
                <w:rFonts w:ascii="Calibri" w:eastAsia="Times New Roman" w:hAnsi="Calibri" w:cs="Calibri"/>
                <w:i/>
                <w:iCs/>
                <w:color w:val="000000"/>
                <w:sz w:val="16"/>
                <w:szCs w:val="16"/>
                <w:lang w:val="fr-FR" w:eastAsia="fr-FR"/>
              </w:rPr>
            </w:pPr>
            <w:ins w:id="1453" w:author="Arnaud" w:date="2021-08-19T00:33:00Z">
              <w:r w:rsidRPr="00A0544A">
                <w:rPr>
                  <w:rFonts w:ascii="Calibri" w:eastAsia="Times New Roman" w:hAnsi="Calibri" w:cs="Calibri"/>
                  <w:i/>
                  <w:iCs/>
                  <w:color w:val="000000"/>
                  <w:sz w:val="16"/>
                  <w:szCs w:val="16"/>
                  <w:lang w:val="fr-FR" w:eastAsia="fr-FR"/>
                </w:rPr>
                <w:t>4.3</w:t>
              </w:r>
            </w:ins>
          </w:p>
        </w:tc>
        <w:tc>
          <w:tcPr>
            <w:tcW w:w="0" w:type="auto"/>
            <w:tcBorders>
              <w:top w:val="nil"/>
              <w:left w:val="nil"/>
              <w:bottom w:val="nil"/>
              <w:right w:val="nil"/>
            </w:tcBorders>
            <w:shd w:val="clear" w:color="auto" w:fill="auto"/>
            <w:noWrap/>
            <w:vAlign w:val="bottom"/>
            <w:hideMark/>
          </w:tcPr>
          <w:p w14:paraId="0C2F3C04" w14:textId="77777777" w:rsidR="008D137A" w:rsidRPr="00A0544A" w:rsidRDefault="008D137A" w:rsidP="00AF4F87">
            <w:pPr>
              <w:jc w:val="center"/>
              <w:rPr>
                <w:ins w:id="1454"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0B1E1BC8" w14:textId="77777777" w:rsidR="008D137A" w:rsidRPr="00A0544A" w:rsidRDefault="008D137A" w:rsidP="00AF4F87">
            <w:pPr>
              <w:jc w:val="center"/>
              <w:rPr>
                <w:ins w:id="1455" w:author="Arnaud" w:date="2021-08-19T00:33:00Z"/>
                <w:rFonts w:ascii="Calibri" w:eastAsia="Times New Roman" w:hAnsi="Calibri" w:cs="Calibri"/>
                <w:i/>
                <w:iCs/>
                <w:color w:val="000000"/>
                <w:sz w:val="16"/>
                <w:szCs w:val="16"/>
                <w:lang w:val="fr-FR" w:eastAsia="fr-FR"/>
              </w:rPr>
            </w:pPr>
            <w:ins w:id="1456" w:author="Arnaud" w:date="2021-08-19T00:33:00Z">
              <w:r w:rsidRPr="00A0544A">
                <w:rPr>
                  <w:rFonts w:ascii="Calibri" w:eastAsia="Times New Roman" w:hAnsi="Calibri" w:cs="Calibri"/>
                  <w:i/>
                  <w:iCs/>
                  <w:color w:val="000000"/>
                  <w:sz w:val="16"/>
                  <w:szCs w:val="16"/>
                  <w:lang w:val="fr-FR" w:eastAsia="fr-FR"/>
                </w:rPr>
                <w:t>0.0</w:t>
              </w:r>
            </w:ins>
          </w:p>
        </w:tc>
        <w:tc>
          <w:tcPr>
            <w:tcW w:w="0" w:type="auto"/>
            <w:tcBorders>
              <w:top w:val="nil"/>
              <w:left w:val="nil"/>
              <w:bottom w:val="nil"/>
              <w:right w:val="nil"/>
            </w:tcBorders>
            <w:shd w:val="clear" w:color="auto" w:fill="auto"/>
            <w:noWrap/>
            <w:vAlign w:val="bottom"/>
            <w:hideMark/>
          </w:tcPr>
          <w:p w14:paraId="1D1C6F39" w14:textId="77777777" w:rsidR="008D137A" w:rsidRPr="00A0544A" w:rsidRDefault="008D137A" w:rsidP="00AF4F87">
            <w:pPr>
              <w:jc w:val="center"/>
              <w:rPr>
                <w:ins w:id="1457" w:author="Arnaud" w:date="2021-08-19T00:33:00Z"/>
                <w:rFonts w:ascii="Calibri" w:eastAsia="Times New Roman" w:hAnsi="Calibri" w:cs="Calibri"/>
                <w:i/>
                <w:iCs/>
                <w:color w:val="000000"/>
                <w:sz w:val="16"/>
                <w:szCs w:val="16"/>
                <w:lang w:val="fr-FR" w:eastAsia="fr-FR"/>
              </w:rPr>
            </w:pPr>
            <w:ins w:id="1458" w:author="Arnaud" w:date="2021-08-19T00:33:00Z">
              <w:r w:rsidRPr="00A0544A">
                <w:rPr>
                  <w:rFonts w:ascii="Calibri" w:eastAsia="Times New Roman" w:hAnsi="Calibri" w:cs="Calibri"/>
                  <w:i/>
                  <w:iCs/>
                  <w:color w:val="000000"/>
                  <w:sz w:val="16"/>
                  <w:szCs w:val="16"/>
                  <w:lang w:val="fr-FR" w:eastAsia="fr-FR"/>
                </w:rPr>
                <w:t>104.8</w:t>
              </w:r>
            </w:ins>
          </w:p>
        </w:tc>
        <w:tc>
          <w:tcPr>
            <w:tcW w:w="0" w:type="auto"/>
            <w:tcBorders>
              <w:top w:val="nil"/>
              <w:left w:val="nil"/>
              <w:bottom w:val="nil"/>
              <w:right w:val="nil"/>
            </w:tcBorders>
            <w:shd w:val="clear" w:color="auto" w:fill="auto"/>
            <w:noWrap/>
            <w:vAlign w:val="bottom"/>
            <w:hideMark/>
          </w:tcPr>
          <w:p w14:paraId="66E38D96" w14:textId="77777777" w:rsidR="008D137A" w:rsidRPr="00A0544A" w:rsidRDefault="008D137A" w:rsidP="00AF4F87">
            <w:pPr>
              <w:jc w:val="center"/>
              <w:rPr>
                <w:ins w:id="1459" w:author="Arnaud" w:date="2021-08-19T00:33:00Z"/>
                <w:rFonts w:ascii="Calibri" w:eastAsia="Times New Roman" w:hAnsi="Calibri" w:cs="Calibri"/>
                <w:i/>
                <w:iCs/>
                <w:color w:val="000000"/>
                <w:sz w:val="16"/>
                <w:szCs w:val="16"/>
                <w:lang w:val="fr-FR" w:eastAsia="fr-FR"/>
              </w:rPr>
            </w:pPr>
          </w:p>
        </w:tc>
        <w:tc>
          <w:tcPr>
            <w:tcW w:w="0" w:type="auto"/>
            <w:tcBorders>
              <w:top w:val="nil"/>
              <w:left w:val="nil"/>
              <w:bottom w:val="nil"/>
              <w:right w:val="nil"/>
            </w:tcBorders>
            <w:shd w:val="clear" w:color="auto" w:fill="auto"/>
            <w:noWrap/>
            <w:vAlign w:val="bottom"/>
            <w:hideMark/>
          </w:tcPr>
          <w:p w14:paraId="42BB8FF4" w14:textId="77777777" w:rsidR="008D137A" w:rsidRPr="00A0544A" w:rsidRDefault="008D137A" w:rsidP="00AF4F87">
            <w:pPr>
              <w:jc w:val="center"/>
              <w:rPr>
                <w:ins w:id="1460" w:author="Arnaud" w:date="2021-08-19T00:33:00Z"/>
                <w:rFonts w:ascii="Calibri" w:eastAsia="Times New Roman" w:hAnsi="Calibri" w:cs="Calibri"/>
                <w:i/>
                <w:iCs/>
                <w:color w:val="000000"/>
                <w:sz w:val="16"/>
                <w:szCs w:val="16"/>
                <w:lang w:val="fr-FR" w:eastAsia="fr-FR"/>
              </w:rPr>
            </w:pPr>
            <w:ins w:id="1461" w:author="Arnaud" w:date="2021-08-19T00:33:00Z">
              <w:r w:rsidRPr="00A0544A">
                <w:rPr>
                  <w:rFonts w:ascii="Calibri" w:eastAsia="Times New Roman" w:hAnsi="Calibri" w:cs="Calibri"/>
                  <w:i/>
                  <w:iCs/>
                  <w:color w:val="000000"/>
                  <w:sz w:val="16"/>
                  <w:szCs w:val="16"/>
                  <w:lang w:val="fr-FR" w:eastAsia="fr-FR"/>
                </w:rPr>
                <w:t>0.0</w:t>
              </w:r>
            </w:ins>
          </w:p>
        </w:tc>
        <w:tc>
          <w:tcPr>
            <w:tcW w:w="0" w:type="auto"/>
            <w:tcBorders>
              <w:top w:val="nil"/>
              <w:left w:val="nil"/>
              <w:bottom w:val="nil"/>
              <w:right w:val="nil"/>
            </w:tcBorders>
            <w:shd w:val="clear" w:color="auto" w:fill="auto"/>
            <w:noWrap/>
            <w:vAlign w:val="bottom"/>
            <w:hideMark/>
          </w:tcPr>
          <w:p w14:paraId="308E6307" w14:textId="77777777" w:rsidR="008D137A" w:rsidRPr="00A0544A" w:rsidRDefault="008D137A" w:rsidP="00AF4F87">
            <w:pPr>
              <w:jc w:val="center"/>
              <w:rPr>
                <w:ins w:id="1462" w:author="Arnaud" w:date="2021-08-19T00:33:00Z"/>
                <w:rFonts w:ascii="Calibri" w:eastAsia="Times New Roman" w:hAnsi="Calibri" w:cs="Calibri"/>
                <w:i/>
                <w:iCs/>
                <w:color w:val="000000"/>
                <w:sz w:val="16"/>
                <w:szCs w:val="16"/>
                <w:lang w:val="fr-FR" w:eastAsia="fr-FR"/>
              </w:rPr>
            </w:pPr>
            <w:ins w:id="1463" w:author="Arnaud" w:date="2021-08-19T00:33:00Z">
              <w:r w:rsidRPr="00A0544A">
                <w:rPr>
                  <w:rFonts w:ascii="Calibri" w:eastAsia="Times New Roman" w:hAnsi="Calibri" w:cs="Calibri"/>
                  <w:i/>
                  <w:iCs/>
                  <w:color w:val="000000"/>
                  <w:sz w:val="16"/>
                  <w:szCs w:val="16"/>
                  <w:lang w:val="fr-FR" w:eastAsia="fr-FR"/>
                </w:rPr>
                <w:t>3.7</w:t>
              </w:r>
            </w:ins>
          </w:p>
        </w:tc>
      </w:tr>
      <w:tr w:rsidR="008D137A" w:rsidRPr="00095768" w14:paraId="1A5D834B" w14:textId="77777777" w:rsidTr="00AF4F87">
        <w:trPr>
          <w:trHeight w:val="288"/>
          <w:ins w:id="1464" w:author="Arnaud" w:date="2021-08-19T00:33:00Z"/>
        </w:trPr>
        <w:tc>
          <w:tcPr>
            <w:tcW w:w="0" w:type="auto"/>
            <w:tcBorders>
              <w:top w:val="nil"/>
              <w:left w:val="nil"/>
              <w:bottom w:val="nil"/>
              <w:right w:val="nil"/>
            </w:tcBorders>
            <w:shd w:val="clear" w:color="auto" w:fill="auto"/>
            <w:noWrap/>
            <w:vAlign w:val="bottom"/>
            <w:hideMark/>
          </w:tcPr>
          <w:p w14:paraId="16BF5D5C" w14:textId="77777777" w:rsidR="008D137A" w:rsidRPr="00095768" w:rsidRDefault="008D137A" w:rsidP="00AF4F87">
            <w:pPr>
              <w:jc w:val="center"/>
              <w:rPr>
                <w:ins w:id="1465" w:author="Arnaud" w:date="2021-08-19T00:33:00Z"/>
                <w:rFonts w:ascii="Calibri" w:eastAsia="Times New Roman" w:hAnsi="Calibri" w:cs="Calibri"/>
                <w:color w:val="000000"/>
                <w:sz w:val="18"/>
                <w:szCs w:val="18"/>
                <w:lang w:val="fr-FR" w:eastAsia="fr-FR"/>
              </w:rPr>
            </w:pPr>
          </w:p>
        </w:tc>
        <w:tc>
          <w:tcPr>
            <w:tcW w:w="0" w:type="auto"/>
            <w:tcBorders>
              <w:top w:val="nil"/>
              <w:left w:val="nil"/>
              <w:bottom w:val="nil"/>
              <w:right w:val="nil"/>
            </w:tcBorders>
            <w:shd w:val="clear" w:color="auto" w:fill="auto"/>
            <w:noWrap/>
            <w:vAlign w:val="bottom"/>
            <w:hideMark/>
          </w:tcPr>
          <w:p w14:paraId="466D5602" w14:textId="77777777" w:rsidR="008D137A" w:rsidRPr="00095768" w:rsidRDefault="008D137A" w:rsidP="00AF4F87">
            <w:pPr>
              <w:jc w:val="center"/>
              <w:rPr>
                <w:ins w:id="1466" w:author="Arnaud" w:date="2021-08-19T00:33:00Z"/>
                <w:rFonts w:eastAsia="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6B895E6B" w14:textId="77777777" w:rsidR="008D137A" w:rsidRPr="00095768" w:rsidRDefault="008D137A" w:rsidP="00AF4F87">
            <w:pPr>
              <w:jc w:val="center"/>
              <w:rPr>
                <w:ins w:id="1467" w:author="Arnaud" w:date="2021-08-19T00:33:00Z"/>
                <w:rFonts w:eastAsia="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0FF82AF5" w14:textId="77777777" w:rsidR="008D137A" w:rsidRPr="00095768" w:rsidRDefault="008D137A" w:rsidP="00AF4F87">
            <w:pPr>
              <w:jc w:val="center"/>
              <w:rPr>
                <w:ins w:id="1468" w:author="Arnaud" w:date="2021-08-19T00:33:00Z"/>
                <w:rFonts w:eastAsia="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3E94A4B0" w14:textId="77777777" w:rsidR="008D137A" w:rsidRPr="00095768" w:rsidRDefault="008D137A" w:rsidP="00AF4F87">
            <w:pPr>
              <w:jc w:val="center"/>
              <w:rPr>
                <w:ins w:id="1469" w:author="Arnaud" w:date="2021-08-19T00:33:00Z"/>
                <w:rFonts w:eastAsia="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677EC9CE" w14:textId="77777777" w:rsidR="008D137A" w:rsidRPr="00095768" w:rsidRDefault="008D137A" w:rsidP="00AF4F87">
            <w:pPr>
              <w:jc w:val="center"/>
              <w:rPr>
                <w:ins w:id="1470" w:author="Arnaud" w:date="2021-08-19T00:33:00Z"/>
                <w:rFonts w:eastAsia="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0610C3D3" w14:textId="77777777" w:rsidR="008D137A" w:rsidRPr="00095768" w:rsidRDefault="008D137A" w:rsidP="00AF4F87">
            <w:pPr>
              <w:jc w:val="center"/>
              <w:rPr>
                <w:ins w:id="1471" w:author="Arnaud" w:date="2021-08-19T00:33:00Z"/>
                <w:rFonts w:eastAsia="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4C351CEA" w14:textId="77777777" w:rsidR="008D137A" w:rsidRPr="00095768" w:rsidRDefault="008D137A" w:rsidP="00AF4F87">
            <w:pPr>
              <w:jc w:val="center"/>
              <w:rPr>
                <w:ins w:id="1472" w:author="Arnaud" w:date="2021-08-19T00:33:00Z"/>
                <w:rFonts w:eastAsia="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2CA31DBE" w14:textId="77777777" w:rsidR="008D137A" w:rsidRPr="00095768" w:rsidRDefault="008D137A" w:rsidP="00AF4F87">
            <w:pPr>
              <w:jc w:val="center"/>
              <w:rPr>
                <w:ins w:id="1473" w:author="Arnaud" w:date="2021-08-19T00:33:00Z"/>
                <w:rFonts w:eastAsia="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08B8C89C" w14:textId="77777777" w:rsidR="008D137A" w:rsidRPr="00095768" w:rsidRDefault="008D137A" w:rsidP="00AF4F87">
            <w:pPr>
              <w:jc w:val="center"/>
              <w:rPr>
                <w:ins w:id="1474" w:author="Arnaud" w:date="2021-08-19T00:33:00Z"/>
                <w:rFonts w:eastAsia="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33F4C032" w14:textId="77777777" w:rsidR="008D137A" w:rsidRPr="00095768" w:rsidRDefault="008D137A" w:rsidP="00AF4F87">
            <w:pPr>
              <w:jc w:val="center"/>
              <w:rPr>
                <w:ins w:id="1475" w:author="Arnaud" w:date="2021-08-19T00:33:00Z"/>
                <w:rFonts w:eastAsia="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4F7E087E" w14:textId="77777777" w:rsidR="008D137A" w:rsidRPr="00095768" w:rsidRDefault="008D137A" w:rsidP="00AF4F87">
            <w:pPr>
              <w:jc w:val="center"/>
              <w:rPr>
                <w:ins w:id="1476" w:author="Arnaud" w:date="2021-08-19T00:33:00Z"/>
                <w:rFonts w:eastAsia="Times New Roman"/>
                <w:sz w:val="18"/>
                <w:szCs w:val="18"/>
                <w:lang w:val="fr-FR" w:eastAsia="fr-FR"/>
              </w:rPr>
            </w:pPr>
          </w:p>
        </w:tc>
        <w:tc>
          <w:tcPr>
            <w:tcW w:w="0" w:type="auto"/>
            <w:tcBorders>
              <w:top w:val="nil"/>
              <w:left w:val="nil"/>
              <w:bottom w:val="nil"/>
              <w:right w:val="nil"/>
            </w:tcBorders>
            <w:shd w:val="clear" w:color="auto" w:fill="auto"/>
            <w:noWrap/>
            <w:vAlign w:val="bottom"/>
            <w:hideMark/>
          </w:tcPr>
          <w:p w14:paraId="3118AACF" w14:textId="77777777" w:rsidR="008D137A" w:rsidRPr="00095768" w:rsidRDefault="008D137A" w:rsidP="00AF4F87">
            <w:pPr>
              <w:jc w:val="center"/>
              <w:rPr>
                <w:ins w:id="1477" w:author="Arnaud" w:date="2021-08-19T00:33:00Z"/>
                <w:rFonts w:eastAsia="Times New Roman"/>
                <w:sz w:val="18"/>
                <w:szCs w:val="18"/>
                <w:lang w:val="fr-FR" w:eastAsia="fr-FR"/>
              </w:rPr>
            </w:pPr>
          </w:p>
        </w:tc>
      </w:tr>
      <w:tr w:rsidR="008D137A" w:rsidRPr="00095768" w14:paraId="0E55B40D" w14:textId="77777777" w:rsidTr="00AF4F87">
        <w:trPr>
          <w:trHeight w:val="288"/>
          <w:ins w:id="1478" w:author="Arnaud" w:date="2021-08-19T00:33:00Z"/>
        </w:trPr>
        <w:tc>
          <w:tcPr>
            <w:tcW w:w="0" w:type="auto"/>
            <w:tcBorders>
              <w:top w:val="nil"/>
              <w:left w:val="nil"/>
              <w:bottom w:val="single" w:sz="4" w:space="0" w:color="auto"/>
              <w:right w:val="nil"/>
            </w:tcBorders>
            <w:shd w:val="clear" w:color="auto" w:fill="auto"/>
            <w:noWrap/>
            <w:vAlign w:val="bottom"/>
            <w:hideMark/>
          </w:tcPr>
          <w:p w14:paraId="1082A1A6" w14:textId="77777777" w:rsidR="008D137A" w:rsidRPr="00095768" w:rsidRDefault="008D137A" w:rsidP="00AF4F87">
            <w:pPr>
              <w:rPr>
                <w:ins w:id="1479" w:author="Arnaud" w:date="2021-08-19T00:33:00Z"/>
                <w:rFonts w:ascii="Calibri" w:eastAsia="Times New Roman" w:hAnsi="Calibri" w:cs="Calibri"/>
                <w:color w:val="000000"/>
                <w:sz w:val="18"/>
                <w:szCs w:val="18"/>
                <w:lang w:val="fr-FR" w:eastAsia="fr-FR"/>
              </w:rPr>
            </w:pPr>
            <w:ins w:id="1480" w:author="Arnaud" w:date="2021-08-19T00:33:00Z">
              <w:r w:rsidRPr="00095768">
                <w:rPr>
                  <w:rFonts w:ascii="Calibri" w:eastAsia="Times New Roman" w:hAnsi="Calibri" w:cs="Calibri"/>
                  <w:color w:val="000000"/>
                  <w:sz w:val="18"/>
                  <w:szCs w:val="18"/>
                  <w:lang w:val="fr-FR" w:eastAsia="fr-FR"/>
                </w:rPr>
                <w:t>Total</w:t>
              </w:r>
            </w:ins>
          </w:p>
        </w:tc>
        <w:tc>
          <w:tcPr>
            <w:tcW w:w="0" w:type="auto"/>
            <w:tcBorders>
              <w:top w:val="nil"/>
              <w:left w:val="nil"/>
              <w:bottom w:val="single" w:sz="4" w:space="0" w:color="auto"/>
              <w:right w:val="nil"/>
            </w:tcBorders>
            <w:shd w:val="clear" w:color="auto" w:fill="auto"/>
            <w:noWrap/>
            <w:vAlign w:val="bottom"/>
            <w:hideMark/>
          </w:tcPr>
          <w:p w14:paraId="7E802921" w14:textId="77777777" w:rsidR="008D137A" w:rsidRPr="00095768" w:rsidRDefault="008D137A" w:rsidP="00AF4F87">
            <w:pPr>
              <w:jc w:val="center"/>
              <w:rPr>
                <w:ins w:id="1481" w:author="Arnaud" w:date="2021-08-19T00:33:00Z"/>
                <w:rFonts w:ascii="Calibri" w:eastAsia="Times New Roman" w:hAnsi="Calibri" w:cs="Calibri"/>
                <w:color w:val="000000"/>
                <w:sz w:val="18"/>
                <w:szCs w:val="18"/>
                <w:lang w:val="fr-FR" w:eastAsia="fr-FR"/>
              </w:rPr>
            </w:pPr>
            <w:ins w:id="1482" w:author="Arnaud" w:date="2021-08-19T00:33:00Z">
              <w:r w:rsidRPr="00095768">
                <w:rPr>
                  <w:rFonts w:ascii="Calibri" w:eastAsia="Times New Roman" w:hAnsi="Calibri" w:cs="Calibri"/>
                  <w:color w:val="000000"/>
                  <w:sz w:val="18"/>
                  <w:szCs w:val="18"/>
                  <w:lang w:val="fr-FR" w:eastAsia="fr-FR"/>
                </w:rPr>
                <w:t> </w:t>
              </w:r>
            </w:ins>
          </w:p>
        </w:tc>
        <w:tc>
          <w:tcPr>
            <w:tcW w:w="0" w:type="auto"/>
            <w:tcBorders>
              <w:top w:val="nil"/>
              <w:left w:val="nil"/>
              <w:bottom w:val="single" w:sz="4" w:space="0" w:color="auto"/>
              <w:right w:val="nil"/>
            </w:tcBorders>
            <w:shd w:val="clear" w:color="auto" w:fill="auto"/>
            <w:noWrap/>
            <w:vAlign w:val="bottom"/>
            <w:hideMark/>
          </w:tcPr>
          <w:p w14:paraId="15B6D04D" w14:textId="77777777" w:rsidR="008D137A" w:rsidRPr="00095768" w:rsidRDefault="008D137A" w:rsidP="00AF4F87">
            <w:pPr>
              <w:jc w:val="center"/>
              <w:rPr>
                <w:ins w:id="1483" w:author="Arnaud" w:date="2021-08-19T00:33:00Z"/>
                <w:rFonts w:ascii="Calibri" w:eastAsia="Times New Roman" w:hAnsi="Calibri" w:cs="Calibri"/>
                <w:color w:val="000000"/>
                <w:sz w:val="18"/>
                <w:szCs w:val="18"/>
                <w:lang w:val="fr-FR" w:eastAsia="fr-FR"/>
              </w:rPr>
            </w:pPr>
            <w:ins w:id="1484" w:author="Arnaud" w:date="2021-08-19T00:33:00Z">
              <w:r w:rsidRPr="00095768">
                <w:rPr>
                  <w:rFonts w:ascii="Calibri" w:eastAsia="Times New Roman" w:hAnsi="Calibri" w:cs="Calibri"/>
                  <w:color w:val="000000"/>
                  <w:sz w:val="18"/>
                  <w:szCs w:val="18"/>
                  <w:lang w:val="fr-FR" w:eastAsia="fr-FR"/>
                </w:rPr>
                <w:t>100.0</w:t>
              </w:r>
            </w:ins>
          </w:p>
        </w:tc>
        <w:tc>
          <w:tcPr>
            <w:tcW w:w="0" w:type="auto"/>
            <w:tcBorders>
              <w:top w:val="nil"/>
              <w:left w:val="nil"/>
              <w:bottom w:val="single" w:sz="4" w:space="0" w:color="auto"/>
              <w:right w:val="nil"/>
            </w:tcBorders>
            <w:shd w:val="clear" w:color="auto" w:fill="auto"/>
            <w:noWrap/>
            <w:vAlign w:val="bottom"/>
            <w:hideMark/>
          </w:tcPr>
          <w:p w14:paraId="2161D073" w14:textId="77777777" w:rsidR="008D137A" w:rsidRPr="00095768" w:rsidRDefault="008D137A" w:rsidP="00AF4F87">
            <w:pPr>
              <w:jc w:val="center"/>
              <w:rPr>
                <w:ins w:id="1485" w:author="Arnaud" w:date="2021-08-19T00:33:00Z"/>
                <w:rFonts w:ascii="Calibri" w:eastAsia="Times New Roman" w:hAnsi="Calibri" w:cs="Calibri"/>
                <w:color w:val="000000"/>
                <w:sz w:val="18"/>
                <w:szCs w:val="18"/>
                <w:lang w:val="fr-FR" w:eastAsia="fr-FR"/>
              </w:rPr>
            </w:pPr>
            <w:ins w:id="1486" w:author="Arnaud" w:date="2021-08-19T00:33:00Z">
              <w:r w:rsidRPr="00095768">
                <w:rPr>
                  <w:rFonts w:ascii="Calibri" w:eastAsia="Times New Roman" w:hAnsi="Calibri" w:cs="Calibri"/>
                  <w:color w:val="000000"/>
                  <w:sz w:val="18"/>
                  <w:szCs w:val="18"/>
                  <w:lang w:val="fr-FR" w:eastAsia="fr-FR"/>
                </w:rPr>
                <w:t>100.0</w:t>
              </w:r>
            </w:ins>
          </w:p>
        </w:tc>
        <w:tc>
          <w:tcPr>
            <w:tcW w:w="0" w:type="auto"/>
            <w:tcBorders>
              <w:top w:val="nil"/>
              <w:left w:val="nil"/>
              <w:bottom w:val="single" w:sz="4" w:space="0" w:color="auto"/>
              <w:right w:val="nil"/>
            </w:tcBorders>
            <w:shd w:val="clear" w:color="auto" w:fill="auto"/>
            <w:noWrap/>
            <w:vAlign w:val="bottom"/>
            <w:hideMark/>
          </w:tcPr>
          <w:p w14:paraId="40868147" w14:textId="77777777" w:rsidR="008D137A" w:rsidRPr="00095768" w:rsidRDefault="008D137A" w:rsidP="00AF4F87">
            <w:pPr>
              <w:jc w:val="center"/>
              <w:rPr>
                <w:ins w:id="1487" w:author="Arnaud" w:date="2021-08-19T00:33:00Z"/>
                <w:rFonts w:ascii="Calibri" w:eastAsia="Times New Roman" w:hAnsi="Calibri" w:cs="Calibri"/>
                <w:color w:val="000000"/>
                <w:sz w:val="18"/>
                <w:szCs w:val="18"/>
                <w:lang w:val="fr-FR" w:eastAsia="fr-FR"/>
              </w:rPr>
            </w:pPr>
            <w:ins w:id="1488" w:author="Arnaud" w:date="2021-08-19T00:33:00Z">
              <w:r w:rsidRPr="00095768">
                <w:rPr>
                  <w:rFonts w:ascii="Calibri" w:eastAsia="Times New Roman" w:hAnsi="Calibri" w:cs="Calibri"/>
                  <w:color w:val="000000"/>
                  <w:sz w:val="18"/>
                  <w:szCs w:val="18"/>
                  <w:lang w:val="fr-FR" w:eastAsia="fr-FR"/>
                </w:rPr>
                <w:t> </w:t>
              </w:r>
            </w:ins>
          </w:p>
        </w:tc>
        <w:tc>
          <w:tcPr>
            <w:tcW w:w="0" w:type="auto"/>
            <w:tcBorders>
              <w:top w:val="nil"/>
              <w:left w:val="nil"/>
              <w:bottom w:val="single" w:sz="4" w:space="0" w:color="auto"/>
              <w:right w:val="nil"/>
            </w:tcBorders>
            <w:shd w:val="clear" w:color="auto" w:fill="auto"/>
            <w:noWrap/>
            <w:vAlign w:val="bottom"/>
            <w:hideMark/>
          </w:tcPr>
          <w:p w14:paraId="031A4ECC" w14:textId="77777777" w:rsidR="008D137A" w:rsidRPr="00095768" w:rsidRDefault="008D137A" w:rsidP="00AF4F87">
            <w:pPr>
              <w:jc w:val="center"/>
              <w:rPr>
                <w:ins w:id="1489" w:author="Arnaud" w:date="2021-08-19T00:33:00Z"/>
                <w:rFonts w:ascii="Calibri" w:eastAsia="Times New Roman" w:hAnsi="Calibri" w:cs="Calibri"/>
                <w:color w:val="000000"/>
                <w:sz w:val="18"/>
                <w:szCs w:val="18"/>
                <w:lang w:val="fr-FR" w:eastAsia="fr-FR"/>
              </w:rPr>
            </w:pPr>
            <w:ins w:id="1490" w:author="Arnaud" w:date="2021-08-19T00:33:00Z">
              <w:r w:rsidRPr="00095768">
                <w:rPr>
                  <w:rFonts w:ascii="Calibri" w:eastAsia="Times New Roman" w:hAnsi="Calibri" w:cs="Calibri"/>
                  <w:color w:val="000000"/>
                  <w:sz w:val="18"/>
                  <w:szCs w:val="18"/>
                  <w:lang w:val="fr-FR" w:eastAsia="fr-FR"/>
                </w:rPr>
                <w:t>405 HH</w:t>
              </w:r>
            </w:ins>
          </w:p>
        </w:tc>
        <w:tc>
          <w:tcPr>
            <w:tcW w:w="0" w:type="auto"/>
            <w:tcBorders>
              <w:top w:val="nil"/>
              <w:left w:val="nil"/>
              <w:bottom w:val="single" w:sz="4" w:space="0" w:color="auto"/>
              <w:right w:val="nil"/>
            </w:tcBorders>
            <w:shd w:val="clear" w:color="auto" w:fill="auto"/>
            <w:noWrap/>
            <w:vAlign w:val="bottom"/>
            <w:hideMark/>
          </w:tcPr>
          <w:p w14:paraId="234D9EF5" w14:textId="77777777" w:rsidR="008D137A" w:rsidRPr="00095768" w:rsidRDefault="008D137A" w:rsidP="00AF4F87">
            <w:pPr>
              <w:jc w:val="center"/>
              <w:rPr>
                <w:ins w:id="1491" w:author="Arnaud" w:date="2021-08-19T00:33:00Z"/>
                <w:rFonts w:ascii="Calibri" w:eastAsia="Times New Roman" w:hAnsi="Calibri" w:cs="Calibri"/>
                <w:color w:val="000000"/>
                <w:sz w:val="18"/>
                <w:szCs w:val="18"/>
                <w:lang w:val="fr-FR" w:eastAsia="fr-FR"/>
              </w:rPr>
            </w:pPr>
            <w:ins w:id="1492" w:author="Arnaud" w:date="2021-08-19T00:33:00Z">
              <w:r w:rsidRPr="00095768">
                <w:rPr>
                  <w:rFonts w:ascii="Calibri" w:eastAsia="Times New Roman" w:hAnsi="Calibri" w:cs="Calibri"/>
                  <w:color w:val="000000"/>
                  <w:sz w:val="18"/>
                  <w:szCs w:val="18"/>
                  <w:lang w:val="fr-FR" w:eastAsia="fr-FR"/>
                </w:rPr>
                <w:t>487 HH</w:t>
              </w:r>
            </w:ins>
          </w:p>
        </w:tc>
        <w:tc>
          <w:tcPr>
            <w:tcW w:w="0" w:type="auto"/>
            <w:tcBorders>
              <w:top w:val="nil"/>
              <w:left w:val="nil"/>
              <w:bottom w:val="single" w:sz="4" w:space="0" w:color="auto"/>
              <w:right w:val="nil"/>
            </w:tcBorders>
            <w:shd w:val="clear" w:color="auto" w:fill="auto"/>
            <w:noWrap/>
            <w:vAlign w:val="bottom"/>
            <w:hideMark/>
          </w:tcPr>
          <w:p w14:paraId="73D7F558" w14:textId="77777777" w:rsidR="008D137A" w:rsidRPr="00095768" w:rsidRDefault="008D137A" w:rsidP="00AF4F87">
            <w:pPr>
              <w:jc w:val="center"/>
              <w:rPr>
                <w:ins w:id="1493" w:author="Arnaud" w:date="2021-08-19T00:33:00Z"/>
                <w:rFonts w:ascii="Calibri" w:eastAsia="Times New Roman" w:hAnsi="Calibri" w:cs="Calibri"/>
                <w:color w:val="000000"/>
                <w:sz w:val="18"/>
                <w:szCs w:val="18"/>
                <w:lang w:val="fr-FR" w:eastAsia="fr-FR"/>
              </w:rPr>
            </w:pPr>
            <w:ins w:id="1494" w:author="Arnaud" w:date="2021-08-19T00:33:00Z">
              <w:r w:rsidRPr="00095768">
                <w:rPr>
                  <w:rFonts w:ascii="Calibri" w:eastAsia="Times New Roman" w:hAnsi="Calibri" w:cs="Calibri"/>
                  <w:color w:val="000000"/>
                  <w:sz w:val="18"/>
                  <w:szCs w:val="18"/>
                  <w:lang w:val="fr-FR" w:eastAsia="fr-FR"/>
                </w:rPr>
                <w:t> </w:t>
              </w:r>
            </w:ins>
          </w:p>
        </w:tc>
        <w:tc>
          <w:tcPr>
            <w:tcW w:w="0" w:type="auto"/>
            <w:tcBorders>
              <w:top w:val="nil"/>
              <w:left w:val="nil"/>
              <w:bottom w:val="single" w:sz="4" w:space="0" w:color="auto"/>
              <w:right w:val="nil"/>
            </w:tcBorders>
            <w:shd w:val="clear" w:color="auto" w:fill="auto"/>
            <w:noWrap/>
            <w:vAlign w:val="bottom"/>
            <w:hideMark/>
          </w:tcPr>
          <w:p w14:paraId="3EEC27BB" w14:textId="77777777" w:rsidR="008D137A" w:rsidRPr="00095768" w:rsidRDefault="008D137A" w:rsidP="00AF4F87">
            <w:pPr>
              <w:jc w:val="center"/>
              <w:rPr>
                <w:ins w:id="1495" w:author="Arnaud" w:date="2021-08-19T00:33:00Z"/>
                <w:rFonts w:ascii="Calibri" w:eastAsia="Times New Roman" w:hAnsi="Calibri" w:cs="Calibri"/>
                <w:color w:val="000000"/>
                <w:sz w:val="18"/>
                <w:szCs w:val="18"/>
                <w:lang w:val="fr-FR" w:eastAsia="fr-FR"/>
              </w:rPr>
            </w:pPr>
            <w:ins w:id="1496" w:author="Arnaud" w:date="2021-08-19T00:33:00Z">
              <w:r w:rsidRPr="00095768">
                <w:rPr>
                  <w:rFonts w:ascii="Calibri" w:eastAsia="Times New Roman" w:hAnsi="Calibri" w:cs="Calibri"/>
                  <w:color w:val="000000"/>
                  <w:sz w:val="18"/>
                  <w:szCs w:val="18"/>
                  <w:lang w:val="fr-FR" w:eastAsia="fr-FR"/>
                </w:rPr>
                <w:t>21.</w:t>
              </w:r>
              <w:r>
                <w:rPr>
                  <w:rFonts w:ascii="Calibri" w:eastAsia="Times New Roman" w:hAnsi="Calibri" w:cs="Calibri"/>
                  <w:color w:val="000000"/>
                  <w:sz w:val="18"/>
                  <w:szCs w:val="18"/>
                  <w:lang w:val="fr-FR" w:eastAsia="fr-FR"/>
                </w:rPr>
                <w:t>3</w:t>
              </w:r>
            </w:ins>
          </w:p>
        </w:tc>
        <w:tc>
          <w:tcPr>
            <w:tcW w:w="0" w:type="auto"/>
            <w:tcBorders>
              <w:top w:val="nil"/>
              <w:left w:val="nil"/>
              <w:bottom w:val="single" w:sz="4" w:space="0" w:color="auto"/>
              <w:right w:val="nil"/>
            </w:tcBorders>
            <w:shd w:val="clear" w:color="auto" w:fill="auto"/>
            <w:noWrap/>
            <w:vAlign w:val="bottom"/>
            <w:hideMark/>
          </w:tcPr>
          <w:p w14:paraId="04BD0708" w14:textId="77777777" w:rsidR="008D137A" w:rsidRPr="00095768" w:rsidRDefault="008D137A" w:rsidP="00AF4F87">
            <w:pPr>
              <w:jc w:val="center"/>
              <w:rPr>
                <w:ins w:id="1497" w:author="Arnaud" w:date="2021-08-19T00:33:00Z"/>
                <w:rFonts w:ascii="Calibri" w:eastAsia="Times New Roman" w:hAnsi="Calibri" w:cs="Calibri"/>
                <w:color w:val="000000"/>
                <w:sz w:val="18"/>
                <w:szCs w:val="18"/>
                <w:lang w:val="fr-FR" w:eastAsia="fr-FR"/>
              </w:rPr>
            </w:pPr>
            <w:ins w:id="1498" w:author="Arnaud" w:date="2021-08-19T00:33:00Z">
              <w:r w:rsidRPr="00095768">
                <w:rPr>
                  <w:rFonts w:ascii="Calibri" w:eastAsia="Times New Roman" w:hAnsi="Calibri" w:cs="Calibri"/>
                  <w:color w:val="000000"/>
                  <w:sz w:val="18"/>
                  <w:szCs w:val="18"/>
                  <w:lang w:val="fr-FR" w:eastAsia="fr-FR"/>
                </w:rPr>
                <w:t>37.5</w:t>
              </w:r>
            </w:ins>
          </w:p>
        </w:tc>
        <w:tc>
          <w:tcPr>
            <w:tcW w:w="0" w:type="auto"/>
            <w:tcBorders>
              <w:top w:val="nil"/>
              <w:left w:val="nil"/>
              <w:bottom w:val="single" w:sz="4" w:space="0" w:color="auto"/>
              <w:right w:val="nil"/>
            </w:tcBorders>
            <w:shd w:val="clear" w:color="auto" w:fill="auto"/>
            <w:noWrap/>
            <w:vAlign w:val="bottom"/>
            <w:hideMark/>
          </w:tcPr>
          <w:p w14:paraId="62C36611" w14:textId="77777777" w:rsidR="008D137A" w:rsidRPr="00095768" w:rsidRDefault="008D137A" w:rsidP="00AF4F87">
            <w:pPr>
              <w:jc w:val="center"/>
              <w:rPr>
                <w:ins w:id="1499" w:author="Arnaud" w:date="2021-08-19T00:33:00Z"/>
                <w:rFonts w:ascii="Calibri" w:eastAsia="Times New Roman" w:hAnsi="Calibri" w:cs="Calibri"/>
                <w:color w:val="000000"/>
                <w:sz w:val="18"/>
                <w:szCs w:val="18"/>
                <w:lang w:val="fr-FR" w:eastAsia="fr-FR"/>
              </w:rPr>
            </w:pPr>
            <w:ins w:id="1500" w:author="Arnaud" w:date="2021-08-19T00:33:00Z">
              <w:r w:rsidRPr="00095768">
                <w:rPr>
                  <w:rFonts w:ascii="Calibri" w:eastAsia="Times New Roman" w:hAnsi="Calibri" w:cs="Calibri"/>
                  <w:color w:val="000000"/>
                  <w:sz w:val="18"/>
                  <w:szCs w:val="18"/>
                  <w:lang w:val="fr-FR" w:eastAsia="fr-FR"/>
                </w:rPr>
                <w:t> </w:t>
              </w:r>
            </w:ins>
          </w:p>
        </w:tc>
        <w:tc>
          <w:tcPr>
            <w:tcW w:w="0" w:type="auto"/>
            <w:tcBorders>
              <w:top w:val="nil"/>
              <w:left w:val="nil"/>
              <w:bottom w:val="single" w:sz="4" w:space="0" w:color="auto"/>
              <w:right w:val="nil"/>
            </w:tcBorders>
            <w:shd w:val="clear" w:color="auto" w:fill="auto"/>
            <w:noWrap/>
            <w:vAlign w:val="bottom"/>
            <w:hideMark/>
          </w:tcPr>
          <w:p w14:paraId="7D2F81CC" w14:textId="77777777" w:rsidR="008D137A" w:rsidRPr="00095768" w:rsidRDefault="008D137A" w:rsidP="00AF4F87">
            <w:pPr>
              <w:jc w:val="center"/>
              <w:rPr>
                <w:ins w:id="1501" w:author="Arnaud" w:date="2021-08-19T00:33:00Z"/>
                <w:rFonts w:ascii="Calibri" w:eastAsia="Times New Roman" w:hAnsi="Calibri" w:cs="Calibri"/>
                <w:color w:val="000000"/>
                <w:sz w:val="18"/>
                <w:szCs w:val="18"/>
                <w:lang w:val="fr-FR" w:eastAsia="fr-FR"/>
              </w:rPr>
            </w:pPr>
            <w:ins w:id="1502" w:author="Arnaud" w:date="2021-08-19T00:33:00Z">
              <w:r w:rsidRPr="00095768">
                <w:rPr>
                  <w:rFonts w:ascii="Calibri" w:eastAsia="Times New Roman" w:hAnsi="Calibri" w:cs="Calibri"/>
                  <w:color w:val="000000"/>
                  <w:sz w:val="18"/>
                  <w:szCs w:val="18"/>
                  <w:lang w:val="fr-FR" w:eastAsia="fr-FR"/>
                </w:rPr>
                <w:t>100.0</w:t>
              </w:r>
            </w:ins>
          </w:p>
        </w:tc>
        <w:tc>
          <w:tcPr>
            <w:tcW w:w="0" w:type="auto"/>
            <w:tcBorders>
              <w:top w:val="nil"/>
              <w:left w:val="nil"/>
              <w:bottom w:val="single" w:sz="4" w:space="0" w:color="auto"/>
              <w:right w:val="nil"/>
            </w:tcBorders>
            <w:shd w:val="clear" w:color="auto" w:fill="auto"/>
            <w:noWrap/>
            <w:vAlign w:val="bottom"/>
            <w:hideMark/>
          </w:tcPr>
          <w:p w14:paraId="22937755" w14:textId="77777777" w:rsidR="008D137A" w:rsidRPr="00095768" w:rsidRDefault="008D137A" w:rsidP="00AF4F87">
            <w:pPr>
              <w:jc w:val="center"/>
              <w:rPr>
                <w:ins w:id="1503" w:author="Arnaud" w:date="2021-08-19T00:33:00Z"/>
                <w:rFonts w:ascii="Calibri" w:eastAsia="Times New Roman" w:hAnsi="Calibri" w:cs="Calibri"/>
                <w:color w:val="000000"/>
                <w:sz w:val="18"/>
                <w:szCs w:val="18"/>
                <w:lang w:val="fr-FR" w:eastAsia="fr-FR"/>
              </w:rPr>
            </w:pPr>
            <w:ins w:id="1504" w:author="Arnaud" w:date="2021-08-19T00:33:00Z">
              <w:r w:rsidRPr="00095768">
                <w:rPr>
                  <w:rFonts w:ascii="Calibri" w:eastAsia="Times New Roman" w:hAnsi="Calibri" w:cs="Calibri"/>
                  <w:color w:val="000000"/>
                  <w:sz w:val="18"/>
                  <w:szCs w:val="18"/>
                  <w:lang w:val="fr-FR" w:eastAsia="fr-FR"/>
                </w:rPr>
                <w:t>100.0</w:t>
              </w:r>
            </w:ins>
          </w:p>
        </w:tc>
      </w:tr>
    </w:tbl>
    <w:p w14:paraId="6729CE56" w14:textId="77777777" w:rsidR="008D137A" w:rsidRDefault="008D137A">
      <w:pPr>
        <w:pStyle w:val="BodyText"/>
        <w:jc w:val="both"/>
        <w:rPr>
          <w:ins w:id="1505" w:author="Arnaud" w:date="2021-08-19T00:33:00Z"/>
          <w:rStyle w:val="Aucun"/>
          <w:rFonts w:ascii="Calibri" w:eastAsia="Calibri" w:hAnsi="Calibri" w:cs="Calibri"/>
        </w:rPr>
      </w:pPr>
    </w:p>
    <w:p w14:paraId="352CF06C" w14:textId="77777777" w:rsidR="007D00B8" w:rsidRPr="00AE1CDC" w:rsidRDefault="00C11B0B">
      <w:pPr>
        <w:pStyle w:val="Titre1"/>
        <w:numPr>
          <w:ilvl w:val="0"/>
          <w:numId w:val="2"/>
        </w:numPr>
        <w:jc w:val="both"/>
        <w:rPr>
          <w:lang w:val="en-US"/>
        </w:rPr>
      </w:pPr>
      <w:bookmarkStart w:id="1506" w:name="sectionfinlandscape"/>
      <w:r>
        <w:rPr>
          <w:rStyle w:val="Aucun"/>
        </w:rPr>
        <w:t>The financial landscape: informal and segmented</w:t>
      </w:r>
    </w:p>
    <w:p w14:paraId="18102EBC" w14:textId="24DC3392" w:rsidR="007D00B8" w:rsidRDefault="00C11B0B">
      <w:pPr>
        <w:pStyle w:val="FirstParagraph"/>
        <w:jc w:val="both"/>
        <w:rPr>
          <w:rStyle w:val="Aucun"/>
          <w:rFonts w:ascii="Calibri" w:eastAsia="Calibri" w:hAnsi="Calibri" w:cs="Calibri"/>
        </w:rPr>
      </w:pPr>
      <w:r>
        <w:rPr>
          <w:rStyle w:val="Aucun"/>
          <w:rFonts w:ascii="Calibri" w:hAnsi="Calibri"/>
        </w:rPr>
        <w:t xml:space="preserve">Over the last two decades, active financial inclusion policies have been implemented, combining the provision of credit, initially by NGOs and increasingly by private microfinance </w:t>
      </w:r>
      <w:proofErr w:type="spellStart"/>
      <w:r w:rsidRPr="00AE1CDC">
        <w:rPr>
          <w:rStyle w:val="Aucun"/>
          <w:rFonts w:ascii="Calibri" w:hAnsi="Calibri"/>
        </w:rPr>
        <w:t>organisations</w:t>
      </w:r>
      <w:proofErr w:type="spellEnd"/>
      <w:r>
        <w:rPr>
          <w:rStyle w:val="Aucun"/>
          <w:rFonts w:ascii="Calibri" w:hAnsi="Calibri"/>
        </w:rPr>
        <w:t xml:space="preserve">, and the opening of bank accounts (Nair 2016; Kar 2018). Despite these massive efforts, formal finance, regulated by the state and based on written contracts, accounts for only 29 percent of the amounts borrowed at the household level in terms of volume (2016-17). Formal finance includes ‘finance’ (local term for microfinance companies) and banks. Finance targets exclusively </w:t>
      </w:r>
      <w:r>
        <w:rPr>
          <w:rStyle w:val="Aucun"/>
          <w:rFonts w:ascii="Calibri" w:hAnsi="Calibri"/>
        </w:rPr>
        <w:lastRenderedPageBreak/>
        <w:t xml:space="preserve">women. Dalits and casual daily </w:t>
      </w:r>
      <w:proofErr w:type="spellStart"/>
      <w:r>
        <w:rPr>
          <w:rStyle w:val="Aucun"/>
          <w:rFonts w:ascii="Calibri" w:hAnsi="Calibri"/>
        </w:rPr>
        <w:t>labourers</w:t>
      </w:r>
      <w:proofErr w:type="spellEnd"/>
      <w:r>
        <w:rPr>
          <w:rStyle w:val="Aucun"/>
          <w:rFonts w:ascii="Calibri" w:hAnsi="Calibri"/>
        </w:rPr>
        <w:t xml:space="preserve"> are also over-represented. Banks are restricted to men, landowners and farmers.</w:t>
      </w:r>
    </w:p>
    <w:p w14:paraId="3FDDB16C" w14:textId="1117A159" w:rsidR="007D00B8" w:rsidRDefault="00C11B0B">
      <w:pPr>
        <w:pStyle w:val="BodyText"/>
        <w:jc w:val="both"/>
        <w:rPr>
          <w:rStyle w:val="Aucun"/>
          <w:rFonts w:ascii="Calibri" w:eastAsia="Calibri" w:hAnsi="Calibri" w:cs="Calibri"/>
        </w:rPr>
      </w:pPr>
      <w:r>
        <w:rPr>
          <w:rStyle w:val="Aucun"/>
          <w:rFonts w:ascii="Calibri" w:hAnsi="Calibri"/>
        </w:rPr>
        <w:t xml:space="preserve">At the household level, more than two-thirds of the loan volume therefore continues to come from informal or semi-formal sources. Among the informal sources, “well-known persons” (WKP) – the term locally used – are the most important sources in terms of number of loans, users and volume (almost a third of loan volumes, and 70 percent of users in 2016-17, see figures 3 and 4). This category includes a wide range of profiles: a few castes </w:t>
      </w:r>
      <w:proofErr w:type="spellStart"/>
      <w:r>
        <w:rPr>
          <w:rStyle w:val="Aucun"/>
          <w:rFonts w:ascii="Calibri" w:hAnsi="Calibri"/>
        </w:rPr>
        <w:t>specialised</w:t>
      </w:r>
      <w:proofErr w:type="spellEnd"/>
      <w:r>
        <w:rPr>
          <w:rStyle w:val="Aucun"/>
          <w:rFonts w:ascii="Calibri" w:hAnsi="Calibri"/>
        </w:rPr>
        <w:t xml:space="preserve"> in lending, but above all, a wide range of people for whom lending is not a profession and who have surplus cash to invest, mostly landowners, local entrepreneurs and wage earners. The figure of the “moneylender”, which is often used to describe rural usury, does not really exist, as is also observed in other parts of India (Gregory 1997). Next come the relatives, then employers and </w:t>
      </w:r>
      <w:proofErr w:type="spellStart"/>
      <w:r>
        <w:rPr>
          <w:rStyle w:val="Aucun"/>
          <w:rFonts w:ascii="Calibri" w:hAnsi="Calibri"/>
        </w:rPr>
        <w:t>labour</w:t>
      </w:r>
      <w:proofErr w:type="spellEnd"/>
      <w:r>
        <w:rPr>
          <w:rStyle w:val="Aucun"/>
          <w:rFonts w:ascii="Calibri" w:hAnsi="Calibri"/>
        </w:rPr>
        <w:t xml:space="preserve"> recruiters (“</w:t>
      </w:r>
      <w:proofErr w:type="spellStart"/>
      <w:r>
        <w:rPr>
          <w:rStyle w:val="Aucun"/>
          <w:rFonts w:ascii="Calibri" w:hAnsi="Calibri"/>
        </w:rPr>
        <w:t>labour</w:t>
      </w:r>
      <w:proofErr w:type="spellEnd"/>
      <w:r>
        <w:rPr>
          <w:rStyle w:val="Aucun"/>
          <w:rFonts w:ascii="Calibri" w:hAnsi="Calibri"/>
        </w:rPr>
        <w:t xml:space="preserve">” category). The latter are over-represented among Dalits </w:t>
      </w:r>
      <w:r w:rsidR="00152AA4">
        <w:rPr>
          <w:rStyle w:val="Aucun"/>
          <w:rFonts w:ascii="Calibri" w:hAnsi="Calibri"/>
        </w:rPr>
        <w:t xml:space="preserve">and landless (see table 3) </w:t>
      </w:r>
      <w:r>
        <w:rPr>
          <w:rStyle w:val="Aucun"/>
          <w:rFonts w:ascii="Calibri" w:hAnsi="Calibri"/>
        </w:rPr>
        <w:t xml:space="preserve">and take the form of wage advances, which are repaid through </w:t>
      </w:r>
      <w:proofErr w:type="spellStart"/>
      <w:r>
        <w:rPr>
          <w:rStyle w:val="Aucun"/>
          <w:rFonts w:ascii="Calibri" w:hAnsi="Calibri"/>
        </w:rPr>
        <w:t>labour</w:t>
      </w:r>
      <w:proofErr w:type="spellEnd"/>
      <w:r w:rsidR="00FE6A3A">
        <w:rPr>
          <w:rStyle w:val="Aucun"/>
          <w:rFonts w:ascii="Calibri" w:hAnsi="Calibri"/>
        </w:rPr>
        <w:t xml:space="preserve"> </w:t>
      </w:r>
      <w:r>
        <w:rPr>
          <w:rStyle w:val="Aucun"/>
          <w:rFonts w:ascii="Calibri" w:hAnsi="Calibri"/>
        </w:rPr>
        <w:t>and often entail freedom restrictions. Pawnbrokers are another fundamental source, especially for women. We qualify them as semi-formal because many operate without a license while still lending on the basis of a written contract.</w:t>
      </w:r>
    </w:p>
    <w:p w14:paraId="36EC4EE2" w14:textId="7512DF3A" w:rsidR="007D00B8" w:rsidDel="00C4064B" w:rsidRDefault="00C11B0B">
      <w:pPr>
        <w:pStyle w:val="BodyText"/>
        <w:jc w:val="both"/>
        <w:rPr>
          <w:del w:id="1507" w:author="Arnaud" w:date="2021-08-19T00:33:00Z"/>
          <w:rStyle w:val="Aucun"/>
          <w:rFonts w:ascii="Calibri" w:hAnsi="Calibri"/>
        </w:rPr>
      </w:pPr>
      <w:del w:id="1508" w:author="Arnaud" w:date="2021-08-19T00:33:00Z">
        <w:r w:rsidDel="00C4064B">
          <w:rPr>
            <w:rStyle w:val="Aucun"/>
            <w:rFonts w:ascii="Calibri" w:hAnsi="Calibri"/>
          </w:rPr>
          <w:delText>Figures 3 and 4 around here</w:delText>
        </w:r>
      </w:del>
    </w:p>
    <w:p w14:paraId="1905061B" w14:textId="77777777" w:rsidR="00C4064B" w:rsidRDefault="00C4064B" w:rsidP="00C4064B">
      <w:pPr>
        <w:pStyle w:val="CaptionedFigure"/>
        <w:spacing w:line="360" w:lineRule="auto"/>
        <w:rPr>
          <w:ins w:id="1509" w:author="Arnaud" w:date="2021-08-19T00:33:00Z"/>
        </w:rPr>
      </w:pPr>
      <w:ins w:id="1510" w:author="Arnaud" w:date="2021-08-19T00:33:00Z">
        <w:r w:rsidRPr="00311AB2">
          <w:rPr>
            <w:noProof/>
            <w:lang w:val="fr-FR" w:eastAsia="fr-FR"/>
          </w:rPr>
          <w:drawing>
            <wp:inline distT="0" distB="0" distL="0" distR="0" wp14:anchorId="452B2A0C" wp14:editId="23F8EECB">
              <wp:extent cx="5486400" cy="365760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486400" cy="3657600"/>
                      </a:xfrm>
                      <a:prstGeom prst="rect">
                        <a:avLst/>
                      </a:prstGeom>
                    </pic:spPr>
                  </pic:pic>
                </a:graphicData>
              </a:graphic>
            </wp:inline>
          </w:drawing>
        </w:r>
      </w:ins>
    </w:p>
    <w:p w14:paraId="70C809C1" w14:textId="77777777" w:rsidR="00C4064B" w:rsidRDefault="00C4064B" w:rsidP="00C4064B">
      <w:pPr>
        <w:pStyle w:val="ImageCaption"/>
        <w:spacing w:line="360" w:lineRule="auto"/>
        <w:rPr>
          <w:ins w:id="1511" w:author="Arnaud" w:date="2021-08-19T00:33:00Z"/>
        </w:rPr>
      </w:pPr>
      <w:bookmarkStart w:id="1512" w:name="fig3"/>
      <w:ins w:id="1513" w:author="Arnaud" w:date="2021-08-19T00:33:00Z">
        <w:r>
          <w:t>Figure </w:t>
        </w:r>
        <w:r>
          <w:fldChar w:fldCharType="begin"/>
        </w:r>
        <w:r>
          <w:instrText xml:space="preserve">SEQ Figure \* ARABIC </w:instrText>
        </w:r>
        <w:r>
          <w:fldChar w:fldCharType="separate"/>
        </w:r>
        <w:r>
          <w:t>3</w:t>
        </w:r>
        <w:r>
          <w:fldChar w:fldCharType="end"/>
        </w:r>
        <w:r>
          <w:t xml:space="preserve">: </w:t>
        </w:r>
        <w:bookmarkEnd w:id="1512"/>
        <w:r>
          <w:t xml:space="preserve">Source of borrowing (percent of users) --  </w:t>
        </w:r>
        <w:r>
          <w:rPr>
            <w:b/>
            <w:bCs/>
          </w:rPr>
          <w:t>Source</w:t>
        </w:r>
        <w:r>
          <w:t>: RUME (2010) and NEEMSIS-1 (2016-17); author’s calculations</w:t>
        </w:r>
      </w:ins>
    </w:p>
    <w:p w14:paraId="2B56E6D2" w14:textId="77777777" w:rsidR="00C4064B" w:rsidRDefault="00C4064B" w:rsidP="00C4064B">
      <w:pPr>
        <w:pStyle w:val="CaptionedFigure"/>
        <w:spacing w:line="360" w:lineRule="auto"/>
        <w:rPr>
          <w:ins w:id="1514" w:author="Arnaud" w:date="2021-08-19T00:33:00Z"/>
        </w:rPr>
      </w:pPr>
      <w:ins w:id="1515" w:author="Arnaud" w:date="2021-08-19T00:33:00Z">
        <w:r w:rsidRPr="00311AB2">
          <w:rPr>
            <w:noProof/>
            <w:lang w:val="fr-FR" w:eastAsia="fr-FR"/>
          </w:rPr>
          <w:lastRenderedPageBreak/>
          <w:drawing>
            <wp:inline distT="0" distB="0" distL="0" distR="0" wp14:anchorId="545AE673" wp14:editId="3E479F32">
              <wp:extent cx="5486400" cy="3657600"/>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486400" cy="3657600"/>
                      </a:xfrm>
                      <a:prstGeom prst="rect">
                        <a:avLst/>
                      </a:prstGeom>
                    </pic:spPr>
                  </pic:pic>
                </a:graphicData>
              </a:graphic>
            </wp:inline>
          </w:drawing>
        </w:r>
      </w:ins>
    </w:p>
    <w:p w14:paraId="3FE1CBF9" w14:textId="77777777" w:rsidR="00C4064B" w:rsidRDefault="00C4064B" w:rsidP="00C4064B">
      <w:pPr>
        <w:pStyle w:val="ImageCaption"/>
        <w:spacing w:line="360" w:lineRule="auto"/>
        <w:rPr>
          <w:ins w:id="1516" w:author="Arnaud" w:date="2021-08-19T00:33:00Z"/>
        </w:rPr>
      </w:pPr>
      <w:bookmarkStart w:id="1517" w:name="fig4"/>
      <w:ins w:id="1518" w:author="Arnaud" w:date="2021-08-19T00:33:00Z">
        <w:r>
          <w:t>Figure </w:t>
        </w:r>
        <w:r>
          <w:fldChar w:fldCharType="begin"/>
        </w:r>
        <w:r>
          <w:instrText xml:space="preserve">SEQ Figure \* ARABIC </w:instrText>
        </w:r>
        <w:r>
          <w:fldChar w:fldCharType="separate"/>
        </w:r>
        <w:r>
          <w:t>4</w:t>
        </w:r>
        <w:r>
          <w:fldChar w:fldCharType="end"/>
        </w:r>
        <w:r>
          <w:t xml:space="preserve">: </w:t>
        </w:r>
        <w:bookmarkEnd w:id="1517"/>
        <w:r>
          <w:t xml:space="preserve"> Source of borrowing (percent of volume) -- </w:t>
        </w:r>
        <w:r>
          <w:rPr>
            <w:b/>
            <w:bCs/>
          </w:rPr>
          <w:t>Source</w:t>
        </w:r>
        <w:r>
          <w:t>: RUME (2010) and NEEMSIS-1 (2016-17); author’s calculations</w:t>
        </w:r>
      </w:ins>
    </w:p>
    <w:p w14:paraId="700AB82B" w14:textId="77777777" w:rsidR="00C4064B" w:rsidRDefault="00C4064B">
      <w:pPr>
        <w:pStyle w:val="BodyText"/>
        <w:jc w:val="both"/>
        <w:rPr>
          <w:ins w:id="1519" w:author="Arnaud" w:date="2021-08-19T00:33:00Z"/>
          <w:rStyle w:val="Aucun"/>
          <w:rFonts w:ascii="Calibri" w:hAnsi="Calibri"/>
        </w:rPr>
      </w:pPr>
    </w:p>
    <w:p w14:paraId="0613A622" w14:textId="45A90ACC" w:rsidR="00152AA4" w:rsidDel="00C4064B" w:rsidRDefault="00152AA4">
      <w:pPr>
        <w:pStyle w:val="BodyText"/>
        <w:jc w:val="both"/>
        <w:rPr>
          <w:del w:id="1520" w:author="Arnaud" w:date="2021-08-19T00:33:00Z"/>
          <w:rStyle w:val="Aucun"/>
          <w:rFonts w:ascii="Calibri" w:hAnsi="Calibri"/>
        </w:rPr>
      </w:pPr>
      <w:del w:id="1521" w:author="Arnaud" w:date="2021-08-19T00:33:00Z">
        <w:r w:rsidDel="00C4064B">
          <w:rPr>
            <w:rStyle w:val="Aucun"/>
            <w:rFonts w:ascii="Calibri" w:hAnsi="Calibri"/>
          </w:rPr>
          <w:delText>Table 3 around here</w:delText>
        </w:r>
      </w:del>
    </w:p>
    <w:p w14:paraId="7B59EF16" w14:textId="77777777" w:rsidR="00C4064B" w:rsidRDefault="00C4064B" w:rsidP="00C4064B">
      <w:pPr>
        <w:pStyle w:val="Caption"/>
        <w:keepNext/>
        <w:rPr>
          <w:ins w:id="1522" w:author="Arnaud" w:date="2021-08-19T00:33:00Z"/>
        </w:rPr>
      </w:pPr>
      <w:ins w:id="1523" w:author="Arnaud" w:date="2021-08-19T00:33:00Z">
        <w:r>
          <w:t xml:space="preserve">Table </w:t>
        </w:r>
        <w:r>
          <w:fldChar w:fldCharType="begin"/>
        </w:r>
        <w:r>
          <w:instrText xml:space="preserve"> SEQ Table \* ARABIC </w:instrText>
        </w:r>
        <w:r>
          <w:fldChar w:fldCharType="separate"/>
        </w:r>
        <w:r>
          <w:rPr>
            <w:noProof/>
          </w:rPr>
          <w:t>3</w:t>
        </w:r>
        <w:r>
          <w:rPr>
            <w:noProof/>
          </w:rPr>
          <w:fldChar w:fldCharType="end"/>
        </w:r>
        <w:r>
          <w:t xml:space="preserve"> Loan sources by caste and ownership -- Source: NEEMSIS-1 (2016-17); author's </w:t>
        </w:r>
        <w:commentRangeStart w:id="1524"/>
        <w:r>
          <w:t>calculations</w:t>
        </w:r>
        <w:commentRangeEnd w:id="1524"/>
        <w:r>
          <w:rPr>
            <w:rStyle w:val="CommentReference"/>
            <w:i w:val="0"/>
          </w:rPr>
          <w:commentReference w:id="1524"/>
        </w:r>
        <w:r>
          <w:t>.</w:t>
        </w:r>
      </w:ins>
    </w:p>
    <w:tbl>
      <w:tblPr>
        <w:tblW w:w="5000" w:type="pct"/>
        <w:tblCellMar>
          <w:left w:w="70" w:type="dxa"/>
          <w:right w:w="70" w:type="dxa"/>
        </w:tblCellMar>
        <w:tblLook w:val="04A0" w:firstRow="1" w:lastRow="0" w:firstColumn="1" w:lastColumn="0" w:noHBand="0" w:noVBand="1"/>
      </w:tblPr>
      <w:tblGrid>
        <w:gridCol w:w="2099"/>
        <w:gridCol w:w="796"/>
        <w:gridCol w:w="796"/>
        <w:gridCol w:w="796"/>
        <w:gridCol w:w="1046"/>
        <w:gridCol w:w="796"/>
        <w:gridCol w:w="1576"/>
        <w:gridCol w:w="1501"/>
      </w:tblGrid>
      <w:tr w:rsidR="00C4064B" w:rsidRPr="00095768" w14:paraId="56EDB784" w14:textId="77777777" w:rsidTr="00AF4F87">
        <w:trPr>
          <w:trHeight w:val="288"/>
          <w:ins w:id="1525" w:author="Arnaud" w:date="2021-08-19T00:33:00Z"/>
        </w:trPr>
        <w:tc>
          <w:tcPr>
            <w:tcW w:w="1116" w:type="pct"/>
            <w:tcBorders>
              <w:top w:val="single" w:sz="4" w:space="0" w:color="auto"/>
              <w:left w:val="nil"/>
              <w:bottom w:val="single" w:sz="4" w:space="0" w:color="auto"/>
              <w:right w:val="nil"/>
            </w:tcBorders>
            <w:shd w:val="clear" w:color="auto" w:fill="auto"/>
            <w:noWrap/>
            <w:vAlign w:val="bottom"/>
            <w:hideMark/>
          </w:tcPr>
          <w:p w14:paraId="4436171A" w14:textId="77777777" w:rsidR="00C4064B" w:rsidRPr="00095768" w:rsidRDefault="00C4064B" w:rsidP="00AF4F87">
            <w:pPr>
              <w:jc w:val="center"/>
              <w:rPr>
                <w:ins w:id="1526" w:author="Arnaud" w:date="2021-08-19T00:33:00Z"/>
                <w:rFonts w:ascii="Calibri" w:eastAsia="Times New Roman" w:hAnsi="Calibri" w:cs="Calibri"/>
                <w:color w:val="000000"/>
                <w:sz w:val="22"/>
                <w:szCs w:val="22"/>
                <w:lang w:val="en-GB" w:eastAsia="fr-FR"/>
              </w:rPr>
            </w:pPr>
            <w:ins w:id="1527" w:author="Arnaud" w:date="2021-08-19T00:33:00Z">
              <w:r w:rsidRPr="00095768">
                <w:rPr>
                  <w:rFonts w:ascii="Calibri" w:eastAsia="Times New Roman" w:hAnsi="Calibri" w:cs="Calibri"/>
                  <w:color w:val="000000"/>
                  <w:sz w:val="22"/>
                  <w:szCs w:val="22"/>
                  <w:lang w:val="en-GB" w:eastAsia="fr-FR"/>
                </w:rPr>
                <w:t> </w:t>
              </w:r>
            </w:ins>
          </w:p>
        </w:tc>
        <w:tc>
          <w:tcPr>
            <w:tcW w:w="423" w:type="pct"/>
            <w:tcBorders>
              <w:top w:val="single" w:sz="4" w:space="0" w:color="auto"/>
              <w:left w:val="nil"/>
              <w:bottom w:val="single" w:sz="4" w:space="0" w:color="auto"/>
              <w:right w:val="nil"/>
            </w:tcBorders>
            <w:shd w:val="clear" w:color="auto" w:fill="auto"/>
            <w:noWrap/>
            <w:vAlign w:val="bottom"/>
            <w:hideMark/>
          </w:tcPr>
          <w:p w14:paraId="6A2120E0" w14:textId="77777777" w:rsidR="00C4064B" w:rsidRPr="00095768" w:rsidRDefault="00C4064B" w:rsidP="00AF4F87">
            <w:pPr>
              <w:jc w:val="center"/>
              <w:rPr>
                <w:ins w:id="1528" w:author="Arnaud" w:date="2021-08-19T00:33:00Z"/>
                <w:rFonts w:ascii="Calibri" w:eastAsia="Times New Roman" w:hAnsi="Calibri" w:cs="Calibri"/>
                <w:color w:val="000000"/>
                <w:sz w:val="22"/>
                <w:szCs w:val="22"/>
                <w:lang w:val="fr-FR" w:eastAsia="fr-FR"/>
              </w:rPr>
            </w:pPr>
            <w:ins w:id="1529" w:author="Arnaud" w:date="2021-08-19T00:33:00Z">
              <w:r w:rsidRPr="00095768">
                <w:rPr>
                  <w:rFonts w:ascii="Calibri" w:eastAsia="Times New Roman" w:hAnsi="Calibri" w:cs="Calibri"/>
                  <w:color w:val="000000"/>
                  <w:sz w:val="22"/>
                  <w:szCs w:val="22"/>
                  <w:lang w:val="fr-FR" w:eastAsia="fr-FR"/>
                </w:rPr>
                <w:t>Total</w:t>
              </w:r>
            </w:ins>
          </w:p>
        </w:tc>
        <w:tc>
          <w:tcPr>
            <w:tcW w:w="423" w:type="pct"/>
            <w:tcBorders>
              <w:top w:val="single" w:sz="4" w:space="0" w:color="auto"/>
              <w:left w:val="nil"/>
              <w:bottom w:val="single" w:sz="4" w:space="0" w:color="auto"/>
              <w:right w:val="nil"/>
            </w:tcBorders>
            <w:shd w:val="clear" w:color="auto" w:fill="auto"/>
            <w:noWrap/>
            <w:vAlign w:val="bottom"/>
            <w:hideMark/>
          </w:tcPr>
          <w:p w14:paraId="13F728D0" w14:textId="77777777" w:rsidR="00C4064B" w:rsidRPr="00095768" w:rsidRDefault="00C4064B" w:rsidP="00AF4F87">
            <w:pPr>
              <w:jc w:val="center"/>
              <w:rPr>
                <w:ins w:id="1530" w:author="Arnaud" w:date="2021-08-19T00:33:00Z"/>
                <w:rFonts w:ascii="Calibri" w:eastAsia="Times New Roman" w:hAnsi="Calibri" w:cs="Calibri"/>
                <w:color w:val="000000"/>
                <w:sz w:val="22"/>
                <w:szCs w:val="22"/>
                <w:lang w:val="fr-FR" w:eastAsia="fr-FR"/>
              </w:rPr>
            </w:pPr>
            <w:ins w:id="1531" w:author="Arnaud" w:date="2021-08-19T00:33:00Z">
              <w:r w:rsidRPr="00095768">
                <w:rPr>
                  <w:rFonts w:ascii="Calibri" w:eastAsia="Times New Roman" w:hAnsi="Calibri" w:cs="Calibri"/>
                  <w:color w:val="000000"/>
                  <w:sz w:val="22"/>
                  <w:szCs w:val="22"/>
                  <w:lang w:val="fr-FR" w:eastAsia="fr-FR"/>
                </w:rPr>
                <w:t> </w:t>
              </w:r>
            </w:ins>
          </w:p>
        </w:tc>
        <w:tc>
          <w:tcPr>
            <w:tcW w:w="423" w:type="pct"/>
            <w:tcBorders>
              <w:top w:val="single" w:sz="4" w:space="0" w:color="auto"/>
              <w:left w:val="nil"/>
              <w:bottom w:val="single" w:sz="4" w:space="0" w:color="auto"/>
              <w:right w:val="nil"/>
            </w:tcBorders>
            <w:shd w:val="clear" w:color="auto" w:fill="auto"/>
            <w:noWrap/>
            <w:vAlign w:val="bottom"/>
            <w:hideMark/>
          </w:tcPr>
          <w:p w14:paraId="0BE57B92" w14:textId="77777777" w:rsidR="00C4064B" w:rsidRPr="00095768" w:rsidRDefault="00C4064B" w:rsidP="00AF4F87">
            <w:pPr>
              <w:jc w:val="center"/>
              <w:rPr>
                <w:ins w:id="1532" w:author="Arnaud" w:date="2021-08-19T00:33:00Z"/>
                <w:rFonts w:ascii="Calibri" w:eastAsia="Times New Roman" w:hAnsi="Calibri" w:cs="Calibri"/>
                <w:color w:val="000000"/>
                <w:sz w:val="22"/>
                <w:szCs w:val="22"/>
                <w:lang w:val="fr-FR" w:eastAsia="fr-FR"/>
              </w:rPr>
            </w:pPr>
            <w:ins w:id="1533" w:author="Arnaud" w:date="2021-08-19T00:33:00Z">
              <w:r w:rsidRPr="00095768">
                <w:rPr>
                  <w:rFonts w:ascii="Calibri" w:eastAsia="Times New Roman" w:hAnsi="Calibri" w:cs="Calibri"/>
                  <w:color w:val="000000"/>
                  <w:sz w:val="22"/>
                  <w:szCs w:val="22"/>
                  <w:lang w:val="fr-FR" w:eastAsia="fr-FR"/>
                </w:rPr>
                <w:t>Dalits</w:t>
              </w:r>
            </w:ins>
          </w:p>
        </w:tc>
        <w:tc>
          <w:tcPr>
            <w:tcW w:w="556" w:type="pct"/>
            <w:tcBorders>
              <w:top w:val="single" w:sz="4" w:space="0" w:color="auto"/>
              <w:left w:val="nil"/>
              <w:bottom w:val="single" w:sz="4" w:space="0" w:color="auto"/>
              <w:right w:val="nil"/>
            </w:tcBorders>
            <w:shd w:val="clear" w:color="auto" w:fill="auto"/>
            <w:noWrap/>
            <w:vAlign w:val="bottom"/>
            <w:hideMark/>
          </w:tcPr>
          <w:p w14:paraId="7DC258DE" w14:textId="77777777" w:rsidR="00C4064B" w:rsidRPr="00095768" w:rsidRDefault="00C4064B" w:rsidP="00AF4F87">
            <w:pPr>
              <w:jc w:val="center"/>
              <w:rPr>
                <w:ins w:id="1534" w:author="Arnaud" w:date="2021-08-19T00:33:00Z"/>
                <w:rFonts w:ascii="Calibri" w:eastAsia="Times New Roman" w:hAnsi="Calibri" w:cs="Calibri"/>
                <w:color w:val="000000"/>
                <w:sz w:val="22"/>
                <w:szCs w:val="22"/>
                <w:lang w:val="fr-FR" w:eastAsia="fr-FR"/>
              </w:rPr>
            </w:pPr>
            <w:ins w:id="1535" w:author="Arnaud" w:date="2021-08-19T00:33:00Z">
              <w:r w:rsidRPr="00095768">
                <w:rPr>
                  <w:rFonts w:ascii="Calibri" w:eastAsia="Times New Roman" w:hAnsi="Calibri" w:cs="Calibri"/>
                  <w:color w:val="000000"/>
                  <w:sz w:val="22"/>
                  <w:szCs w:val="22"/>
                  <w:lang w:val="fr-FR" w:eastAsia="fr-FR"/>
                </w:rPr>
                <w:t>Non dalits</w:t>
              </w:r>
            </w:ins>
          </w:p>
        </w:tc>
        <w:tc>
          <w:tcPr>
            <w:tcW w:w="423" w:type="pct"/>
            <w:tcBorders>
              <w:top w:val="single" w:sz="4" w:space="0" w:color="auto"/>
              <w:left w:val="nil"/>
              <w:bottom w:val="single" w:sz="4" w:space="0" w:color="auto"/>
              <w:right w:val="nil"/>
            </w:tcBorders>
            <w:shd w:val="clear" w:color="auto" w:fill="auto"/>
            <w:noWrap/>
            <w:vAlign w:val="bottom"/>
            <w:hideMark/>
          </w:tcPr>
          <w:p w14:paraId="23D82BC5" w14:textId="77777777" w:rsidR="00C4064B" w:rsidRPr="00095768" w:rsidRDefault="00C4064B" w:rsidP="00AF4F87">
            <w:pPr>
              <w:jc w:val="center"/>
              <w:rPr>
                <w:ins w:id="1536" w:author="Arnaud" w:date="2021-08-19T00:33:00Z"/>
                <w:rFonts w:ascii="Calibri" w:eastAsia="Times New Roman" w:hAnsi="Calibri" w:cs="Calibri"/>
                <w:color w:val="000000"/>
                <w:sz w:val="22"/>
                <w:szCs w:val="22"/>
                <w:lang w:val="fr-FR" w:eastAsia="fr-FR"/>
              </w:rPr>
            </w:pPr>
            <w:ins w:id="1537" w:author="Arnaud" w:date="2021-08-19T00:33:00Z">
              <w:r w:rsidRPr="00095768">
                <w:rPr>
                  <w:rFonts w:ascii="Calibri" w:eastAsia="Times New Roman" w:hAnsi="Calibri" w:cs="Calibri"/>
                  <w:color w:val="000000"/>
                  <w:sz w:val="22"/>
                  <w:szCs w:val="22"/>
                  <w:lang w:val="fr-FR" w:eastAsia="fr-FR"/>
                </w:rPr>
                <w:t> </w:t>
              </w:r>
            </w:ins>
          </w:p>
        </w:tc>
        <w:tc>
          <w:tcPr>
            <w:tcW w:w="838" w:type="pct"/>
            <w:tcBorders>
              <w:top w:val="single" w:sz="4" w:space="0" w:color="auto"/>
              <w:left w:val="nil"/>
              <w:bottom w:val="single" w:sz="4" w:space="0" w:color="auto"/>
              <w:right w:val="nil"/>
            </w:tcBorders>
            <w:shd w:val="clear" w:color="auto" w:fill="auto"/>
            <w:noWrap/>
            <w:vAlign w:val="bottom"/>
            <w:hideMark/>
          </w:tcPr>
          <w:p w14:paraId="3713E66E" w14:textId="77777777" w:rsidR="00C4064B" w:rsidRPr="00095768" w:rsidRDefault="00C4064B" w:rsidP="00AF4F87">
            <w:pPr>
              <w:jc w:val="center"/>
              <w:rPr>
                <w:ins w:id="1538" w:author="Arnaud" w:date="2021-08-19T00:33:00Z"/>
                <w:rFonts w:ascii="Calibri" w:eastAsia="Times New Roman" w:hAnsi="Calibri" w:cs="Calibri"/>
                <w:color w:val="000000"/>
                <w:sz w:val="22"/>
                <w:szCs w:val="22"/>
                <w:lang w:val="fr-FR" w:eastAsia="fr-FR"/>
              </w:rPr>
            </w:pPr>
            <w:proofErr w:type="spellStart"/>
            <w:ins w:id="1539" w:author="Arnaud" w:date="2021-08-19T00:33:00Z">
              <w:r>
                <w:rPr>
                  <w:rFonts w:ascii="Calibri" w:eastAsia="Times New Roman" w:hAnsi="Calibri" w:cs="Calibri"/>
                  <w:color w:val="000000"/>
                  <w:sz w:val="22"/>
                  <w:szCs w:val="22"/>
                  <w:lang w:val="fr-FR" w:eastAsia="fr-FR"/>
                </w:rPr>
                <w:t>Land</w:t>
              </w:r>
              <w:r w:rsidRPr="00095768">
                <w:rPr>
                  <w:rFonts w:ascii="Calibri" w:eastAsia="Times New Roman" w:hAnsi="Calibri" w:cs="Calibri"/>
                  <w:color w:val="000000"/>
                  <w:sz w:val="22"/>
                  <w:szCs w:val="22"/>
                  <w:lang w:val="fr-FR" w:eastAsia="fr-FR"/>
                </w:rPr>
                <w:t>owner</w:t>
              </w:r>
              <w:proofErr w:type="spellEnd"/>
            </w:ins>
          </w:p>
        </w:tc>
        <w:tc>
          <w:tcPr>
            <w:tcW w:w="798" w:type="pct"/>
            <w:tcBorders>
              <w:top w:val="single" w:sz="4" w:space="0" w:color="auto"/>
              <w:left w:val="nil"/>
              <w:bottom w:val="single" w:sz="4" w:space="0" w:color="auto"/>
              <w:right w:val="nil"/>
            </w:tcBorders>
            <w:shd w:val="clear" w:color="auto" w:fill="auto"/>
            <w:noWrap/>
            <w:vAlign w:val="bottom"/>
            <w:hideMark/>
          </w:tcPr>
          <w:p w14:paraId="117BD6D7" w14:textId="77777777" w:rsidR="00C4064B" w:rsidRPr="00095768" w:rsidRDefault="00C4064B" w:rsidP="00AF4F87">
            <w:pPr>
              <w:jc w:val="center"/>
              <w:rPr>
                <w:ins w:id="1540" w:author="Arnaud" w:date="2021-08-19T00:33:00Z"/>
                <w:rFonts w:ascii="Calibri" w:eastAsia="Times New Roman" w:hAnsi="Calibri" w:cs="Calibri"/>
                <w:color w:val="000000"/>
                <w:sz w:val="22"/>
                <w:szCs w:val="22"/>
                <w:lang w:val="fr-FR" w:eastAsia="fr-FR"/>
              </w:rPr>
            </w:pPr>
            <w:proofErr w:type="spellStart"/>
            <w:ins w:id="1541" w:author="Arnaud" w:date="2021-08-19T00:33:00Z">
              <w:r>
                <w:rPr>
                  <w:rFonts w:ascii="Calibri" w:eastAsia="Times New Roman" w:hAnsi="Calibri" w:cs="Calibri"/>
                  <w:color w:val="000000"/>
                  <w:sz w:val="22"/>
                  <w:szCs w:val="22"/>
                  <w:lang w:val="fr-FR" w:eastAsia="fr-FR"/>
                </w:rPr>
                <w:t>Landless</w:t>
              </w:r>
              <w:proofErr w:type="spellEnd"/>
            </w:ins>
          </w:p>
        </w:tc>
      </w:tr>
      <w:tr w:rsidR="00C4064B" w:rsidRPr="00095768" w14:paraId="70CE775C" w14:textId="77777777" w:rsidTr="00AF4F87">
        <w:trPr>
          <w:trHeight w:val="288"/>
          <w:ins w:id="1542" w:author="Arnaud" w:date="2021-08-19T00:33:00Z"/>
        </w:trPr>
        <w:tc>
          <w:tcPr>
            <w:tcW w:w="1116" w:type="pct"/>
            <w:tcBorders>
              <w:top w:val="nil"/>
              <w:left w:val="nil"/>
              <w:bottom w:val="nil"/>
              <w:right w:val="nil"/>
            </w:tcBorders>
            <w:shd w:val="clear" w:color="auto" w:fill="auto"/>
            <w:noWrap/>
            <w:vAlign w:val="bottom"/>
            <w:hideMark/>
          </w:tcPr>
          <w:p w14:paraId="78A632BE" w14:textId="77777777" w:rsidR="00C4064B" w:rsidRPr="00095768" w:rsidRDefault="00C4064B" w:rsidP="00AF4F87">
            <w:pPr>
              <w:rPr>
                <w:ins w:id="1543" w:author="Arnaud" w:date="2021-08-19T00:33:00Z"/>
                <w:rFonts w:ascii="Calibri" w:eastAsia="Times New Roman" w:hAnsi="Calibri" w:cs="Calibri"/>
                <w:color w:val="000000"/>
                <w:sz w:val="22"/>
                <w:szCs w:val="22"/>
                <w:lang w:val="fr-FR" w:eastAsia="fr-FR"/>
              </w:rPr>
            </w:pPr>
            <w:proofErr w:type="spellStart"/>
            <w:ins w:id="1544" w:author="Arnaud" w:date="2021-08-19T00:33:00Z">
              <w:r w:rsidRPr="00095768">
                <w:rPr>
                  <w:rFonts w:ascii="Calibri" w:eastAsia="Times New Roman" w:hAnsi="Calibri" w:cs="Calibri"/>
                  <w:color w:val="000000"/>
                  <w:sz w:val="22"/>
                  <w:szCs w:val="22"/>
                  <w:lang w:val="fr-FR" w:eastAsia="fr-FR"/>
                </w:rPr>
                <w:t>Number</w:t>
              </w:r>
              <w:proofErr w:type="spellEnd"/>
              <w:r w:rsidRPr="00095768">
                <w:rPr>
                  <w:rFonts w:ascii="Calibri" w:eastAsia="Times New Roman" w:hAnsi="Calibri" w:cs="Calibri"/>
                  <w:color w:val="000000"/>
                  <w:sz w:val="22"/>
                  <w:szCs w:val="22"/>
                  <w:lang w:val="fr-FR" w:eastAsia="fr-FR"/>
                </w:rPr>
                <w:t xml:space="preserve"> of </w:t>
              </w:r>
              <w:proofErr w:type="spellStart"/>
              <w:r w:rsidRPr="00095768">
                <w:rPr>
                  <w:rFonts w:ascii="Calibri" w:eastAsia="Times New Roman" w:hAnsi="Calibri" w:cs="Calibri"/>
                  <w:color w:val="000000"/>
                  <w:sz w:val="22"/>
                  <w:szCs w:val="22"/>
                  <w:lang w:val="fr-FR" w:eastAsia="fr-FR"/>
                </w:rPr>
                <w:t>household</w:t>
              </w:r>
              <w:proofErr w:type="spellEnd"/>
            </w:ins>
          </w:p>
        </w:tc>
        <w:tc>
          <w:tcPr>
            <w:tcW w:w="423" w:type="pct"/>
            <w:tcBorders>
              <w:top w:val="nil"/>
              <w:left w:val="nil"/>
              <w:bottom w:val="nil"/>
              <w:right w:val="nil"/>
            </w:tcBorders>
            <w:shd w:val="clear" w:color="auto" w:fill="auto"/>
            <w:noWrap/>
            <w:vAlign w:val="bottom"/>
            <w:hideMark/>
          </w:tcPr>
          <w:p w14:paraId="1AF5A387" w14:textId="77777777" w:rsidR="00C4064B" w:rsidRPr="00095768" w:rsidRDefault="00C4064B" w:rsidP="00AF4F87">
            <w:pPr>
              <w:jc w:val="center"/>
              <w:rPr>
                <w:ins w:id="1545" w:author="Arnaud" w:date="2021-08-19T00:33:00Z"/>
                <w:rFonts w:ascii="Calibri" w:eastAsia="Times New Roman" w:hAnsi="Calibri" w:cs="Calibri"/>
                <w:sz w:val="22"/>
                <w:szCs w:val="22"/>
                <w:lang w:val="fr-FR" w:eastAsia="fr-FR"/>
              </w:rPr>
            </w:pPr>
            <w:ins w:id="1546" w:author="Arnaud" w:date="2021-08-19T00:33:00Z">
              <w:r w:rsidRPr="00095768">
                <w:rPr>
                  <w:rFonts w:ascii="Calibri" w:eastAsia="Times New Roman" w:hAnsi="Calibri" w:cs="Calibri"/>
                  <w:sz w:val="22"/>
                  <w:szCs w:val="22"/>
                  <w:lang w:val="fr-FR" w:eastAsia="fr-FR"/>
                </w:rPr>
                <w:t>n=487</w:t>
              </w:r>
            </w:ins>
          </w:p>
        </w:tc>
        <w:tc>
          <w:tcPr>
            <w:tcW w:w="423" w:type="pct"/>
            <w:tcBorders>
              <w:top w:val="nil"/>
              <w:left w:val="nil"/>
              <w:bottom w:val="nil"/>
              <w:right w:val="nil"/>
            </w:tcBorders>
            <w:shd w:val="clear" w:color="auto" w:fill="auto"/>
            <w:noWrap/>
            <w:vAlign w:val="bottom"/>
            <w:hideMark/>
          </w:tcPr>
          <w:p w14:paraId="5C8F394C" w14:textId="77777777" w:rsidR="00C4064B" w:rsidRPr="00095768" w:rsidRDefault="00C4064B" w:rsidP="00AF4F87">
            <w:pPr>
              <w:jc w:val="center"/>
              <w:rPr>
                <w:ins w:id="1547" w:author="Arnaud" w:date="2021-08-19T00:33:00Z"/>
                <w:rFonts w:ascii="Calibri" w:eastAsia="Times New Roman" w:hAnsi="Calibri" w:cs="Calibri"/>
                <w:sz w:val="22"/>
                <w:szCs w:val="22"/>
                <w:lang w:val="fr-FR" w:eastAsia="fr-FR"/>
              </w:rPr>
            </w:pPr>
            <w:ins w:id="1548" w:author="Arnaud" w:date="2021-08-19T00:33:00Z">
              <w:r w:rsidRPr="00095768">
                <w:rPr>
                  <w:rFonts w:ascii="Calibri" w:eastAsia="Times New Roman" w:hAnsi="Calibri" w:cs="Calibri"/>
                  <w:sz w:val="22"/>
                  <w:szCs w:val="22"/>
                  <w:lang w:val="fr-FR" w:eastAsia="fr-FR"/>
                </w:rPr>
                <w:t> </w:t>
              </w:r>
            </w:ins>
          </w:p>
        </w:tc>
        <w:tc>
          <w:tcPr>
            <w:tcW w:w="423" w:type="pct"/>
            <w:tcBorders>
              <w:top w:val="nil"/>
              <w:left w:val="nil"/>
              <w:bottom w:val="nil"/>
              <w:right w:val="nil"/>
            </w:tcBorders>
            <w:shd w:val="clear" w:color="auto" w:fill="auto"/>
            <w:noWrap/>
            <w:vAlign w:val="bottom"/>
            <w:hideMark/>
          </w:tcPr>
          <w:p w14:paraId="7D960ED8" w14:textId="77777777" w:rsidR="00C4064B" w:rsidRPr="00095768" w:rsidRDefault="00C4064B" w:rsidP="00AF4F87">
            <w:pPr>
              <w:jc w:val="center"/>
              <w:rPr>
                <w:ins w:id="1549" w:author="Arnaud" w:date="2021-08-19T00:33:00Z"/>
                <w:rFonts w:ascii="Calibri" w:eastAsia="Times New Roman" w:hAnsi="Calibri" w:cs="Calibri"/>
                <w:sz w:val="22"/>
                <w:szCs w:val="22"/>
                <w:lang w:val="fr-FR" w:eastAsia="fr-FR"/>
              </w:rPr>
            </w:pPr>
            <w:ins w:id="1550" w:author="Arnaud" w:date="2021-08-19T00:33:00Z">
              <w:r w:rsidRPr="00095768">
                <w:rPr>
                  <w:rFonts w:ascii="Calibri" w:eastAsia="Times New Roman" w:hAnsi="Calibri" w:cs="Calibri"/>
                  <w:sz w:val="22"/>
                  <w:szCs w:val="22"/>
                  <w:lang w:val="fr-FR" w:eastAsia="fr-FR"/>
                </w:rPr>
                <w:t>n=232</w:t>
              </w:r>
            </w:ins>
          </w:p>
        </w:tc>
        <w:tc>
          <w:tcPr>
            <w:tcW w:w="556" w:type="pct"/>
            <w:tcBorders>
              <w:top w:val="nil"/>
              <w:left w:val="nil"/>
              <w:bottom w:val="nil"/>
              <w:right w:val="nil"/>
            </w:tcBorders>
            <w:shd w:val="clear" w:color="auto" w:fill="auto"/>
            <w:noWrap/>
            <w:vAlign w:val="bottom"/>
            <w:hideMark/>
          </w:tcPr>
          <w:p w14:paraId="00C46670" w14:textId="77777777" w:rsidR="00C4064B" w:rsidRPr="00095768" w:rsidRDefault="00C4064B" w:rsidP="00AF4F87">
            <w:pPr>
              <w:jc w:val="center"/>
              <w:rPr>
                <w:ins w:id="1551" w:author="Arnaud" w:date="2021-08-19T00:33:00Z"/>
                <w:rFonts w:ascii="Calibri" w:eastAsia="Times New Roman" w:hAnsi="Calibri" w:cs="Calibri"/>
                <w:sz w:val="22"/>
                <w:szCs w:val="22"/>
                <w:lang w:val="fr-FR" w:eastAsia="fr-FR"/>
              </w:rPr>
            </w:pPr>
            <w:ins w:id="1552" w:author="Arnaud" w:date="2021-08-19T00:33:00Z">
              <w:r w:rsidRPr="00095768">
                <w:rPr>
                  <w:rFonts w:ascii="Calibri" w:eastAsia="Times New Roman" w:hAnsi="Calibri" w:cs="Calibri"/>
                  <w:sz w:val="22"/>
                  <w:szCs w:val="22"/>
                  <w:lang w:val="fr-FR" w:eastAsia="fr-FR"/>
                </w:rPr>
                <w:t>n=255</w:t>
              </w:r>
            </w:ins>
          </w:p>
        </w:tc>
        <w:tc>
          <w:tcPr>
            <w:tcW w:w="423" w:type="pct"/>
            <w:tcBorders>
              <w:top w:val="nil"/>
              <w:left w:val="nil"/>
              <w:bottom w:val="nil"/>
              <w:right w:val="nil"/>
            </w:tcBorders>
            <w:shd w:val="clear" w:color="auto" w:fill="auto"/>
            <w:noWrap/>
            <w:vAlign w:val="bottom"/>
            <w:hideMark/>
          </w:tcPr>
          <w:p w14:paraId="099A94CF" w14:textId="77777777" w:rsidR="00C4064B" w:rsidRPr="00095768" w:rsidRDefault="00C4064B" w:rsidP="00AF4F87">
            <w:pPr>
              <w:jc w:val="center"/>
              <w:rPr>
                <w:ins w:id="1553" w:author="Arnaud" w:date="2021-08-19T00:33:00Z"/>
                <w:rFonts w:ascii="Calibri" w:eastAsia="Times New Roman" w:hAnsi="Calibri" w:cs="Calibri"/>
                <w:sz w:val="22"/>
                <w:szCs w:val="22"/>
                <w:lang w:val="fr-FR" w:eastAsia="fr-FR"/>
              </w:rPr>
            </w:pPr>
            <w:ins w:id="1554" w:author="Arnaud" w:date="2021-08-19T00:33:00Z">
              <w:r w:rsidRPr="00095768">
                <w:rPr>
                  <w:rFonts w:ascii="Calibri" w:eastAsia="Times New Roman" w:hAnsi="Calibri" w:cs="Calibri"/>
                  <w:sz w:val="22"/>
                  <w:szCs w:val="22"/>
                  <w:lang w:val="fr-FR" w:eastAsia="fr-FR"/>
                </w:rPr>
                <w:t> </w:t>
              </w:r>
            </w:ins>
          </w:p>
        </w:tc>
        <w:tc>
          <w:tcPr>
            <w:tcW w:w="838" w:type="pct"/>
            <w:tcBorders>
              <w:top w:val="nil"/>
              <w:left w:val="nil"/>
              <w:bottom w:val="nil"/>
              <w:right w:val="nil"/>
            </w:tcBorders>
            <w:shd w:val="clear" w:color="auto" w:fill="auto"/>
            <w:noWrap/>
            <w:vAlign w:val="bottom"/>
            <w:hideMark/>
          </w:tcPr>
          <w:p w14:paraId="0A4B6C92" w14:textId="77777777" w:rsidR="00C4064B" w:rsidRPr="00095768" w:rsidRDefault="00C4064B" w:rsidP="00AF4F87">
            <w:pPr>
              <w:jc w:val="center"/>
              <w:rPr>
                <w:ins w:id="1555" w:author="Arnaud" w:date="2021-08-19T00:33:00Z"/>
                <w:rFonts w:ascii="Calibri" w:eastAsia="Times New Roman" w:hAnsi="Calibri" w:cs="Calibri"/>
                <w:sz w:val="22"/>
                <w:szCs w:val="22"/>
                <w:lang w:val="fr-FR" w:eastAsia="fr-FR"/>
              </w:rPr>
            </w:pPr>
            <w:ins w:id="1556" w:author="Arnaud" w:date="2021-08-19T00:33:00Z">
              <w:r w:rsidRPr="00095768">
                <w:rPr>
                  <w:rFonts w:ascii="Calibri" w:eastAsia="Times New Roman" w:hAnsi="Calibri" w:cs="Calibri"/>
                  <w:sz w:val="22"/>
                  <w:szCs w:val="22"/>
                  <w:lang w:val="fr-FR" w:eastAsia="fr-FR"/>
                </w:rPr>
                <w:t>n=153</w:t>
              </w:r>
            </w:ins>
          </w:p>
        </w:tc>
        <w:tc>
          <w:tcPr>
            <w:tcW w:w="798" w:type="pct"/>
            <w:tcBorders>
              <w:top w:val="nil"/>
              <w:left w:val="nil"/>
              <w:bottom w:val="nil"/>
              <w:right w:val="nil"/>
            </w:tcBorders>
            <w:shd w:val="clear" w:color="auto" w:fill="auto"/>
            <w:noWrap/>
            <w:vAlign w:val="bottom"/>
            <w:hideMark/>
          </w:tcPr>
          <w:p w14:paraId="0A90D1D4" w14:textId="77777777" w:rsidR="00C4064B" w:rsidRPr="00095768" w:rsidRDefault="00C4064B" w:rsidP="00AF4F87">
            <w:pPr>
              <w:jc w:val="center"/>
              <w:rPr>
                <w:ins w:id="1557" w:author="Arnaud" w:date="2021-08-19T00:33:00Z"/>
                <w:rFonts w:ascii="Calibri" w:eastAsia="Times New Roman" w:hAnsi="Calibri" w:cs="Calibri"/>
                <w:sz w:val="22"/>
                <w:szCs w:val="22"/>
                <w:lang w:val="fr-FR" w:eastAsia="fr-FR"/>
              </w:rPr>
            </w:pPr>
            <w:ins w:id="1558" w:author="Arnaud" w:date="2021-08-19T00:33:00Z">
              <w:r w:rsidRPr="00095768">
                <w:rPr>
                  <w:rFonts w:ascii="Calibri" w:eastAsia="Times New Roman" w:hAnsi="Calibri" w:cs="Calibri"/>
                  <w:sz w:val="22"/>
                  <w:szCs w:val="22"/>
                  <w:lang w:val="fr-FR" w:eastAsia="fr-FR"/>
                </w:rPr>
                <w:t>n=334</w:t>
              </w:r>
            </w:ins>
          </w:p>
        </w:tc>
      </w:tr>
      <w:tr w:rsidR="00C4064B" w:rsidRPr="00095768" w14:paraId="30F035F8" w14:textId="77777777" w:rsidTr="00AF4F87">
        <w:trPr>
          <w:trHeight w:val="288"/>
          <w:ins w:id="1559" w:author="Arnaud" w:date="2021-08-19T00:33:00Z"/>
        </w:trPr>
        <w:tc>
          <w:tcPr>
            <w:tcW w:w="1116" w:type="pct"/>
            <w:tcBorders>
              <w:top w:val="nil"/>
              <w:left w:val="nil"/>
              <w:bottom w:val="nil"/>
              <w:right w:val="nil"/>
            </w:tcBorders>
            <w:shd w:val="clear" w:color="auto" w:fill="auto"/>
            <w:noWrap/>
            <w:vAlign w:val="bottom"/>
            <w:hideMark/>
          </w:tcPr>
          <w:p w14:paraId="3BC5F59A" w14:textId="77777777" w:rsidR="00C4064B" w:rsidRPr="00095768" w:rsidRDefault="00C4064B" w:rsidP="00AF4F87">
            <w:pPr>
              <w:rPr>
                <w:ins w:id="1560" w:author="Arnaud" w:date="2021-08-19T00:33:00Z"/>
                <w:rFonts w:ascii="Calibri" w:eastAsia="Times New Roman" w:hAnsi="Calibri" w:cs="Calibri"/>
                <w:color w:val="000000"/>
                <w:sz w:val="22"/>
                <w:szCs w:val="22"/>
                <w:lang w:val="fr-FR" w:eastAsia="fr-FR"/>
              </w:rPr>
            </w:pPr>
            <w:ins w:id="1561" w:author="Arnaud" w:date="2021-08-19T00:33:00Z">
              <w:r w:rsidRPr="00095768">
                <w:rPr>
                  <w:rFonts w:ascii="Calibri" w:eastAsia="Times New Roman" w:hAnsi="Calibri" w:cs="Calibri"/>
                  <w:color w:val="000000"/>
                  <w:sz w:val="22"/>
                  <w:szCs w:val="22"/>
                  <w:lang w:val="fr-FR" w:eastAsia="fr-FR"/>
                </w:rPr>
                <w:t>Informal</w:t>
              </w:r>
            </w:ins>
          </w:p>
        </w:tc>
        <w:tc>
          <w:tcPr>
            <w:tcW w:w="423" w:type="pct"/>
            <w:tcBorders>
              <w:top w:val="nil"/>
              <w:left w:val="nil"/>
              <w:bottom w:val="nil"/>
              <w:right w:val="nil"/>
            </w:tcBorders>
            <w:shd w:val="clear" w:color="auto" w:fill="auto"/>
            <w:noWrap/>
            <w:vAlign w:val="bottom"/>
            <w:hideMark/>
          </w:tcPr>
          <w:p w14:paraId="346BE9D7" w14:textId="77777777" w:rsidR="00C4064B" w:rsidRPr="00095768" w:rsidRDefault="00C4064B" w:rsidP="00AF4F87">
            <w:pPr>
              <w:rPr>
                <w:ins w:id="1562" w:author="Arnaud" w:date="2021-08-19T00:33:00Z"/>
                <w:rFonts w:ascii="Calibri" w:eastAsia="Times New Roman" w:hAnsi="Calibri" w:cs="Calibri"/>
                <w:color w:val="000000"/>
                <w:sz w:val="22"/>
                <w:szCs w:val="22"/>
                <w:lang w:val="fr-FR" w:eastAsia="fr-FR"/>
              </w:rPr>
            </w:pPr>
          </w:p>
        </w:tc>
        <w:tc>
          <w:tcPr>
            <w:tcW w:w="423" w:type="pct"/>
            <w:tcBorders>
              <w:top w:val="nil"/>
              <w:left w:val="nil"/>
              <w:bottom w:val="nil"/>
              <w:right w:val="nil"/>
            </w:tcBorders>
            <w:shd w:val="clear" w:color="auto" w:fill="auto"/>
            <w:noWrap/>
            <w:vAlign w:val="bottom"/>
            <w:hideMark/>
          </w:tcPr>
          <w:p w14:paraId="2AF6AF3A" w14:textId="77777777" w:rsidR="00C4064B" w:rsidRPr="00095768" w:rsidRDefault="00C4064B" w:rsidP="00AF4F87">
            <w:pPr>
              <w:jc w:val="center"/>
              <w:rPr>
                <w:ins w:id="1563" w:author="Arnaud" w:date="2021-08-19T00:33:00Z"/>
                <w:rFonts w:eastAsia="Times New Roman"/>
                <w:sz w:val="20"/>
                <w:szCs w:val="20"/>
                <w:lang w:val="fr-FR" w:eastAsia="fr-FR"/>
              </w:rPr>
            </w:pPr>
          </w:p>
        </w:tc>
        <w:tc>
          <w:tcPr>
            <w:tcW w:w="423" w:type="pct"/>
            <w:tcBorders>
              <w:top w:val="nil"/>
              <w:left w:val="nil"/>
              <w:bottom w:val="nil"/>
              <w:right w:val="nil"/>
            </w:tcBorders>
            <w:shd w:val="clear" w:color="auto" w:fill="auto"/>
            <w:noWrap/>
            <w:vAlign w:val="bottom"/>
            <w:hideMark/>
          </w:tcPr>
          <w:p w14:paraId="54AD20E8" w14:textId="77777777" w:rsidR="00C4064B" w:rsidRPr="00095768" w:rsidRDefault="00C4064B" w:rsidP="00AF4F87">
            <w:pPr>
              <w:jc w:val="center"/>
              <w:rPr>
                <w:ins w:id="1564" w:author="Arnaud" w:date="2021-08-19T00:33:00Z"/>
                <w:rFonts w:eastAsia="Times New Roman"/>
                <w:sz w:val="20"/>
                <w:szCs w:val="20"/>
                <w:lang w:val="fr-FR" w:eastAsia="fr-FR"/>
              </w:rPr>
            </w:pPr>
          </w:p>
        </w:tc>
        <w:tc>
          <w:tcPr>
            <w:tcW w:w="556" w:type="pct"/>
            <w:tcBorders>
              <w:top w:val="nil"/>
              <w:left w:val="nil"/>
              <w:bottom w:val="nil"/>
              <w:right w:val="nil"/>
            </w:tcBorders>
            <w:shd w:val="clear" w:color="auto" w:fill="auto"/>
            <w:noWrap/>
            <w:vAlign w:val="bottom"/>
            <w:hideMark/>
          </w:tcPr>
          <w:p w14:paraId="10D44026" w14:textId="77777777" w:rsidR="00C4064B" w:rsidRPr="00095768" w:rsidRDefault="00C4064B" w:rsidP="00AF4F87">
            <w:pPr>
              <w:jc w:val="center"/>
              <w:rPr>
                <w:ins w:id="1565" w:author="Arnaud" w:date="2021-08-19T00:33:00Z"/>
                <w:rFonts w:eastAsia="Times New Roman"/>
                <w:sz w:val="20"/>
                <w:szCs w:val="20"/>
                <w:lang w:val="fr-FR" w:eastAsia="fr-FR"/>
              </w:rPr>
            </w:pPr>
          </w:p>
        </w:tc>
        <w:tc>
          <w:tcPr>
            <w:tcW w:w="423" w:type="pct"/>
            <w:tcBorders>
              <w:top w:val="nil"/>
              <w:left w:val="nil"/>
              <w:bottom w:val="nil"/>
              <w:right w:val="nil"/>
            </w:tcBorders>
            <w:shd w:val="clear" w:color="auto" w:fill="auto"/>
            <w:noWrap/>
            <w:vAlign w:val="bottom"/>
            <w:hideMark/>
          </w:tcPr>
          <w:p w14:paraId="39AD9971" w14:textId="77777777" w:rsidR="00C4064B" w:rsidRPr="00095768" w:rsidRDefault="00C4064B" w:rsidP="00AF4F87">
            <w:pPr>
              <w:jc w:val="center"/>
              <w:rPr>
                <w:ins w:id="1566" w:author="Arnaud" w:date="2021-08-19T00:33:00Z"/>
                <w:rFonts w:eastAsia="Times New Roman"/>
                <w:sz w:val="20"/>
                <w:szCs w:val="20"/>
                <w:lang w:val="fr-FR" w:eastAsia="fr-FR"/>
              </w:rPr>
            </w:pPr>
          </w:p>
        </w:tc>
        <w:tc>
          <w:tcPr>
            <w:tcW w:w="838" w:type="pct"/>
            <w:tcBorders>
              <w:top w:val="nil"/>
              <w:left w:val="nil"/>
              <w:bottom w:val="nil"/>
              <w:right w:val="nil"/>
            </w:tcBorders>
            <w:shd w:val="clear" w:color="auto" w:fill="auto"/>
            <w:noWrap/>
            <w:vAlign w:val="bottom"/>
            <w:hideMark/>
          </w:tcPr>
          <w:p w14:paraId="53E46143" w14:textId="77777777" w:rsidR="00C4064B" w:rsidRPr="00095768" w:rsidRDefault="00C4064B" w:rsidP="00AF4F87">
            <w:pPr>
              <w:jc w:val="center"/>
              <w:rPr>
                <w:ins w:id="1567" w:author="Arnaud" w:date="2021-08-19T00:33:00Z"/>
                <w:rFonts w:eastAsia="Times New Roman"/>
                <w:sz w:val="20"/>
                <w:szCs w:val="20"/>
                <w:lang w:val="fr-FR" w:eastAsia="fr-FR"/>
              </w:rPr>
            </w:pPr>
          </w:p>
        </w:tc>
        <w:tc>
          <w:tcPr>
            <w:tcW w:w="798" w:type="pct"/>
            <w:tcBorders>
              <w:top w:val="nil"/>
              <w:left w:val="nil"/>
              <w:bottom w:val="nil"/>
              <w:right w:val="nil"/>
            </w:tcBorders>
            <w:shd w:val="clear" w:color="auto" w:fill="auto"/>
            <w:noWrap/>
            <w:vAlign w:val="bottom"/>
            <w:hideMark/>
          </w:tcPr>
          <w:p w14:paraId="7B741FAD" w14:textId="77777777" w:rsidR="00C4064B" w:rsidRPr="00095768" w:rsidRDefault="00C4064B" w:rsidP="00AF4F87">
            <w:pPr>
              <w:jc w:val="center"/>
              <w:rPr>
                <w:ins w:id="1568" w:author="Arnaud" w:date="2021-08-19T00:33:00Z"/>
                <w:rFonts w:eastAsia="Times New Roman"/>
                <w:sz w:val="20"/>
                <w:szCs w:val="20"/>
                <w:lang w:val="fr-FR" w:eastAsia="fr-FR"/>
              </w:rPr>
            </w:pPr>
          </w:p>
        </w:tc>
      </w:tr>
      <w:tr w:rsidR="00C4064B" w:rsidRPr="00095768" w14:paraId="70CD480B" w14:textId="77777777" w:rsidTr="00AF4F87">
        <w:trPr>
          <w:trHeight w:val="288"/>
          <w:ins w:id="1569" w:author="Arnaud" w:date="2021-08-19T00:33:00Z"/>
        </w:trPr>
        <w:tc>
          <w:tcPr>
            <w:tcW w:w="1116" w:type="pct"/>
            <w:tcBorders>
              <w:top w:val="nil"/>
              <w:left w:val="nil"/>
              <w:bottom w:val="nil"/>
              <w:right w:val="nil"/>
            </w:tcBorders>
            <w:shd w:val="clear" w:color="auto" w:fill="auto"/>
            <w:noWrap/>
            <w:vAlign w:val="bottom"/>
            <w:hideMark/>
          </w:tcPr>
          <w:p w14:paraId="0A534A55" w14:textId="77777777" w:rsidR="00C4064B" w:rsidRPr="00095768" w:rsidRDefault="00C4064B" w:rsidP="00AF4F87">
            <w:pPr>
              <w:ind w:firstLineChars="100" w:firstLine="220"/>
              <w:rPr>
                <w:ins w:id="1570" w:author="Arnaud" w:date="2021-08-19T00:33:00Z"/>
                <w:rFonts w:ascii="Calibri" w:eastAsia="Times New Roman" w:hAnsi="Calibri" w:cs="Calibri"/>
                <w:i/>
                <w:iCs/>
                <w:color w:val="000000"/>
                <w:sz w:val="22"/>
                <w:szCs w:val="22"/>
                <w:lang w:val="fr-FR" w:eastAsia="fr-FR"/>
              </w:rPr>
            </w:pPr>
            <w:ins w:id="1571" w:author="Arnaud" w:date="2021-08-19T00:33:00Z">
              <w:r w:rsidRPr="00095768">
                <w:rPr>
                  <w:rFonts w:ascii="Calibri" w:eastAsia="Times New Roman" w:hAnsi="Calibri" w:cs="Calibri"/>
                  <w:i/>
                  <w:iCs/>
                  <w:color w:val="000000"/>
                  <w:sz w:val="22"/>
                  <w:szCs w:val="22"/>
                  <w:lang w:val="fr-FR" w:eastAsia="fr-FR"/>
                </w:rPr>
                <w:t>WKP</w:t>
              </w:r>
            </w:ins>
          </w:p>
        </w:tc>
        <w:tc>
          <w:tcPr>
            <w:tcW w:w="423" w:type="pct"/>
            <w:tcBorders>
              <w:top w:val="nil"/>
              <w:left w:val="nil"/>
              <w:bottom w:val="nil"/>
              <w:right w:val="nil"/>
            </w:tcBorders>
            <w:shd w:val="clear" w:color="auto" w:fill="auto"/>
            <w:noWrap/>
            <w:vAlign w:val="bottom"/>
            <w:hideMark/>
          </w:tcPr>
          <w:p w14:paraId="38574D2F" w14:textId="77777777" w:rsidR="00C4064B" w:rsidRPr="00095768" w:rsidRDefault="00C4064B" w:rsidP="00AF4F87">
            <w:pPr>
              <w:jc w:val="center"/>
              <w:rPr>
                <w:ins w:id="1572" w:author="Arnaud" w:date="2021-08-19T00:33:00Z"/>
                <w:rFonts w:ascii="Calibri" w:eastAsia="Times New Roman" w:hAnsi="Calibri" w:cs="Calibri"/>
                <w:sz w:val="22"/>
                <w:szCs w:val="22"/>
                <w:lang w:val="fr-FR" w:eastAsia="fr-FR"/>
              </w:rPr>
            </w:pPr>
            <w:ins w:id="1573" w:author="Arnaud" w:date="2021-08-19T00:33:00Z">
              <w:r w:rsidRPr="00095768">
                <w:rPr>
                  <w:rFonts w:ascii="Calibri" w:eastAsia="Times New Roman" w:hAnsi="Calibri" w:cs="Calibri"/>
                  <w:sz w:val="22"/>
                  <w:szCs w:val="22"/>
                  <w:lang w:val="fr-FR" w:eastAsia="fr-FR"/>
                </w:rPr>
                <w:t>70.2</w:t>
              </w:r>
            </w:ins>
          </w:p>
        </w:tc>
        <w:tc>
          <w:tcPr>
            <w:tcW w:w="423" w:type="pct"/>
            <w:tcBorders>
              <w:top w:val="nil"/>
              <w:left w:val="nil"/>
              <w:bottom w:val="nil"/>
              <w:right w:val="nil"/>
            </w:tcBorders>
            <w:shd w:val="clear" w:color="auto" w:fill="auto"/>
            <w:noWrap/>
            <w:vAlign w:val="bottom"/>
            <w:hideMark/>
          </w:tcPr>
          <w:p w14:paraId="0838E7A8" w14:textId="77777777" w:rsidR="00C4064B" w:rsidRPr="00095768" w:rsidRDefault="00C4064B" w:rsidP="00AF4F87">
            <w:pPr>
              <w:jc w:val="center"/>
              <w:rPr>
                <w:ins w:id="1574" w:author="Arnaud" w:date="2021-08-19T00:33:00Z"/>
                <w:rFonts w:ascii="Calibri" w:eastAsia="Times New Roman" w:hAnsi="Calibri" w:cs="Calibri"/>
                <w:sz w:val="22"/>
                <w:szCs w:val="22"/>
                <w:lang w:val="fr-FR" w:eastAsia="fr-FR"/>
              </w:rPr>
            </w:pPr>
          </w:p>
        </w:tc>
        <w:tc>
          <w:tcPr>
            <w:tcW w:w="423" w:type="pct"/>
            <w:tcBorders>
              <w:top w:val="nil"/>
              <w:left w:val="nil"/>
              <w:bottom w:val="nil"/>
              <w:right w:val="nil"/>
            </w:tcBorders>
            <w:shd w:val="clear" w:color="auto" w:fill="auto"/>
            <w:noWrap/>
            <w:vAlign w:val="bottom"/>
            <w:hideMark/>
          </w:tcPr>
          <w:p w14:paraId="0A1BDADF" w14:textId="77777777" w:rsidR="00C4064B" w:rsidRPr="00095768" w:rsidRDefault="00C4064B" w:rsidP="00AF4F87">
            <w:pPr>
              <w:jc w:val="center"/>
              <w:rPr>
                <w:ins w:id="1575" w:author="Arnaud" w:date="2021-08-19T00:33:00Z"/>
                <w:rFonts w:ascii="Calibri" w:eastAsia="Times New Roman" w:hAnsi="Calibri" w:cs="Calibri"/>
                <w:sz w:val="22"/>
                <w:szCs w:val="22"/>
                <w:lang w:val="fr-FR" w:eastAsia="fr-FR"/>
              </w:rPr>
            </w:pPr>
            <w:ins w:id="1576" w:author="Arnaud" w:date="2021-08-19T00:33:00Z">
              <w:r w:rsidRPr="00095768">
                <w:rPr>
                  <w:rFonts w:ascii="Calibri" w:eastAsia="Times New Roman" w:hAnsi="Calibri" w:cs="Calibri"/>
                  <w:sz w:val="22"/>
                  <w:szCs w:val="22"/>
                  <w:lang w:val="fr-FR" w:eastAsia="fr-FR"/>
                </w:rPr>
                <w:t>70.</w:t>
              </w:r>
              <w:r>
                <w:rPr>
                  <w:rFonts w:ascii="Calibri" w:eastAsia="Times New Roman" w:hAnsi="Calibri" w:cs="Calibri"/>
                  <w:sz w:val="22"/>
                  <w:szCs w:val="22"/>
                  <w:lang w:val="fr-FR" w:eastAsia="fr-FR"/>
                </w:rPr>
                <w:t>3</w:t>
              </w:r>
            </w:ins>
          </w:p>
        </w:tc>
        <w:tc>
          <w:tcPr>
            <w:tcW w:w="556" w:type="pct"/>
            <w:tcBorders>
              <w:top w:val="nil"/>
              <w:left w:val="nil"/>
              <w:bottom w:val="nil"/>
              <w:right w:val="nil"/>
            </w:tcBorders>
            <w:shd w:val="clear" w:color="auto" w:fill="auto"/>
            <w:noWrap/>
            <w:vAlign w:val="bottom"/>
            <w:hideMark/>
          </w:tcPr>
          <w:p w14:paraId="69A85162" w14:textId="77777777" w:rsidR="00C4064B" w:rsidRPr="00095768" w:rsidRDefault="00C4064B" w:rsidP="00AF4F87">
            <w:pPr>
              <w:jc w:val="center"/>
              <w:rPr>
                <w:ins w:id="1577" w:author="Arnaud" w:date="2021-08-19T00:33:00Z"/>
                <w:rFonts w:ascii="Calibri" w:eastAsia="Times New Roman" w:hAnsi="Calibri" w:cs="Calibri"/>
                <w:sz w:val="22"/>
                <w:szCs w:val="22"/>
                <w:lang w:val="fr-FR" w:eastAsia="fr-FR"/>
              </w:rPr>
            </w:pPr>
            <w:ins w:id="1578" w:author="Arnaud" w:date="2021-08-19T00:33:00Z">
              <w:r w:rsidRPr="00095768">
                <w:rPr>
                  <w:rFonts w:ascii="Calibri" w:eastAsia="Times New Roman" w:hAnsi="Calibri" w:cs="Calibri"/>
                  <w:sz w:val="22"/>
                  <w:szCs w:val="22"/>
                  <w:lang w:val="fr-FR" w:eastAsia="fr-FR"/>
                </w:rPr>
                <w:t>70.2</w:t>
              </w:r>
            </w:ins>
          </w:p>
        </w:tc>
        <w:tc>
          <w:tcPr>
            <w:tcW w:w="423" w:type="pct"/>
            <w:tcBorders>
              <w:top w:val="nil"/>
              <w:left w:val="nil"/>
              <w:bottom w:val="nil"/>
              <w:right w:val="nil"/>
            </w:tcBorders>
            <w:shd w:val="clear" w:color="auto" w:fill="auto"/>
            <w:noWrap/>
            <w:vAlign w:val="bottom"/>
            <w:hideMark/>
          </w:tcPr>
          <w:p w14:paraId="79471B87" w14:textId="77777777" w:rsidR="00C4064B" w:rsidRPr="00095768" w:rsidRDefault="00C4064B" w:rsidP="00AF4F87">
            <w:pPr>
              <w:jc w:val="center"/>
              <w:rPr>
                <w:ins w:id="1579" w:author="Arnaud" w:date="2021-08-19T00:33:00Z"/>
                <w:rFonts w:ascii="Calibri" w:eastAsia="Times New Roman" w:hAnsi="Calibri" w:cs="Calibri"/>
                <w:sz w:val="22"/>
                <w:szCs w:val="22"/>
                <w:lang w:val="fr-FR" w:eastAsia="fr-FR"/>
              </w:rPr>
            </w:pPr>
          </w:p>
        </w:tc>
        <w:tc>
          <w:tcPr>
            <w:tcW w:w="838" w:type="pct"/>
            <w:tcBorders>
              <w:top w:val="nil"/>
              <w:left w:val="nil"/>
              <w:bottom w:val="nil"/>
              <w:right w:val="nil"/>
            </w:tcBorders>
            <w:shd w:val="clear" w:color="auto" w:fill="auto"/>
            <w:noWrap/>
            <w:vAlign w:val="bottom"/>
            <w:hideMark/>
          </w:tcPr>
          <w:p w14:paraId="37F7FEB5" w14:textId="77777777" w:rsidR="00C4064B" w:rsidRPr="00095768" w:rsidRDefault="00C4064B" w:rsidP="00AF4F87">
            <w:pPr>
              <w:jc w:val="center"/>
              <w:rPr>
                <w:ins w:id="1580" w:author="Arnaud" w:date="2021-08-19T00:33:00Z"/>
                <w:rFonts w:ascii="Calibri" w:eastAsia="Times New Roman" w:hAnsi="Calibri" w:cs="Calibri"/>
                <w:sz w:val="22"/>
                <w:szCs w:val="22"/>
                <w:lang w:val="fr-FR" w:eastAsia="fr-FR"/>
              </w:rPr>
            </w:pPr>
            <w:ins w:id="1581" w:author="Arnaud" w:date="2021-08-19T00:33:00Z">
              <w:r w:rsidRPr="00095768">
                <w:rPr>
                  <w:rFonts w:ascii="Calibri" w:eastAsia="Times New Roman" w:hAnsi="Calibri" w:cs="Calibri"/>
                  <w:sz w:val="22"/>
                  <w:szCs w:val="22"/>
                  <w:lang w:val="fr-FR" w:eastAsia="fr-FR"/>
                </w:rPr>
                <w:t>6</w:t>
              </w:r>
              <w:r>
                <w:rPr>
                  <w:rFonts w:ascii="Calibri" w:eastAsia="Times New Roman" w:hAnsi="Calibri" w:cs="Calibri"/>
                  <w:sz w:val="22"/>
                  <w:szCs w:val="22"/>
                  <w:lang w:val="fr-FR" w:eastAsia="fr-FR"/>
                </w:rPr>
                <w:t>8</w:t>
              </w:r>
              <w:r w:rsidRPr="00095768">
                <w:rPr>
                  <w:rFonts w:ascii="Calibri" w:eastAsia="Times New Roman" w:hAnsi="Calibri" w:cs="Calibri"/>
                  <w:sz w:val="22"/>
                  <w:szCs w:val="22"/>
                  <w:lang w:val="fr-FR" w:eastAsia="fr-FR"/>
                </w:rPr>
                <w:t>.</w:t>
              </w:r>
              <w:r>
                <w:rPr>
                  <w:rFonts w:ascii="Calibri" w:eastAsia="Times New Roman" w:hAnsi="Calibri" w:cs="Calibri"/>
                  <w:sz w:val="22"/>
                  <w:szCs w:val="22"/>
                  <w:lang w:val="fr-FR" w:eastAsia="fr-FR"/>
                </w:rPr>
                <w:t>0</w:t>
              </w:r>
            </w:ins>
          </w:p>
        </w:tc>
        <w:tc>
          <w:tcPr>
            <w:tcW w:w="798" w:type="pct"/>
            <w:tcBorders>
              <w:top w:val="nil"/>
              <w:left w:val="nil"/>
              <w:bottom w:val="nil"/>
              <w:right w:val="nil"/>
            </w:tcBorders>
            <w:shd w:val="clear" w:color="auto" w:fill="auto"/>
            <w:noWrap/>
            <w:vAlign w:val="bottom"/>
            <w:hideMark/>
          </w:tcPr>
          <w:p w14:paraId="3FF3388D" w14:textId="77777777" w:rsidR="00C4064B" w:rsidRPr="00095768" w:rsidRDefault="00C4064B" w:rsidP="00AF4F87">
            <w:pPr>
              <w:jc w:val="center"/>
              <w:rPr>
                <w:ins w:id="1582" w:author="Arnaud" w:date="2021-08-19T00:33:00Z"/>
                <w:rFonts w:ascii="Calibri" w:eastAsia="Times New Roman" w:hAnsi="Calibri" w:cs="Calibri"/>
                <w:sz w:val="22"/>
                <w:szCs w:val="22"/>
                <w:lang w:val="fr-FR" w:eastAsia="fr-FR"/>
              </w:rPr>
            </w:pPr>
            <w:ins w:id="1583" w:author="Arnaud" w:date="2021-08-19T00:33:00Z">
              <w:r w:rsidRPr="00095768">
                <w:rPr>
                  <w:rFonts w:ascii="Calibri" w:eastAsia="Times New Roman" w:hAnsi="Calibri" w:cs="Calibri"/>
                  <w:sz w:val="22"/>
                  <w:szCs w:val="22"/>
                  <w:lang w:val="fr-FR" w:eastAsia="fr-FR"/>
                </w:rPr>
                <w:t>71.</w:t>
              </w:r>
              <w:r>
                <w:rPr>
                  <w:rFonts w:ascii="Calibri" w:eastAsia="Times New Roman" w:hAnsi="Calibri" w:cs="Calibri"/>
                  <w:sz w:val="22"/>
                  <w:szCs w:val="22"/>
                  <w:lang w:val="fr-FR" w:eastAsia="fr-FR"/>
                </w:rPr>
                <w:t>3</w:t>
              </w:r>
            </w:ins>
          </w:p>
        </w:tc>
      </w:tr>
      <w:tr w:rsidR="00C4064B" w:rsidRPr="00095768" w14:paraId="5E072C56" w14:textId="77777777" w:rsidTr="00AF4F87">
        <w:trPr>
          <w:trHeight w:val="288"/>
          <w:ins w:id="1584" w:author="Arnaud" w:date="2021-08-19T00:33:00Z"/>
        </w:trPr>
        <w:tc>
          <w:tcPr>
            <w:tcW w:w="1116" w:type="pct"/>
            <w:tcBorders>
              <w:top w:val="nil"/>
              <w:left w:val="nil"/>
              <w:bottom w:val="nil"/>
              <w:right w:val="nil"/>
            </w:tcBorders>
            <w:shd w:val="clear" w:color="auto" w:fill="auto"/>
            <w:noWrap/>
            <w:vAlign w:val="bottom"/>
            <w:hideMark/>
          </w:tcPr>
          <w:p w14:paraId="0E51D180" w14:textId="77777777" w:rsidR="00C4064B" w:rsidRPr="00095768" w:rsidRDefault="00C4064B" w:rsidP="00AF4F87">
            <w:pPr>
              <w:ind w:firstLineChars="100" w:firstLine="220"/>
              <w:rPr>
                <w:ins w:id="1585" w:author="Arnaud" w:date="2021-08-19T00:33:00Z"/>
                <w:rFonts w:ascii="Calibri" w:eastAsia="Times New Roman" w:hAnsi="Calibri" w:cs="Calibri"/>
                <w:i/>
                <w:iCs/>
                <w:color w:val="000000"/>
                <w:sz w:val="22"/>
                <w:szCs w:val="22"/>
                <w:lang w:val="fr-FR" w:eastAsia="fr-FR"/>
              </w:rPr>
            </w:pPr>
            <w:ins w:id="1586" w:author="Arnaud" w:date="2021-08-19T00:33:00Z">
              <w:r w:rsidRPr="00095768">
                <w:rPr>
                  <w:rFonts w:ascii="Calibri" w:eastAsia="Times New Roman" w:hAnsi="Calibri" w:cs="Calibri"/>
                  <w:i/>
                  <w:iCs/>
                  <w:color w:val="000000"/>
                  <w:sz w:val="22"/>
                  <w:szCs w:val="22"/>
                  <w:lang w:val="fr-FR" w:eastAsia="fr-FR"/>
                </w:rPr>
                <w:t>Relatives</w:t>
              </w:r>
            </w:ins>
          </w:p>
        </w:tc>
        <w:tc>
          <w:tcPr>
            <w:tcW w:w="423" w:type="pct"/>
            <w:tcBorders>
              <w:top w:val="nil"/>
              <w:left w:val="nil"/>
              <w:bottom w:val="nil"/>
              <w:right w:val="nil"/>
            </w:tcBorders>
            <w:shd w:val="clear" w:color="auto" w:fill="auto"/>
            <w:noWrap/>
            <w:vAlign w:val="bottom"/>
            <w:hideMark/>
          </w:tcPr>
          <w:p w14:paraId="73DEC695" w14:textId="77777777" w:rsidR="00C4064B" w:rsidRPr="00095768" w:rsidRDefault="00C4064B" w:rsidP="00AF4F87">
            <w:pPr>
              <w:jc w:val="center"/>
              <w:rPr>
                <w:ins w:id="1587" w:author="Arnaud" w:date="2021-08-19T00:33:00Z"/>
                <w:rFonts w:ascii="Calibri" w:eastAsia="Times New Roman" w:hAnsi="Calibri" w:cs="Calibri"/>
                <w:sz w:val="22"/>
                <w:szCs w:val="22"/>
                <w:lang w:val="fr-FR" w:eastAsia="fr-FR"/>
              </w:rPr>
            </w:pPr>
            <w:ins w:id="1588" w:author="Arnaud" w:date="2021-08-19T00:33:00Z">
              <w:r w:rsidRPr="00095768">
                <w:rPr>
                  <w:rFonts w:ascii="Calibri" w:eastAsia="Times New Roman" w:hAnsi="Calibri" w:cs="Calibri"/>
                  <w:sz w:val="22"/>
                  <w:szCs w:val="22"/>
                  <w:lang w:val="fr-FR" w:eastAsia="fr-FR"/>
                </w:rPr>
                <w:t>41.</w:t>
              </w:r>
              <w:r>
                <w:rPr>
                  <w:rFonts w:ascii="Calibri" w:eastAsia="Times New Roman" w:hAnsi="Calibri" w:cs="Calibri"/>
                  <w:sz w:val="22"/>
                  <w:szCs w:val="22"/>
                  <w:lang w:val="fr-FR" w:eastAsia="fr-FR"/>
                </w:rPr>
                <w:t>7</w:t>
              </w:r>
            </w:ins>
          </w:p>
        </w:tc>
        <w:tc>
          <w:tcPr>
            <w:tcW w:w="423" w:type="pct"/>
            <w:tcBorders>
              <w:top w:val="nil"/>
              <w:left w:val="nil"/>
              <w:bottom w:val="nil"/>
              <w:right w:val="nil"/>
            </w:tcBorders>
            <w:shd w:val="clear" w:color="auto" w:fill="auto"/>
            <w:noWrap/>
            <w:vAlign w:val="bottom"/>
            <w:hideMark/>
          </w:tcPr>
          <w:p w14:paraId="44752CFA" w14:textId="77777777" w:rsidR="00C4064B" w:rsidRPr="00095768" w:rsidRDefault="00C4064B" w:rsidP="00AF4F87">
            <w:pPr>
              <w:jc w:val="center"/>
              <w:rPr>
                <w:ins w:id="1589" w:author="Arnaud" w:date="2021-08-19T00:33:00Z"/>
                <w:rFonts w:ascii="Calibri" w:eastAsia="Times New Roman" w:hAnsi="Calibri" w:cs="Calibri"/>
                <w:sz w:val="22"/>
                <w:szCs w:val="22"/>
                <w:lang w:val="fr-FR" w:eastAsia="fr-FR"/>
              </w:rPr>
            </w:pPr>
          </w:p>
        </w:tc>
        <w:tc>
          <w:tcPr>
            <w:tcW w:w="423" w:type="pct"/>
            <w:tcBorders>
              <w:top w:val="nil"/>
              <w:left w:val="nil"/>
              <w:bottom w:val="nil"/>
              <w:right w:val="nil"/>
            </w:tcBorders>
            <w:shd w:val="clear" w:color="auto" w:fill="auto"/>
            <w:noWrap/>
            <w:vAlign w:val="bottom"/>
            <w:hideMark/>
          </w:tcPr>
          <w:p w14:paraId="5E4B4D8F" w14:textId="77777777" w:rsidR="00C4064B" w:rsidRPr="00095768" w:rsidRDefault="00C4064B" w:rsidP="00AF4F87">
            <w:pPr>
              <w:jc w:val="center"/>
              <w:rPr>
                <w:ins w:id="1590" w:author="Arnaud" w:date="2021-08-19T00:33:00Z"/>
                <w:rFonts w:ascii="Calibri" w:eastAsia="Times New Roman" w:hAnsi="Calibri" w:cs="Calibri"/>
                <w:sz w:val="22"/>
                <w:szCs w:val="22"/>
                <w:lang w:val="fr-FR" w:eastAsia="fr-FR"/>
              </w:rPr>
            </w:pPr>
            <w:ins w:id="1591" w:author="Arnaud" w:date="2021-08-19T00:33:00Z">
              <w:r w:rsidRPr="00095768">
                <w:rPr>
                  <w:rFonts w:ascii="Calibri" w:eastAsia="Times New Roman" w:hAnsi="Calibri" w:cs="Calibri"/>
                  <w:sz w:val="22"/>
                  <w:szCs w:val="22"/>
                  <w:lang w:val="fr-FR" w:eastAsia="fr-FR"/>
                </w:rPr>
                <w:t>41.8</w:t>
              </w:r>
            </w:ins>
          </w:p>
        </w:tc>
        <w:tc>
          <w:tcPr>
            <w:tcW w:w="556" w:type="pct"/>
            <w:tcBorders>
              <w:top w:val="nil"/>
              <w:left w:val="nil"/>
              <w:bottom w:val="nil"/>
              <w:right w:val="nil"/>
            </w:tcBorders>
            <w:shd w:val="clear" w:color="auto" w:fill="auto"/>
            <w:noWrap/>
            <w:vAlign w:val="bottom"/>
            <w:hideMark/>
          </w:tcPr>
          <w:p w14:paraId="09EB3F85" w14:textId="77777777" w:rsidR="00C4064B" w:rsidRPr="00095768" w:rsidRDefault="00C4064B" w:rsidP="00AF4F87">
            <w:pPr>
              <w:jc w:val="center"/>
              <w:rPr>
                <w:ins w:id="1592" w:author="Arnaud" w:date="2021-08-19T00:33:00Z"/>
                <w:rFonts w:ascii="Calibri" w:eastAsia="Times New Roman" w:hAnsi="Calibri" w:cs="Calibri"/>
                <w:sz w:val="22"/>
                <w:szCs w:val="22"/>
                <w:lang w:val="fr-FR" w:eastAsia="fr-FR"/>
              </w:rPr>
            </w:pPr>
            <w:ins w:id="1593" w:author="Arnaud" w:date="2021-08-19T00:33:00Z">
              <w:r w:rsidRPr="00095768">
                <w:rPr>
                  <w:rFonts w:ascii="Calibri" w:eastAsia="Times New Roman" w:hAnsi="Calibri" w:cs="Calibri"/>
                  <w:sz w:val="22"/>
                  <w:szCs w:val="22"/>
                  <w:lang w:val="fr-FR" w:eastAsia="fr-FR"/>
                </w:rPr>
                <w:t>41.</w:t>
              </w:r>
              <w:r>
                <w:rPr>
                  <w:rFonts w:ascii="Calibri" w:eastAsia="Times New Roman" w:hAnsi="Calibri" w:cs="Calibri"/>
                  <w:sz w:val="22"/>
                  <w:szCs w:val="22"/>
                  <w:lang w:val="fr-FR" w:eastAsia="fr-FR"/>
                </w:rPr>
                <w:t>6</w:t>
              </w:r>
            </w:ins>
          </w:p>
        </w:tc>
        <w:tc>
          <w:tcPr>
            <w:tcW w:w="423" w:type="pct"/>
            <w:tcBorders>
              <w:top w:val="nil"/>
              <w:left w:val="nil"/>
              <w:bottom w:val="nil"/>
              <w:right w:val="nil"/>
            </w:tcBorders>
            <w:shd w:val="clear" w:color="auto" w:fill="auto"/>
            <w:noWrap/>
            <w:vAlign w:val="bottom"/>
            <w:hideMark/>
          </w:tcPr>
          <w:p w14:paraId="20F07941" w14:textId="77777777" w:rsidR="00C4064B" w:rsidRPr="00095768" w:rsidRDefault="00C4064B" w:rsidP="00AF4F87">
            <w:pPr>
              <w:jc w:val="center"/>
              <w:rPr>
                <w:ins w:id="1594" w:author="Arnaud" w:date="2021-08-19T00:33:00Z"/>
                <w:rFonts w:ascii="Calibri" w:eastAsia="Times New Roman" w:hAnsi="Calibri" w:cs="Calibri"/>
                <w:sz w:val="22"/>
                <w:szCs w:val="22"/>
                <w:lang w:val="fr-FR" w:eastAsia="fr-FR"/>
              </w:rPr>
            </w:pPr>
          </w:p>
        </w:tc>
        <w:tc>
          <w:tcPr>
            <w:tcW w:w="838" w:type="pct"/>
            <w:tcBorders>
              <w:top w:val="nil"/>
              <w:left w:val="nil"/>
              <w:bottom w:val="nil"/>
              <w:right w:val="nil"/>
            </w:tcBorders>
            <w:shd w:val="clear" w:color="auto" w:fill="auto"/>
            <w:noWrap/>
            <w:vAlign w:val="bottom"/>
            <w:hideMark/>
          </w:tcPr>
          <w:p w14:paraId="44688556" w14:textId="77777777" w:rsidR="00C4064B" w:rsidRPr="00095768" w:rsidRDefault="00C4064B" w:rsidP="00AF4F87">
            <w:pPr>
              <w:jc w:val="center"/>
              <w:rPr>
                <w:ins w:id="1595" w:author="Arnaud" w:date="2021-08-19T00:33:00Z"/>
                <w:rFonts w:ascii="Calibri" w:eastAsia="Times New Roman" w:hAnsi="Calibri" w:cs="Calibri"/>
                <w:sz w:val="22"/>
                <w:szCs w:val="22"/>
                <w:lang w:val="fr-FR" w:eastAsia="fr-FR"/>
              </w:rPr>
            </w:pPr>
            <w:ins w:id="1596" w:author="Arnaud" w:date="2021-08-19T00:33:00Z">
              <w:r w:rsidRPr="00095768">
                <w:rPr>
                  <w:rFonts w:ascii="Calibri" w:eastAsia="Times New Roman" w:hAnsi="Calibri" w:cs="Calibri"/>
                  <w:sz w:val="22"/>
                  <w:szCs w:val="22"/>
                  <w:lang w:val="fr-FR" w:eastAsia="fr-FR"/>
                </w:rPr>
                <w:t>47.</w:t>
              </w:r>
              <w:r>
                <w:rPr>
                  <w:rFonts w:ascii="Calibri" w:eastAsia="Times New Roman" w:hAnsi="Calibri" w:cs="Calibri"/>
                  <w:sz w:val="22"/>
                  <w:szCs w:val="22"/>
                  <w:lang w:val="fr-FR" w:eastAsia="fr-FR"/>
                </w:rPr>
                <w:t>1</w:t>
              </w:r>
            </w:ins>
          </w:p>
        </w:tc>
        <w:tc>
          <w:tcPr>
            <w:tcW w:w="798" w:type="pct"/>
            <w:tcBorders>
              <w:top w:val="nil"/>
              <w:left w:val="nil"/>
              <w:bottom w:val="nil"/>
              <w:right w:val="nil"/>
            </w:tcBorders>
            <w:shd w:val="clear" w:color="auto" w:fill="auto"/>
            <w:noWrap/>
            <w:vAlign w:val="bottom"/>
            <w:hideMark/>
          </w:tcPr>
          <w:p w14:paraId="78CFFC18" w14:textId="77777777" w:rsidR="00C4064B" w:rsidRPr="00095768" w:rsidRDefault="00C4064B" w:rsidP="00AF4F87">
            <w:pPr>
              <w:jc w:val="center"/>
              <w:rPr>
                <w:ins w:id="1597" w:author="Arnaud" w:date="2021-08-19T00:33:00Z"/>
                <w:rFonts w:ascii="Calibri" w:eastAsia="Times New Roman" w:hAnsi="Calibri" w:cs="Calibri"/>
                <w:sz w:val="22"/>
                <w:szCs w:val="22"/>
                <w:lang w:val="fr-FR" w:eastAsia="fr-FR"/>
              </w:rPr>
            </w:pPr>
            <w:ins w:id="1598" w:author="Arnaud" w:date="2021-08-19T00:33:00Z">
              <w:r w:rsidRPr="00095768">
                <w:rPr>
                  <w:rFonts w:ascii="Calibri" w:eastAsia="Times New Roman" w:hAnsi="Calibri" w:cs="Calibri"/>
                  <w:sz w:val="22"/>
                  <w:szCs w:val="22"/>
                  <w:lang w:val="fr-FR" w:eastAsia="fr-FR"/>
                </w:rPr>
                <w:t>39.2</w:t>
              </w:r>
            </w:ins>
          </w:p>
        </w:tc>
      </w:tr>
      <w:tr w:rsidR="00C4064B" w:rsidRPr="00095768" w14:paraId="37655A93" w14:textId="77777777" w:rsidTr="00AF4F87">
        <w:trPr>
          <w:trHeight w:val="288"/>
          <w:ins w:id="1599" w:author="Arnaud" w:date="2021-08-19T00:33:00Z"/>
        </w:trPr>
        <w:tc>
          <w:tcPr>
            <w:tcW w:w="1116" w:type="pct"/>
            <w:tcBorders>
              <w:top w:val="nil"/>
              <w:left w:val="nil"/>
              <w:bottom w:val="nil"/>
              <w:right w:val="nil"/>
            </w:tcBorders>
            <w:shd w:val="clear" w:color="auto" w:fill="auto"/>
            <w:noWrap/>
            <w:vAlign w:val="bottom"/>
            <w:hideMark/>
          </w:tcPr>
          <w:p w14:paraId="543CD6C0" w14:textId="77777777" w:rsidR="00C4064B" w:rsidRPr="00095768" w:rsidRDefault="00C4064B" w:rsidP="00AF4F87">
            <w:pPr>
              <w:ind w:firstLineChars="100" w:firstLine="220"/>
              <w:rPr>
                <w:ins w:id="1600" w:author="Arnaud" w:date="2021-08-19T00:33:00Z"/>
                <w:rFonts w:ascii="Calibri" w:eastAsia="Times New Roman" w:hAnsi="Calibri" w:cs="Calibri"/>
                <w:i/>
                <w:iCs/>
                <w:color w:val="000000"/>
                <w:sz w:val="22"/>
                <w:szCs w:val="22"/>
                <w:lang w:val="fr-FR" w:eastAsia="fr-FR"/>
              </w:rPr>
            </w:pPr>
            <w:ins w:id="1601" w:author="Arnaud" w:date="2021-08-19T00:33:00Z">
              <w:r w:rsidRPr="00095768">
                <w:rPr>
                  <w:rFonts w:ascii="Calibri" w:eastAsia="Times New Roman" w:hAnsi="Calibri" w:cs="Calibri"/>
                  <w:i/>
                  <w:iCs/>
                  <w:color w:val="000000"/>
                  <w:sz w:val="22"/>
                  <w:szCs w:val="22"/>
                  <w:lang w:val="fr-FR" w:eastAsia="fr-FR"/>
                </w:rPr>
                <w:t>Labour</w:t>
              </w:r>
            </w:ins>
          </w:p>
        </w:tc>
        <w:tc>
          <w:tcPr>
            <w:tcW w:w="423" w:type="pct"/>
            <w:tcBorders>
              <w:top w:val="nil"/>
              <w:left w:val="nil"/>
              <w:bottom w:val="nil"/>
              <w:right w:val="nil"/>
            </w:tcBorders>
            <w:shd w:val="clear" w:color="auto" w:fill="auto"/>
            <w:noWrap/>
            <w:vAlign w:val="bottom"/>
            <w:hideMark/>
          </w:tcPr>
          <w:p w14:paraId="3D077917" w14:textId="77777777" w:rsidR="00C4064B" w:rsidRPr="00095768" w:rsidRDefault="00C4064B" w:rsidP="00AF4F87">
            <w:pPr>
              <w:jc w:val="center"/>
              <w:rPr>
                <w:ins w:id="1602" w:author="Arnaud" w:date="2021-08-19T00:33:00Z"/>
                <w:rFonts w:ascii="Calibri" w:eastAsia="Times New Roman" w:hAnsi="Calibri" w:cs="Calibri"/>
                <w:color w:val="000000"/>
                <w:sz w:val="22"/>
                <w:szCs w:val="22"/>
                <w:lang w:val="fr-FR" w:eastAsia="fr-FR"/>
              </w:rPr>
            </w:pPr>
            <w:ins w:id="1603" w:author="Arnaud" w:date="2021-08-19T00:33:00Z">
              <w:r w:rsidRPr="00095768">
                <w:rPr>
                  <w:rFonts w:ascii="Calibri" w:eastAsia="Times New Roman" w:hAnsi="Calibri" w:cs="Calibri"/>
                  <w:color w:val="000000"/>
                  <w:sz w:val="22"/>
                  <w:szCs w:val="22"/>
                  <w:lang w:val="fr-FR" w:eastAsia="fr-FR"/>
                </w:rPr>
                <w:t>17.0</w:t>
              </w:r>
            </w:ins>
          </w:p>
        </w:tc>
        <w:tc>
          <w:tcPr>
            <w:tcW w:w="423" w:type="pct"/>
            <w:tcBorders>
              <w:top w:val="nil"/>
              <w:left w:val="nil"/>
              <w:bottom w:val="nil"/>
              <w:right w:val="nil"/>
            </w:tcBorders>
            <w:shd w:val="clear" w:color="auto" w:fill="auto"/>
            <w:noWrap/>
            <w:vAlign w:val="bottom"/>
            <w:hideMark/>
          </w:tcPr>
          <w:p w14:paraId="62BD2C10" w14:textId="77777777" w:rsidR="00C4064B" w:rsidRPr="00095768" w:rsidRDefault="00C4064B" w:rsidP="00AF4F87">
            <w:pPr>
              <w:jc w:val="center"/>
              <w:rPr>
                <w:ins w:id="1604" w:author="Arnaud" w:date="2021-08-19T00:33:00Z"/>
                <w:rFonts w:ascii="Calibri" w:eastAsia="Times New Roman" w:hAnsi="Calibri" w:cs="Calibri"/>
                <w:color w:val="000000"/>
                <w:sz w:val="22"/>
                <w:szCs w:val="22"/>
                <w:lang w:val="fr-FR" w:eastAsia="fr-FR"/>
              </w:rPr>
            </w:pPr>
          </w:p>
        </w:tc>
        <w:tc>
          <w:tcPr>
            <w:tcW w:w="423" w:type="pct"/>
            <w:tcBorders>
              <w:top w:val="nil"/>
              <w:left w:val="nil"/>
              <w:bottom w:val="nil"/>
              <w:right w:val="nil"/>
            </w:tcBorders>
            <w:shd w:val="clear" w:color="auto" w:fill="auto"/>
            <w:noWrap/>
            <w:vAlign w:val="bottom"/>
            <w:hideMark/>
          </w:tcPr>
          <w:p w14:paraId="0E50514F" w14:textId="77777777" w:rsidR="00C4064B" w:rsidRPr="00095768" w:rsidRDefault="00C4064B" w:rsidP="00AF4F87">
            <w:pPr>
              <w:jc w:val="center"/>
              <w:rPr>
                <w:ins w:id="1605" w:author="Arnaud" w:date="2021-08-19T00:33:00Z"/>
                <w:rFonts w:ascii="Calibri" w:eastAsia="Times New Roman" w:hAnsi="Calibri" w:cs="Calibri"/>
                <w:color w:val="000000"/>
                <w:sz w:val="22"/>
                <w:szCs w:val="22"/>
                <w:lang w:val="fr-FR" w:eastAsia="fr-FR"/>
              </w:rPr>
            </w:pPr>
            <w:ins w:id="1606" w:author="Arnaud" w:date="2021-08-19T00:33:00Z">
              <w:r w:rsidRPr="00095768">
                <w:rPr>
                  <w:rFonts w:ascii="Calibri" w:eastAsia="Times New Roman" w:hAnsi="Calibri" w:cs="Calibri"/>
                  <w:color w:val="000000"/>
                  <w:sz w:val="22"/>
                  <w:szCs w:val="22"/>
                  <w:lang w:val="fr-FR" w:eastAsia="fr-FR"/>
                </w:rPr>
                <w:t>21.1</w:t>
              </w:r>
            </w:ins>
          </w:p>
        </w:tc>
        <w:tc>
          <w:tcPr>
            <w:tcW w:w="556" w:type="pct"/>
            <w:tcBorders>
              <w:top w:val="nil"/>
              <w:left w:val="nil"/>
              <w:bottom w:val="nil"/>
              <w:right w:val="nil"/>
            </w:tcBorders>
            <w:shd w:val="clear" w:color="auto" w:fill="auto"/>
            <w:noWrap/>
            <w:vAlign w:val="bottom"/>
            <w:hideMark/>
          </w:tcPr>
          <w:p w14:paraId="3A4C01F7" w14:textId="77777777" w:rsidR="00C4064B" w:rsidRPr="00095768" w:rsidRDefault="00C4064B" w:rsidP="00AF4F87">
            <w:pPr>
              <w:jc w:val="center"/>
              <w:rPr>
                <w:ins w:id="1607" w:author="Arnaud" w:date="2021-08-19T00:33:00Z"/>
                <w:rFonts w:ascii="Calibri" w:eastAsia="Times New Roman" w:hAnsi="Calibri" w:cs="Calibri"/>
                <w:color w:val="000000"/>
                <w:sz w:val="22"/>
                <w:szCs w:val="22"/>
                <w:lang w:val="fr-FR" w:eastAsia="fr-FR"/>
              </w:rPr>
            </w:pPr>
            <w:ins w:id="1608" w:author="Arnaud" w:date="2021-08-19T00:33:00Z">
              <w:r w:rsidRPr="00095768">
                <w:rPr>
                  <w:rFonts w:ascii="Calibri" w:eastAsia="Times New Roman" w:hAnsi="Calibri" w:cs="Calibri"/>
                  <w:color w:val="000000"/>
                  <w:sz w:val="22"/>
                  <w:szCs w:val="22"/>
                  <w:lang w:val="fr-FR" w:eastAsia="fr-FR"/>
                </w:rPr>
                <w:t>13.3</w:t>
              </w:r>
            </w:ins>
          </w:p>
        </w:tc>
        <w:tc>
          <w:tcPr>
            <w:tcW w:w="423" w:type="pct"/>
            <w:tcBorders>
              <w:top w:val="nil"/>
              <w:left w:val="nil"/>
              <w:bottom w:val="nil"/>
              <w:right w:val="nil"/>
            </w:tcBorders>
            <w:shd w:val="clear" w:color="auto" w:fill="auto"/>
            <w:noWrap/>
            <w:vAlign w:val="bottom"/>
            <w:hideMark/>
          </w:tcPr>
          <w:p w14:paraId="10F43866" w14:textId="77777777" w:rsidR="00C4064B" w:rsidRPr="00095768" w:rsidRDefault="00C4064B" w:rsidP="00AF4F87">
            <w:pPr>
              <w:jc w:val="center"/>
              <w:rPr>
                <w:ins w:id="1609" w:author="Arnaud" w:date="2021-08-19T00:33:00Z"/>
                <w:rFonts w:ascii="Calibri" w:eastAsia="Times New Roman" w:hAnsi="Calibri" w:cs="Calibri"/>
                <w:color w:val="000000"/>
                <w:sz w:val="22"/>
                <w:szCs w:val="22"/>
                <w:lang w:val="fr-FR" w:eastAsia="fr-FR"/>
              </w:rPr>
            </w:pPr>
          </w:p>
        </w:tc>
        <w:tc>
          <w:tcPr>
            <w:tcW w:w="838" w:type="pct"/>
            <w:tcBorders>
              <w:top w:val="nil"/>
              <w:left w:val="nil"/>
              <w:bottom w:val="nil"/>
              <w:right w:val="nil"/>
            </w:tcBorders>
            <w:shd w:val="clear" w:color="auto" w:fill="auto"/>
            <w:noWrap/>
            <w:vAlign w:val="bottom"/>
            <w:hideMark/>
          </w:tcPr>
          <w:p w14:paraId="04246877" w14:textId="77777777" w:rsidR="00C4064B" w:rsidRPr="00095768" w:rsidRDefault="00C4064B" w:rsidP="00AF4F87">
            <w:pPr>
              <w:jc w:val="center"/>
              <w:rPr>
                <w:ins w:id="1610" w:author="Arnaud" w:date="2021-08-19T00:33:00Z"/>
                <w:rFonts w:ascii="Calibri" w:eastAsia="Times New Roman" w:hAnsi="Calibri" w:cs="Calibri"/>
                <w:color w:val="000000"/>
                <w:sz w:val="22"/>
                <w:szCs w:val="22"/>
                <w:lang w:val="fr-FR" w:eastAsia="fr-FR"/>
              </w:rPr>
            </w:pPr>
            <w:ins w:id="1611" w:author="Arnaud" w:date="2021-08-19T00:33:00Z">
              <w:r w:rsidRPr="00095768">
                <w:rPr>
                  <w:rFonts w:ascii="Calibri" w:eastAsia="Times New Roman" w:hAnsi="Calibri" w:cs="Calibri"/>
                  <w:color w:val="000000"/>
                  <w:sz w:val="22"/>
                  <w:szCs w:val="22"/>
                  <w:lang w:val="fr-FR" w:eastAsia="fr-FR"/>
                </w:rPr>
                <w:t>3.9</w:t>
              </w:r>
            </w:ins>
          </w:p>
        </w:tc>
        <w:tc>
          <w:tcPr>
            <w:tcW w:w="798" w:type="pct"/>
            <w:tcBorders>
              <w:top w:val="nil"/>
              <w:left w:val="nil"/>
              <w:bottom w:val="nil"/>
              <w:right w:val="nil"/>
            </w:tcBorders>
            <w:shd w:val="clear" w:color="auto" w:fill="auto"/>
            <w:noWrap/>
            <w:vAlign w:val="bottom"/>
            <w:hideMark/>
          </w:tcPr>
          <w:p w14:paraId="03C854AE" w14:textId="77777777" w:rsidR="00C4064B" w:rsidRPr="00095768" w:rsidRDefault="00C4064B" w:rsidP="00AF4F87">
            <w:pPr>
              <w:jc w:val="center"/>
              <w:rPr>
                <w:ins w:id="1612" w:author="Arnaud" w:date="2021-08-19T00:33:00Z"/>
                <w:rFonts w:ascii="Calibri" w:eastAsia="Times New Roman" w:hAnsi="Calibri" w:cs="Calibri"/>
                <w:color w:val="000000"/>
                <w:sz w:val="22"/>
                <w:szCs w:val="22"/>
                <w:lang w:val="fr-FR" w:eastAsia="fr-FR"/>
              </w:rPr>
            </w:pPr>
            <w:ins w:id="1613" w:author="Arnaud" w:date="2021-08-19T00:33:00Z">
              <w:r w:rsidRPr="00095768">
                <w:rPr>
                  <w:rFonts w:ascii="Calibri" w:eastAsia="Times New Roman" w:hAnsi="Calibri" w:cs="Calibri"/>
                  <w:color w:val="000000"/>
                  <w:sz w:val="22"/>
                  <w:szCs w:val="22"/>
                  <w:lang w:val="fr-FR" w:eastAsia="fr-FR"/>
                </w:rPr>
                <w:t>23.0</w:t>
              </w:r>
            </w:ins>
          </w:p>
        </w:tc>
      </w:tr>
      <w:tr w:rsidR="00C4064B" w:rsidRPr="00095768" w14:paraId="68C80B4A" w14:textId="77777777" w:rsidTr="00AF4F87">
        <w:trPr>
          <w:trHeight w:val="288"/>
          <w:ins w:id="1614" w:author="Arnaud" w:date="2021-08-19T00:33:00Z"/>
        </w:trPr>
        <w:tc>
          <w:tcPr>
            <w:tcW w:w="1116" w:type="pct"/>
            <w:tcBorders>
              <w:top w:val="nil"/>
              <w:left w:val="nil"/>
              <w:bottom w:val="nil"/>
              <w:right w:val="nil"/>
            </w:tcBorders>
            <w:shd w:val="clear" w:color="auto" w:fill="auto"/>
            <w:noWrap/>
            <w:vAlign w:val="bottom"/>
            <w:hideMark/>
          </w:tcPr>
          <w:p w14:paraId="46507831" w14:textId="77777777" w:rsidR="00C4064B" w:rsidRPr="00095768" w:rsidRDefault="00C4064B" w:rsidP="00AF4F87">
            <w:pPr>
              <w:ind w:firstLineChars="100" w:firstLine="220"/>
              <w:rPr>
                <w:ins w:id="1615" w:author="Arnaud" w:date="2021-08-19T00:33:00Z"/>
                <w:rFonts w:ascii="Calibri" w:eastAsia="Times New Roman" w:hAnsi="Calibri" w:cs="Calibri"/>
                <w:i/>
                <w:iCs/>
                <w:color w:val="000000"/>
                <w:sz w:val="22"/>
                <w:szCs w:val="22"/>
                <w:lang w:val="fr-FR" w:eastAsia="fr-FR"/>
              </w:rPr>
            </w:pPr>
            <w:proofErr w:type="spellStart"/>
            <w:ins w:id="1616" w:author="Arnaud" w:date="2021-08-19T00:33:00Z">
              <w:r w:rsidRPr="00095768">
                <w:rPr>
                  <w:rFonts w:ascii="Calibri" w:eastAsia="Times New Roman" w:hAnsi="Calibri" w:cs="Calibri"/>
                  <w:i/>
                  <w:iCs/>
                  <w:color w:val="000000"/>
                  <w:sz w:val="22"/>
                  <w:szCs w:val="22"/>
                  <w:lang w:val="fr-FR" w:eastAsia="fr-FR"/>
                </w:rPr>
                <w:t>Others</w:t>
              </w:r>
              <w:proofErr w:type="spellEnd"/>
            </w:ins>
          </w:p>
        </w:tc>
        <w:tc>
          <w:tcPr>
            <w:tcW w:w="423" w:type="pct"/>
            <w:tcBorders>
              <w:top w:val="nil"/>
              <w:left w:val="nil"/>
              <w:bottom w:val="nil"/>
              <w:right w:val="nil"/>
            </w:tcBorders>
            <w:shd w:val="clear" w:color="auto" w:fill="auto"/>
            <w:noWrap/>
            <w:vAlign w:val="bottom"/>
            <w:hideMark/>
          </w:tcPr>
          <w:p w14:paraId="181FD1E2" w14:textId="77777777" w:rsidR="00C4064B" w:rsidRPr="00095768" w:rsidRDefault="00C4064B" w:rsidP="00AF4F87">
            <w:pPr>
              <w:jc w:val="center"/>
              <w:rPr>
                <w:ins w:id="1617" w:author="Arnaud" w:date="2021-08-19T00:33:00Z"/>
                <w:rFonts w:ascii="Calibri" w:eastAsia="Times New Roman" w:hAnsi="Calibri" w:cs="Calibri"/>
                <w:color w:val="000000"/>
                <w:sz w:val="22"/>
                <w:szCs w:val="22"/>
                <w:lang w:val="fr-FR" w:eastAsia="fr-FR"/>
              </w:rPr>
            </w:pPr>
            <w:ins w:id="1618" w:author="Arnaud" w:date="2021-08-19T00:33:00Z">
              <w:r w:rsidRPr="00095768">
                <w:rPr>
                  <w:rFonts w:ascii="Calibri" w:eastAsia="Times New Roman" w:hAnsi="Calibri" w:cs="Calibri"/>
                  <w:color w:val="000000"/>
                  <w:sz w:val="22"/>
                  <w:szCs w:val="22"/>
                  <w:lang w:val="fr-FR" w:eastAsia="fr-FR"/>
                </w:rPr>
                <w:t>11.</w:t>
              </w:r>
              <w:r>
                <w:rPr>
                  <w:rFonts w:ascii="Calibri" w:eastAsia="Times New Roman" w:hAnsi="Calibri" w:cs="Calibri"/>
                  <w:color w:val="000000"/>
                  <w:sz w:val="22"/>
                  <w:szCs w:val="22"/>
                  <w:lang w:val="fr-FR" w:eastAsia="fr-FR"/>
                </w:rPr>
                <w:t>1</w:t>
              </w:r>
            </w:ins>
          </w:p>
        </w:tc>
        <w:tc>
          <w:tcPr>
            <w:tcW w:w="423" w:type="pct"/>
            <w:tcBorders>
              <w:top w:val="nil"/>
              <w:left w:val="nil"/>
              <w:bottom w:val="nil"/>
              <w:right w:val="nil"/>
            </w:tcBorders>
            <w:shd w:val="clear" w:color="auto" w:fill="auto"/>
            <w:noWrap/>
            <w:vAlign w:val="bottom"/>
            <w:hideMark/>
          </w:tcPr>
          <w:p w14:paraId="17C39C07" w14:textId="77777777" w:rsidR="00C4064B" w:rsidRPr="00095768" w:rsidRDefault="00C4064B" w:rsidP="00AF4F87">
            <w:pPr>
              <w:jc w:val="center"/>
              <w:rPr>
                <w:ins w:id="1619" w:author="Arnaud" w:date="2021-08-19T00:33:00Z"/>
                <w:rFonts w:ascii="Calibri" w:eastAsia="Times New Roman" w:hAnsi="Calibri" w:cs="Calibri"/>
                <w:color w:val="000000"/>
                <w:sz w:val="22"/>
                <w:szCs w:val="22"/>
                <w:lang w:val="fr-FR" w:eastAsia="fr-FR"/>
              </w:rPr>
            </w:pPr>
          </w:p>
        </w:tc>
        <w:tc>
          <w:tcPr>
            <w:tcW w:w="423" w:type="pct"/>
            <w:tcBorders>
              <w:top w:val="nil"/>
              <w:left w:val="nil"/>
              <w:bottom w:val="nil"/>
              <w:right w:val="nil"/>
            </w:tcBorders>
            <w:shd w:val="clear" w:color="auto" w:fill="auto"/>
            <w:noWrap/>
            <w:vAlign w:val="bottom"/>
            <w:hideMark/>
          </w:tcPr>
          <w:p w14:paraId="4645729D" w14:textId="77777777" w:rsidR="00C4064B" w:rsidRPr="00095768" w:rsidRDefault="00C4064B" w:rsidP="00AF4F87">
            <w:pPr>
              <w:jc w:val="center"/>
              <w:rPr>
                <w:ins w:id="1620" w:author="Arnaud" w:date="2021-08-19T00:33:00Z"/>
                <w:rFonts w:ascii="Calibri" w:eastAsia="Times New Roman" w:hAnsi="Calibri" w:cs="Calibri"/>
                <w:color w:val="000000"/>
                <w:sz w:val="22"/>
                <w:szCs w:val="22"/>
                <w:lang w:val="fr-FR" w:eastAsia="fr-FR"/>
              </w:rPr>
            </w:pPr>
            <w:ins w:id="1621" w:author="Arnaud" w:date="2021-08-19T00:33:00Z">
              <w:r w:rsidRPr="00095768">
                <w:rPr>
                  <w:rFonts w:ascii="Calibri" w:eastAsia="Times New Roman" w:hAnsi="Calibri" w:cs="Calibri"/>
                  <w:color w:val="000000"/>
                  <w:sz w:val="22"/>
                  <w:szCs w:val="22"/>
                  <w:lang w:val="fr-FR" w:eastAsia="fr-FR"/>
                </w:rPr>
                <w:t>11.2</w:t>
              </w:r>
            </w:ins>
          </w:p>
        </w:tc>
        <w:tc>
          <w:tcPr>
            <w:tcW w:w="556" w:type="pct"/>
            <w:tcBorders>
              <w:top w:val="nil"/>
              <w:left w:val="nil"/>
              <w:bottom w:val="nil"/>
              <w:right w:val="nil"/>
            </w:tcBorders>
            <w:shd w:val="clear" w:color="auto" w:fill="auto"/>
            <w:noWrap/>
            <w:vAlign w:val="bottom"/>
            <w:hideMark/>
          </w:tcPr>
          <w:p w14:paraId="714AC21B" w14:textId="77777777" w:rsidR="00C4064B" w:rsidRPr="00095768" w:rsidRDefault="00C4064B" w:rsidP="00AF4F87">
            <w:pPr>
              <w:jc w:val="center"/>
              <w:rPr>
                <w:ins w:id="1622" w:author="Arnaud" w:date="2021-08-19T00:33:00Z"/>
                <w:rFonts w:ascii="Calibri" w:eastAsia="Times New Roman" w:hAnsi="Calibri" w:cs="Calibri"/>
                <w:color w:val="000000"/>
                <w:sz w:val="22"/>
                <w:szCs w:val="22"/>
                <w:lang w:val="fr-FR" w:eastAsia="fr-FR"/>
              </w:rPr>
            </w:pPr>
            <w:ins w:id="1623" w:author="Arnaud" w:date="2021-08-19T00:33:00Z">
              <w:r w:rsidRPr="00095768">
                <w:rPr>
                  <w:rFonts w:ascii="Calibri" w:eastAsia="Times New Roman" w:hAnsi="Calibri" w:cs="Calibri"/>
                  <w:color w:val="000000"/>
                  <w:sz w:val="22"/>
                  <w:szCs w:val="22"/>
                  <w:lang w:val="fr-FR" w:eastAsia="fr-FR"/>
                </w:rPr>
                <w:t>1</w:t>
              </w:r>
              <w:r>
                <w:rPr>
                  <w:rFonts w:ascii="Calibri" w:eastAsia="Times New Roman" w:hAnsi="Calibri" w:cs="Calibri"/>
                  <w:color w:val="000000"/>
                  <w:sz w:val="22"/>
                  <w:szCs w:val="22"/>
                  <w:lang w:val="fr-FR" w:eastAsia="fr-FR"/>
                </w:rPr>
                <w:t>1</w:t>
              </w:r>
              <w:r w:rsidRPr="00095768">
                <w:rPr>
                  <w:rFonts w:ascii="Calibri" w:eastAsia="Times New Roman" w:hAnsi="Calibri" w:cs="Calibri"/>
                  <w:color w:val="000000"/>
                  <w:sz w:val="22"/>
                  <w:szCs w:val="22"/>
                  <w:lang w:val="fr-FR" w:eastAsia="fr-FR"/>
                </w:rPr>
                <w:t>.</w:t>
              </w:r>
              <w:r>
                <w:rPr>
                  <w:rFonts w:ascii="Calibri" w:eastAsia="Times New Roman" w:hAnsi="Calibri" w:cs="Calibri"/>
                  <w:color w:val="000000"/>
                  <w:sz w:val="22"/>
                  <w:szCs w:val="22"/>
                  <w:lang w:val="fr-FR" w:eastAsia="fr-FR"/>
                </w:rPr>
                <w:t>0</w:t>
              </w:r>
            </w:ins>
          </w:p>
        </w:tc>
        <w:tc>
          <w:tcPr>
            <w:tcW w:w="423" w:type="pct"/>
            <w:tcBorders>
              <w:top w:val="nil"/>
              <w:left w:val="nil"/>
              <w:bottom w:val="nil"/>
              <w:right w:val="nil"/>
            </w:tcBorders>
            <w:shd w:val="clear" w:color="auto" w:fill="auto"/>
            <w:noWrap/>
            <w:vAlign w:val="bottom"/>
            <w:hideMark/>
          </w:tcPr>
          <w:p w14:paraId="5C05742D" w14:textId="77777777" w:rsidR="00C4064B" w:rsidRPr="00095768" w:rsidRDefault="00C4064B" w:rsidP="00AF4F87">
            <w:pPr>
              <w:jc w:val="center"/>
              <w:rPr>
                <w:ins w:id="1624" w:author="Arnaud" w:date="2021-08-19T00:33:00Z"/>
                <w:rFonts w:ascii="Calibri" w:eastAsia="Times New Roman" w:hAnsi="Calibri" w:cs="Calibri"/>
                <w:color w:val="000000"/>
                <w:sz w:val="22"/>
                <w:szCs w:val="22"/>
                <w:lang w:val="fr-FR" w:eastAsia="fr-FR"/>
              </w:rPr>
            </w:pPr>
          </w:p>
        </w:tc>
        <w:tc>
          <w:tcPr>
            <w:tcW w:w="838" w:type="pct"/>
            <w:tcBorders>
              <w:top w:val="nil"/>
              <w:left w:val="nil"/>
              <w:bottom w:val="nil"/>
              <w:right w:val="nil"/>
            </w:tcBorders>
            <w:shd w:val="clear" w:color="auto" w:fill="auto"/>
            <w:noWrap/>
            <w:vAlign w:val="bottom"/>
            <w:hideMark/>
          </w:tcPr>
          <w:p w14:paraId="5846D19D" w14:textId="77777777" w:rsidR="00C4064B" w:rsidRPr="00095768" w:rsidRDefault="00C4064B" w:rsidP="00AF4F87">
            <w:pPr>
              <w:jc w:val="center"/>
              <w:rPr>
                <w:ins w:id="1625" w:author="Arnaud" w:date="2021-08-19T00:33:00Z"/>
                <w:rFonts w:ascii="Calibri" w:eastAsia="Times New Roman" w:hAnsi="Calibri" w:cs="Calibri"/>
                <w:color w:val="000000"/>
                <w:sz w:val="22"/>
                <w:szCs w:val="22"/>
                <w:lang w:val="fr-FR" w:eastAsia="fr-FR"/>
              </w:rPr>
            </w:pPr>
            <w:ins w:id="1626" w:author="Arnaud" w:date="2021-08-19T00:33:00Z">
              <w:r w:rsidRPr="00095768">
                <w:rPr>
                  <w:rFonts w:ascii="Calibri" w:eastAsia="Times New Roman" w:hAnsi="Calibri" w:cs="Calibri"/>
                  <w:color w:val="000000"/>
                  <w:sz w:val="22"/>
                  <w:szCs w:val="22"/>
                  <w:lang w:val="fr-FR" w:eastAsia="fr-FR"/>
                </w:rPr>
                <w:t>11.</w:t>
              </w:r>
              <w:r>
                <w:rPr>
                  <w:rFonts w:ascii="Calibri" w:eastAsia="Times New Roman" w:hAnsi="Calibri" w:cs="Calibri"/>
                  <w:color w:val="000000"/>
                  <w:sz w:val="22"/>
                  <w:szCs w:val="22"/>
                  <w:lang w:val="fr-FR" w:eastAsia="fr-FR"/>
                </w:rPr>
                <w:t>8</w:t>
              </w:r>
            </w:ins>
          </w:p>
        </w:tc>
        <w:tc>
          <w:tcPr>
            <w:tcW w:w="798" w:type="pct"/>
            <w:tcBorders>
              <w:top w:val="nil"/>
              <w:left w:val="nil"/>
              <w:bottom w:val="nil"/>
              <w:right w:val="nil"/>
            </w:tcBorders>
            <w:shd w:val="clear" w:color="auto" w:fill="auto"/>
            <w:noWrap/>
            <w:vAlign w:val="bottom"/>
            <w:hideMark/>
          </w:tcPr>
          <w:p w14:paraId="2FE46A20" w14:textId="77777777" w:rsidR="00C4064B" w:rsidRPr="00095768" w:rsidRDefault="00C4064B" w:rsidP="00AF4F87">
            <w:pPr>
              <w:jc w:val="center"/>
              <w:rPr>
                <w:ins w:id="1627" w:author="Arnaud" w:date="2021-08-19T00:33:00Z"/>
                <w:rFonts w:ascii="Calibri" w:eastAsia="Times New Roman" w:hAnsi="Calibri" w:cs="Calibri"/>
                <w:color w:val="000000"/>
                <w:sz w:val="22"/>
                <w:szCs w:val="22"/>
                <w:lang w:val="fr-FR" w:eastAsia="fr-FR"/>
              </w:rPr>
            </w:pPr>
            <w:ins w:id="1628" w:author="Arnaud" w:date="2021-08-19T00:33:00Z">
              <w:r w:rsidRPr="00095768">
                <w:rPr>
                  <w:rFonts w:ascii="Calibri" w:eastAsia="Times New Roman" w:hAnsi="Calibri" w:cs="Calibri"/>
                  <w:color w:val="000000"/>
                  <w:sz w:val="22"/>
                  <w:szCs w:val="22"/>
                  <w:lang w:val="fr-FR" w:eastAsia="fr-FR"/>
                </w:rPr>
                <w:t>10.8</w:t>
              </w:r>
            </w:ins>
          </w:p>
        </w:tc>
      </w:tr>
      <w:tr w:rsidR="00C4064B" w:rsidRPr="00095768" w14:paraId="4ED0EF07" w14:textId="77777777" w:rsidTr="00AF4F87">
        <w:trPr>
          <w:trHeight w:val="288"/>
          <w:ins w:id="1629" w:author="Arnaud" w:date="2021-08-19T00:33:00Z"/>
        </w:trPr>
        <w:tc>
          <w:tcPr>
            <w:tcW w:w="1116" w:type="pct"/>
            <w:tcBorders>
              <w:top w:val="nil"/>
              <w:left w:val="nil"/>
              <w:bottom w:val="nil"/>
              <w:right w:val="nil"/>
            </w:tcBorders>
            <w:shd w:val="clear" w:color="auto" w:fill="auto"/>
            <w:noWrap/>
            <w:vAlign w:val="bottom"/>
            <w:hideMark/>
          </w:tcPr>
          <w:p w14:paraId="5D660287" w14:textId="77777777" w:rsidR="00C4064B" w:rsidRPr="00095768" w:rsidRDefault="00C4064B" w:rsidP="00AF4F87">
            <w:pPr>
              <w:rPr>
                <w:ins w:id="1630" w:author="Arnaud" w:date="2021-08-19T00:33:00Z"/>
                <w:rFonts w:ascii="Calibri" w:eastAsia="Times New Roman" w:hAnsi="Calibri" w:cs="Calibri"/>
                <w:color w:val="000000"/>
                <w:sz w:val="22"/>
                <w:szCs w:val="22"/>
                <w:lang w:val="fr-FR" w:eastAsia="fr-FR"/>
              </w:rPr>
            </w:pPr>
            <w:ins w:id="1631" w:author="Arnaud" w:date="2021-08-19T00:33:00Z">
              <w:r w:rsidRPr="00095768">
                <w:rPr>
                  <w:rFonts w:ascii="Calibri" w:eastAsia="Times New Roman" w:hAnsi="Calibri" w:cs="Calibri"/>
                  <w:color w:val="000000"/>
                  <w:sz w:val="22"/>
                  <w:szCs w:val="22"/>
                  <w:lang w:val="fr-FR" w:eastAsia="fr-FR"/>
                </w:rPr>
                <w:t xml:space="preserve">Semi </w:t>
              </w:r>
              <w:proofErr w:type="spellStart"/>
              <w:r w:rsidRPr="00095768">
                <w:rPr>
                  <w:rFonts w:ascii="Calibri" w:eastAsia="Times New Roman" w:hAnsi="Calibri" w:cs="Calibri"/>
                  <w:color w:val="000000"/>
                  <w:sz w:val="22"/>
                  <w:szCs w:val="22"/>
                  <w:lang w:val="fr-FR" w:eastAsia="fr-FR"/>
                </w:rPr>
                <w:t>formal</w:t>
              </w:r>
              <w:proofErr w:type="spellEnd"/>
            </w:ins>
          </w:p>
        </w:tc>
        <w:tc>
          <w:tcPr>
            <w:tcW w:w="423" w:type="pct"/>
            <w:tcBorders>
              <w:top w:val="nil"/>
              <w:left w:val="nil"/>
              <w:bottom w:val="nil"/>
              <w:right w:val="nil"/>
            </w:tcBorders>
            <w:shd w:val="clear" w:color="auto" w:fill="auto"/>
            <w:noWrap/>
            <w:vAlign w:val="bottom"/>
            <w:hideMark/>
          </w:tcPr>
          <w:p w14:paraId="2D7BDD6B" w14:textId="77777777" w:rsidR="00C4064B" w:rsidRPr="00095768" w:rsidRDefault="00C4064B" w:rsidP="00AF4F87">
            <w:pPr>
              <w:rPr>
                <w:ins w:id="1632" w:author="Arnaud" w:date="2021-08-19T00:33:00Z"/>
                <w:rFonts w:ascii="Calibri" w:eastAsia="Times New Roman" w:hAnsi="Calibri" w:cs="Calibri"/>
                <w:color w:val="000000"/>
                <w:sz w:val="22"/>
                <w:szCs w:val="22"/>
                <w:lang w:val="fr-FR" w:eastAsia="fr-FR"/>
              </w:rPr>
            </w:pPr>
          </w:p>
        </w:tc>
        <w:tc>
          <w:tcPr>
            <w:tcW w:w="423" w:type="pct"/>
            <w:tcBorders>
              <w:top w:val="nil"/>
              <w:left w:val="nil"/>
              <w:bottom w:val="nil"/>
              <w:right w:val="nil"/>
            </w:tcBorders>
            <w:shd w:val="clear" w:color="auto" w:fill="auto"/>
            <w:noWrap/>
            <w:vAlign w:val="bottom"/>
            <w:hideMark/>
          </w:tcPr>
          <w:p w14:paraId="03EA2CB0" w14:textId="77777777" w:rsidR="00C4064B" w:rsidRPr="00095768" w:rsidRDefault="00C4064B" w:rsidP="00AF4F87">
            <w:pPr>
              <w:jc w:val="center"/>
              <w:rPr>
                <w:ins w:id="1633" w:author="Arnaud" w:date="2021-08-19T00:33:00Z"/>
                <w:rFonts w:eastAsia="Times New Roman"/>
                <w:sz w:val="20"/>
                <w:szCs w:val="20"/>
                <w:lang w:val="fr-FR" w:eastAsia="fr-FR"/>
              </w:rPr>
            </w:pPr>
          </w:p>
        </w:tc>
        <w:tc>
          <w:tcPr>
            <w:tcW w:w="423" w:type="pct"/>
            <w:tcBorders>
              <w:top w:val="nil"/>
              <w:left w:val="nil"/>
              <w:bottom w:val="nil"/>
              <w:right w:val="nil"/>
            </w:tcBorders>
            <w:shd w:val="clear" w:color="auto" w:fill="auto"/>
            <w:noWrap/>
            <w:vAlign w:val="bottom"/>
            <w:hideMark/>
          </w:tcPr>
          <w:p w14:paraId="49C1151C" w14:textId="77777777" w:rsidR="00C4064B" w:rsidRPr="00095768" w:rsidRDefault="00C4064B" w:rsidP="00AF4F87">
            <w:pPr>
              <w:jc w:val="center"/>
              <w:rPr>
                <w:ins w:id="1634" w:author="Arnaud" w:date="2021-08-19T00:33:00Z"/>
                <w:rFonts w:eastAsia="Times New Roman"/>
                <w:sz w:val="20"/>
                <w:szCs w:val="20"/>
                <w:lang w:val="fr-FR" w:eastAsia="fr-FR"/>
              </w:rPr>
            </w:pPr>
          </w:p>
        </w:tc>
        <w:tc>
          <w:tcPr>
            <w:tcW w:w="556" w:type="pct"/>
            <w:tcBorders>
              <w:top w:val="nil"/>
              <w:left w:val="nil"/>
              <w:bottom w:val="nil"/>
              <w:right w:val="nil"/>
            </w:tcBorders>
            <w:shd w:val="clear" w:color="auto" w:fill="auto"/>
            <w:noWrap/>
            <w:vAlign w:val="bottom"/>
            <w:hideMark/>
          </w:tcPr>
          <w:p w14:paraId="0F539D5B" w14:textId="77777777" w:rsidR="00C4064B" w:rsidRPr="00095768" w:rsidRDefault="00C4064B" w:rsidP="00AF4F87">
            <w:pPr>
              <w:jc w:val="center"/>
              <w:rPr>
                <w:ins w:id="1635" w:author="Arnaud" w:date="2021-08-19T00:33:00Z"/>
                <w:rFonts w:eastAsia="Times New Roman"/>
                <w:sz w:val="20"/>
                <w:szCs w:val="20"/>
                <w:lang w:val="fr-FR" w:eastAsia="fr-FR"/>
              </w:rPr>
            </w:pPr>
          </w:p>
        </w:tc>
        <w:tc>
          <w:tcPr>
            <w:tcW w:w="423" w:type="pct"/>
            <w:tcBorders>
              <w:top w:val="nil"/>
              <w:left w:val="nil"/>
              <w:bottom w:val="nil"/>
              <w:right w:val="nil"/>
            </w:tcBorders>
            <w:shd w:val="clear" w:color="auto" w:fill="auto"/>
            <w:noWrap/>
            <w:vAlign w:val="bottom"/>
            <w:hideMark/>
          </w:tcPr>
          <w:p w14:paraId="15C858CB" w14:textId="77777777" w:rsidR="00C4064B" w:rsidRPr="00095768" w:rsidRDefault="00C4064B" w:rsidP="00AF4F87">
            <w:pPr>
              <w:jc w:val="center"/>
              <w:rPr>
                <w:ins w:id="1636" w:author="Arnaud" w:date="2021-08-19T00:33:00Z"/>
                <w:rFonts w:eastAsia="Times New Roman"/>
                <w:sz w:val="20"/>
                <w:szCs w:val="20"/>
                <w:lang w:val="fr-FR" w:eastAsia="fr-FR"/>
              </w:rPr>
            </w:pPr>
          </w:p>
        </w:tc>
        <w:tc>
          <w:tcPr>
            <w:tcW w:w="838" w:type="pct"/>
            <w:tcBorders>
              <w:top w:val="nil"/>
              <w:left w:val="nil"/>
              <w:bottom w:val="nil"/>
              <w:right w:val="nil"/>
            </w:tcBorders>
            <w:shd w:val="clear" w:color="auto" w:fill="auto"/>
            <w:noWrap/>
            <w:vAlign w:val="bottom"/>
            <w:hideMark/>
          </w:tcPr>
          <w:p w14:paraId="42032815" w14:textId="77777777" w:rsidR="00C4064B" w:rsidRPr="00095768" w:rsidRDefault="00C4064B" w:rsidP="00AF4F87">
            <w:pPr>
              <w:jc w:val="center"/>
              <w:rPr>
                <w:ins w:id="1637" w:author="Arnaud" w:date="2021-08-19T00:33:00Z"/>
                <w:rFonts w:eastAsia="Times New Roman"/>
                <w:sz w:val="20"/>
                <w:szCs w:val="20"/>
                <w:lang w:val="fr-FR" w:eastAsia="fr-FR"/>
              </w:rPr>
            </w:pPr>
          </w:p>
        </w:tc>
        <w:tc>
          <w:tcPr>
            <w:tcW w:w="798" w:type="pct"/>
            <w:tcBorders>
              <w:top w:val="nil"/>
              <w:left w:val="nil"/>
              <w:bottom w:val="nil"/>
              <w:right w:val="nil"/>
            </w:tcBorders>
            <w:shd w:val="clear" w:color="auto" w:fill="auto"/>
            <w:noWrap/>
            <w:vAlign w:val="bottom"/>
            <w:hideMark/>
          </w:tcPr>
          <w:p w14:paraId="0E257A49" w14:textId="77777777" w:rsidR="00C4064B" w:rsidRPr="00095768" w:rsidRDefault="00C4064B" w:rsidP="00AF4F87">
            <w:pPr>
              <w:jc w:val="center"/>
              <w:rPr>
                <w:ins w:id="1638" w:author="Arnaud" w:date="2021-08-19T00:33:00Z"/>
                <w:rFonts w:eastAsia="Times New Roman"/>
                <w:sz w:val="20"/>
                <w:szCs w:val="20"/>
                <w:lang w:val="fr-FR" w:eastAsia="fr-FR"/>
              </w:rPr>
            </w:pPr>
          </w:p>
        </w:tc>
      </w:tr>
      <w:tr w:rsidR="00C4064B" w:rsidRPr="00095768" w14:paraId="443E3EC6" w14:textId="77777777" w:rsidTr="00AF4F87">
        <w:trPr>
          <w:trHeight w:val="288"/>
          <w:ins w:id="1639" w:author="Arnaud" w:date="2021-08-19T00:33:00Z"/>
        </w:trPr>
        <w:tc>
          <w:tcPr>
            <w:tcW w:w="1116" w:type="pct"/>
            <w:tcBorders>
              <w:top w:val="nil"/>
              <w:left w:val="nil"/>
              <w:bottom w:val="nil"/>
              <w:right w:val="nil"/>
            </w:tcBorders>
            <w:shd w:val="clear" w:color="auto" w:fill="auto"/>
            <w:noWrap/>
            <w:vAlign w:val="bottom"/>
            <w:hideMark/>
          </w:tcPr>
          <w:p w14:paraId="406EB556" w14:textId="77777777" w:rsidR="00C4064B" w:rsidRPr="00095768" w:rsidRDefault="00C4064B" w:rsidP="00AF4F87">
            <w:pPr>
              <w:ind w:firstLineChars="100" w:firstLine="220"/>
              <w:rPr>
                <w:ins w:id="1640" w:author="Arnaud" w:date="2021-08-19T00:33:00Z"/>
                <w:rFonts w:ascii="Calibri" w:eastAsia="Times New Roman" w:hAnsi="Calibri" w:cs="Calibri"/>
                <w:i/>
                <w:iCs/>
                <w:color w:val="000000"/>
                <w:sz w:val="22"/>
                <w:szCs w:val="22"/>
                <w:lang w:val="fr-FR" w:eastAsia="fr-FR"/>
              </w:rPr>
            </w:pPr>
            <w:proofErr w:type="spellStart"/>
            <w:ins w:id="1641" w:author="Arnaud" w:date="2021-08-19T00:33:00Z">
              <w:r w:rsidRPr="00095768">
                <w:rPr>
                  <w:rFonts w:ascii="Calibri" w:eastAsia="Times New Roman" w:hAnsi="Calibri" w:cs="Calibri"/>
                  <w:i/>
                  <w:iCs/>
                  <w:color w:val="000000"/>
                  <w:sz w:val="22"/>
                  <w:szCs w:val="22"/>
                  <w:lang w:val="fr-FR" w:eastAsia="fr-FR"/>
                </w:rPr>
                <w:t>Pawn</w:t>
              </w:r>
              <w:proofErr w:type="spellEnd"/>
              <w:r w:rsidRPr="00095768">
                <w:rPr>
                  <w:rFonts w:ascii="Calibri" w:eastAsia="Times New Roman" w:hAnsi="Calibri" w:cs="Calibri"/>
                  <w:i/>
                  <w:iCs/>
                  <w:color w:val="000000"/>
                  <w:sz w:val="22"/>
                  <w:szCs w:val="22"/>
                  <w:lang w:val="fr-FR" w:eastAsia="fr-FR"/>
                </w:rPr>
                <w:t xml:space="preserve"> broker</w:t>
              </w:r>
            </w:ins>
          </w:p>
        </w:tc>
        <w:tc>
          <w:tcPr>
            <w:tcW w:w="423" w:type="pct"/>
            <w:tcBorders>
              <w:top w:val="nil"/>
              <w:left w:val="nil"/>
              <w:bottom w:val="nil"/>
              <w:right w:val="nil"/>
            </w:tcBorders>
            <w:shd w:val="clear" w:color="auto" w:fill="auto"/>
            <w:noWrap/>
            <w:vAlign w:val="bottom"/>
            <w:hideMark/>
          </w:tcPr>
          <w:p w14:paraId="722F7D41" w14:textId="77777777" w:rsidR="00C4064B" w:rsidRPr="00095768" w:rsidRDefault="00C4064B" w:rsidP="00AF4F87">
            <w:pPr>
              <w:jc w:val="center"/>
              <w:rPr>
                <w:ins w:id="1642" w:author="Arnaud" w:date="2021-08-19T00:33:00Z"/>
                <w:rFonts w:ascii="Calibri" w:eastAsia="Times New Roman" w:hAnsi="Calibri" w:cs="Calibri"/>
                <w:sz w:val="22"/>
                <w:szCs w:val="22"/>
                <w:lang w:val="fr-FR" w:eastAsia="fr-FR"/>
              </w:rPr>
            </w:pPr>
            <w:ins w:id="1643" w:author="Arnaud" w:date="2021-08-19T00:33:00Z">
              <w:r w:rsidRPr="00095768">
                <w:rPr>
                  <w:rFonts w:ascii="Calibri" w:eastAsia="Times New Roman" w:hAnsi="Calibri" w:cs="Calibri"/>
                  <w:sz w:val="22"/>
                  <w:szCs w:val="22"/>
                  <w:lang w:val="fr-FR" w:eastAsia="fr-FR"/>
                </w:rPr>
                <w:t>61.4</w:t>
              </w:r>
            </w:ins>
          </w:p>
        </w:tc>
        <w:tc>
          <w:tcPr>
            <w:tcW w:w="423" w:type="pct"/>
            <w:tcBorders>
              <w:top w:val="nil"/>
              <w:left w:val="nil"/>
              <w:bottom w:val="nil"/>
              <w:right w:val="nil"/>
            </w:tcBorders>
            <w:shd w:val="clear" w:color="auto" w:fill="auto"/>
            <w:noWrap/>
            <w:vAlign w:val="bottom"/>
            <w:hideMark/>
          </w:tcPr>
          <w:p w14:paraId="22E51EBA" w14:textId="77777777" w:rsidR="00C4064B" w:rsidRPr="00095768" w:rsidRDefault="00C4064B" w:rsidP="00AF4F87">
            <w:pPr>
              <w:jc w:val="center"/>
              <w:rPr>
                <w:ins w:id="1644" w:author="Arnaud" w:date="2021-08-19T00:33:00Z"/>
                <w:rFonts w:ascii="Calibri" w:eastAsia="Times New Roman" w:hAnsi="Calibri" w:cs="Calibri"/>
                <w:sz w:val="22"/>
                <w:szCs w:val="22"/>
                <w:lang w:val="fr-FR" w:eastAsia="fr-FR"/>
              </w:rPr>
            </w:pPr>
          </w:p>
        </w:tc>
        <w:tc>
          <w:tcPr>
            <w:tcW w:w="423" w:type="pct"/>
            <w:tcBorders>
              <w:top w:val="nil"/>
              <w:left w:val="nil"/>
              <w:bottom w:val="nil"/>
              <w:right w:val="nil"/>
            </w:tcBorders>
            <w:shd w:val="clear" w:color="auto" w:fill="auto"/>
            <w:noWrap/>
            <w:vAlign w:val="bottom"/>
            <w:hideMark/>
          </w:tcPr>
          <w:p w14:paraId="4AD87FA4" w14:textId="77777777" w:rsidR="00C4064B" w:rsidRPr="00095768" w:rsidRDefault="00C4064B" w:rsidP="00AF4F87">
            <w:pPr>
              <w:jc w:val="center"/>
              <w:rPr>
                <w:ins w:id="1645" w:author="Arnaud" w:date="2021-08-19T00:33:00Z"/>
                <w:rFonts w:ascii="Calibri" w:eastAsia="Times New Roman" w:hAnsi="Calibri" w:cs="Calibri"/>
                <w:sz w:val="22"/>
                <w:szCs w:val="22"/>
                <w:lang w:val="fr-FR" w:eastAsia="fr-FR"/>
              </w:rPr>
            </w:pPr>
            <w:ins w:id="1646" w:author="Arnaud" w:date="2021-08-19T00:33:00Z">
              <w:r w:rsidRPr="00095768">
                <w:rPr>
                  <w:rFonts w:ascii="Calibri" w:eastAsia="Times New Roman" w:hAnsi="Calibri" w:cs="Calibri"/>
                  <w:sz w:val="22"/>
                  <w:szCs w:val="22"/>
                  <w:lang w:val="fr-FR" w:eastAsia="fr-FR"/>
                </w:rPr>
                <w:t>58.6</w:t>
              </w:r>
            </w:ins>
          </w:p>
        </w:tc>
        <w:tc>
          <w:tcPr>
            <w:tcW w:w="556" w:type="pct"/>
            <w:tcBorders>
              <w:top w:val="nil"/>
              <w:left w:val="nil"/>
              <w:bottom w:val="nil"/>
              <w:right w:val="nil"/>
            </w:tcBorders>
            <w:shd w:val="clear" w:color="auto" w:fill="auto"/>
            <w:noWrap/>
            <w:vAlign w:val="bottom"/>
            <w:hideMark/>
          </w:tcPr>
          <w:p w14:paraId="6EA587A6" w14:textId="77777777" w:rsidR="00C4064B" w:rsidRPr="00095768" w:rsidRDefault="00C4064B" w:rsidP="00AF4F87">
            <w:pPr>
              <w:jc w:val="center"/>
              <w:rPr>
                <w:ins w:id="1647" w:author="Arnaud" w:date="2021-08-19T00:33:00Z"/>
                <w:rFonts w:ascii="Calibri" w:eastAsia="Times New Roman" w:hAnsi="Calibri" w:cs="Calibri"/>
                <w:sz w:val="22"/>
                <w:szCs w:val="22"/>
                <w:lang w:val="fr-FR" w:eastAsia="fr-FR"/>
              </w:rPr>
            </w:pPr>
            <w:ins w:id="1648" w:author="Arnaud" w:date="2021-08-19T00:33:00Z">
              <w:r w:rsidRPr="00095768">
                <w:rPr>
                  <w:rFonts w:ascii="Calibri" w:eastAsia="Times New Roman" w:hAnsi="Calibri" w:cs="Calibri"/>
                  <w:sz w:val="22"/>
                  <w:szCs w:val="22"/>
                  <w:lang w:val="fr-FR" w:eastAsia="fr-FR"/>
                </w:rPr>
                <w:t>63.9</w:t>
              </w:r>
            </w:ins>
          </w:p>
        </w:tc>
        <w:tc>
          <w:tcPr>
            <w:tcW w:w="423" w:type="pct"/>
            <w:tcBorders>
              <w:top w:val="nil"/>
              <w:left w:val="nil"/>
              <w:bottom w:val="nil"/>
              <w:right w:val="nil"/>
            </w:tcBorders>
            <w:shd w:val="clear" w:color="auto" w:fill="auto"/>
            <w:noWrap/>
            <w:vAlign w:val="bottom"/>
            <w:hideMark/>
          </w:tcPr>
          <w:p w14:paraId="5F51D9AC" w14:textId="77777777" w:rsidR="00C4064B" w:rsidRPr="00095768" w:rsidRDefault="00C4064B" w:rsidP="00AF4F87">
            <w:pPr>
              <w:jc w:val="center"/>
              <w:rPr>
                <w:ins w:id="1649" w:author="Arnaud" w:date="2021-08-19T00:33:00Z"/>
                <w:rFonts w:ascii="Calibri" w:eastAsia="Times New Roman" w:hAnsi="Calibri" w:cs="Calibri"/>
                <w:sz w:val="22"/>
                <w:szCs w:val="22"/>
                <w:lang w:val="fr-FR" w:eastAsia="fr-FR"/>
              </w:rPr>
            </w:pPr>
          </w:p>
        </w:tc>
        <w:tc>
          <w:tcPr>
            <w:tcW w:w="838" w:type="pct"/>
            <w:tcBorders>
              <w:top w:val="nil"/>
              <w:left w:val="nil"/>
              <w:bottom w:val="nil"/>
              <w:right w:val="nil"/>
            </w:tcBorders>
            <w:shd w:val="clear" w:color="auto" w:fill="auto"/>
            <w:noWrap/>
            <w:vAlign w:val="bottom"/>
            <w:hideMark/>
          </w:tcPr>
          <w:p w14:paraId="62188AC0" w14:textId="77777777" w:rsidR="00C4064B" w:rsidRPr="00095768" w:rsidRDefault="00C4064B" w:rsidP="00AF4F87">
            <w:pPr>
              <w:jc w:val="center"/>
              <w:rPr>
                <w:ins w:id="1650" w:author="Arnaud" w:date="2021-08-19T00:33:00Z"/>
                <w:rFonts w:ascii="Calibri" w:eastAsia="Times New Roman" w:hAnsi="Calibri" w:cs="Calibri"/>
                <w:sz w:val="22"/>
                <w:szCs w:val="22"/>
                <w:lang w:val="fr-FR" w:eastAsia="fr-FR"/>
              </w:rPr>
            </w:pPr>
            <w:ins w:id="1651" w:author="Arnaud" w:date="2021-08-19T00:33:00Z">
              <w:r w:rsidRPr="00095768">
                <w:rPr>
                  <w:rFonts w:ascii="Calibri" w:eastAsia="Times New Roman" w:hAnsi="Calibri" w:cs="Calibri"/>
                  <w:sz w:val="22"/>
                  <w:szCs w:val="22"/>
                  <w:lang w:val="fr-FR" w:eastAsia="fr-FR"/>
                </w:rPr>
                <w:t>64.7</w:t>
              </w:r>
            </w:ins>
          </w:p>
        </w:tc>
        <w:tc>
          <w:tcPr>
            <w:tcW w:w="798" w:type="pct"/>
            <w:tcBorders>
              <w:top w:val="nil"/>
              <w:left w:val="nil"/>
              <w:bottom w:val="nil"/>
              <w:right w:val="nil"/>
            </w:tcBorders>
            <w:shd w:val="clear" w:color="auto" w:fill="auto"/>
            <w:noWrap/>
            <w:vAlign w:val="bottom"/>
            <w:hideMark/>
          </w:tcPr>
          <w:p w14:paraId="628FDDD6" w14:textId="77777777" w:rsidR="00C4064B" w:rsidRPr="00095768" w:rsidRDefault="00C4064B" w:rsidP="00AF4F87">
            <w:pPr>
              <w:jc w:val="center"/>
              <w:rPr>
                <w:ins w:id="1652" w:author="Arnaud" w:date="2021-08-19T00:33:00Z"/>
                <w:rFonts w:ascii="Calibri" w:eastAsia="Times New Roman" w:hAnsi="Calibri" w:cs="Calibri"/>
                <w:sz w:val="22"/>
                <w:szCs w:val="22"/>
                <w:lang w:val="fr-FR" w:eastAsia="fr-FR"/>
              </w:rPr>
            </w:pPr>
            <w:ins w:id="1653" w:author="Arnaud" w:date="2021-08-19T00:33:00Z">
              <w:r w:rsidRPr="00095768">
                <w:rPr>
                  <w:rFonts w:ascii="Calibri" w:eastAsia="Times New Roman" w:hAnsi="Calibri" w:cs="Calibri"/>
                  <w:sz w:val="22"/>
                  <w:szCs w:val="22"/>
                  <w:lang w:val="fr-FR" w:eastAsia="fr-FR"/>
                </w:rPr>
                <w:t>59.</w:t>
              </w:r>
              <w:r>
                <w:rPr>
                  <w:rFonts w:ascii="Calibri" w:eastAsia="Times New Roman" w:hAnsi="Calibri" w:cs="Calibri"/>
                  <w:sz w:val="22"/>
                  <w:szCs w:val="22"/>
                  <w:lang w:val="fr-FR" w:eastAsia="fr-FR"/>
                </w:rPr>
                <w:t>9</w:t>
              </w:r>
            </w:ins>
          </w:p>
        </w:tc>
      </w:tr>
      <w:tr w:rsidR="00C4064B" w:rsidRPr="00095768" w14:paraId="5BA21A16" w14:textId="77777777" w:rsidTr="00AF4F87">
        <w:trPr>
          <w:trHeight w:val="288"/>
          <w:ins w:id="1654" w:author="Arnaud" w:date="2021-08-19T00:33:00Z"/>
        </w:trPr>
        <w:tc>
          <w:tcPr>
            <w:tcW w:w="1116" w:type="pct"/>
            <w:tcBorders>
              <w:top w:val="nil"/>
              <w:left w:val="nil"/>
              <w:bottom w:val="nil"/>
              <w:right w:val="nil"/>
            </w:tcBorders>
            <w:shd w:val="clear" w:color="auto" w:fill="auto"/>
            <w:noWrap/>
            <w:vAlign w:val="bottom"/>
            <w:hideMark/>
          </w:tcPr>
          <w:p w14:paraId="22FAF837" w14:textId="77777777" w:rsidR="00C4064B" w:rsidRPr="00095768" w:rsidRDefault="00C4064B" w:rsidP="00AF4F87">
            <w:pPr>
              <w:ind w:firstLineChars="100" w:firstLine="220"/>
              <w:rPr>
                <w:ins w:id="1655" w:author="Arnaud" w:date="2021-08-19T00:33:00Z"/>
                <w:rFonts w:ascii="Calibri" w:eastAsia="Times New Roman" w:hAnsi="Calibri" w:cs="Calibri"/>
                <w:i/>
                <w:iCs/>
                <w:color w:val="000000"/>
                <w:sz w:val="22"/>
                <w:szCs w:val="22"/>
                <w:lang w:val="fr-FR" w:eastAsia="fr-FR"/>
              </w:rPr>
            </w:pPr>
            <w:ins w:id="1656" w:author="Arnaud" w:date="2021-08-19T00:33:00Z">
              <w:r w:rsidRPr="00095768">
                <w:rPr>
                  <w:rFonts w:ascii="Calibri" w:eastAsia="Times New Roman" w:hAnsi="Calibri" w:cs="Calibri"/>
                  <w:i/>
                  <w:iCs/>
                  <w:color w:val="000000"/>
                  <w:sz w:val="22"/>
                  <w:szCs w:val="22"/>
                  <w:lang w:val="fr-FR" w:eastAsia="fr-FR"/>
                </w:rPr>
                <w:t xml:space="preserve">SHG </w:t>
              </w:r>
              <w:proofErr w:type="spellStart"/>
              <w:r w:rsidRPr="00095768">
                <w:rPr>
                  <w:rFonts w:ascii="Calibri" w:eastAsia="Times New Roman" w:hAnsi="Calibri" w:cs="Calibri"/>
                  <w:i/>
                  <w:iCs/>
                  <w:color w:val="000000"/>
                  <w:sz w:val="22"/>
                  <w:szCs w:val="22"/>
                  <w:lang w:val="fr-FR" w:eastAsia="fr-FR"/>
                </w:rPr>
                <w:t>member</w:t>
              </w:r>
              <w:proofErr w:type="spellEnd"/>
            </w:ins>
          </w:p>
        </w:tc>
        <w:tc>
          <w:tcPr>
            <w:tcW w:w="423" w:type="pct"/>
            <w:tcBorders>
              <w:top w:val="nil"/>
              <w:left w:val="nil"/>
              <w:bottom w:val="nil"/>
              <w:right w:val="nil"/>
            </w:tcBorders>
            <w:shd w:val="clear" w:color="auto" w:fill="auto"/>
            <w:noWrap/>
            <w:vAlign w:val="bottom"/>
            <w:hideMark/>
          </w:tcPr>
          <w:p w14:paraId="111117FF" w14:textId="77777777" w:rsidR="00C4064B" w:rsidRPr="00095768" w:rsidRDefault="00C4064B" w:rsidP="00AF4F87">
            <w:pPr>
              <w:jc w:val="center"/>
              <w:rPr>
                <w:ins w:id="1657" w:author="Arnaud" w:date="2021-08-19T00:33:00Z"/>
                <w:rFonts w:ascii="Calibri" w:eastAsia="Times New Roman" w:hAnsi="Calibri" w:cs="Calibri"/>
                <w:sz w:val="22"/>
                <w:szCs w:val="22"/>
                <w:lang w:val="fr-FR" w:eastAsia="fr-FR"/>
              </w:rPr>
            </w:pPr>
            <w:ins w:id="1658" w:author="Arnaud" w:date="2021-08-19T00:33:00Z">
              <w:r w:rsidRPr="00095768">
                <w:rPr>
                  <w:rFonts w:ascii="Calibri" w:eastAsia="Times New Roman" w:hAnsi="Calibri" w:cs="Calibri"/>
                  <w:sz w:val="22"/>
                  <w:szCs w:val="22"/>
                  <w:lang w:val="fr-FR" w:eastAsia="fr-FR"/>
                </w:rPr>
                <w:t>6.8</w:t>
              </w:r>
            </w:ins>
          </w:p>
        </w:tc>
        <w:tc>
          <w:tcPr>
            <w:tcW w:w="423" w:type="pct"/>
            <w:tcBorders>
              <w:top w:val="nil"/>
              <w:left w:val="nil"/>
              <w:bottom w:val="nil"/>
              <w:right w:val="nil"/>
            </w:tcBorders>
            <w:shd w:val="clear" w:color="auto" w:fill="auto"/>
            <w:noWrap/>
            <w:vAlign w:val="bottom"/>
            <w:hideMark/>
          </w:tcPr>
          <w:p w14:paraId="57D24616" w14:textId="77777777" w:rsidR="00C4064B" w:rsidRPr="00095768" w:rsidRDefault="00C4064B" w:rsidP="00AF4F87">
            <w:pPr>
              <w:jc w:val="center"/>
              <w:rPr>
                <w:ins w:id="1659" w:author="Arnaud" w:date="2021-08-19T00:33:00Z"/>
                <w:rFonts w:ascii="Calibri" w:eastAsia="Times New Roman" w:hAnsi="Calibri" w:cs="Calibri"/>
                <w:sz w:val="22"/>
                <w:szCs w:val="22"/>
                <w:lang w:val="fr-FR" w:eastAsia="fr-FR"/>
              </w:rPr>
            </w:pPr>
          </w:p>
        </w:tc>
        <w:tc>
          <w:tcPr>
            <w:tcW w:w="423" w:type="pct"/>
            <w:tcBorders>
              <w:top w:val="nil"/>
              <w:left w:val="nil"/>
              <w:bottom w:val="nil"/>
              <w:right w:val="nil"/>
            </w:tcBorders>
            <w:shd w:val="clear" w:color="auto" w:fill="auto"/>
            <w:noWrap/>
            <w:vAlign w:val="bottom"/>
            <w:hideMark/>
          </w:tcPr>
          <w:p w14:paraId="38D79987" w14:textId="77777777" w:rsidR="00C4064B" w:rsidRPr="00095768" w:rsidRDefault="00C4064B" w:rsidP="00AF4F87">
            <w:pPr>
              <w:jc w:val="center"/>
              <w:rPr>
                <w:ins w:id="1660" w:author="Arnaud" w:date="2021-08-19T00:33:00Z"/>
                <w:rFonts w:ascii="Calibri" w:eastAsia="Times New Roman" w:hAnsi="Calibri" w:cs="Calibri"/>
                <w:sz w:val="22"/>
                <w:szCs w:val="22"/>
                <w:lang w:val="fr-FR" w:eastAsia="fr-FR"/>
              </w:rPr>
            </w:pPr>
            <w:ins w:id="1661" w:author="Arnaud" w:date="2021-08-19T00:33:00Z">
              <w:r w:rsidRPr="00095768">
                <w:rPr>
                  <w:rFonts w:ascii="Calibri" w:eastAsia="Times New Roman" w:hAnsi="Calibri" w:cs="Calibri"/>
                  <w:sz w:val="22"/>
                  <w:szCs w:val="22"/>
                  <w:lang w:val="fr-FR" w:eastAsia="fr-FR"/>
                </w:rPr>
                <w:t>6.9</w:t>
              </w:r>
            </w:ins>
          </w:p>
        </w:tc>
        <w:tc>
          <w:tcPr>
            <w:tcW w:w="556" w:type="pct"/>
            <w:tcBorders>
              <w:top w:val="nil"/>
              <w:left w:val="nil"/>
              <w:bottom w:val="nil"/>
              <w:right w:val="nil"/>
            </w:tcBorders>
            <w:shd w:val="clear" w:color="auto" w:fill="auto"/>
            <w:noWrap/>
            <w:vAlign w:val="bottom"/>
            <w:hideMark/>
          </w:tcPr>
          <w:p w14:paraId="42299A39" w14:textId="77777777" w:rsidR="00C4064B" w:rsidRPr="00095768" w:rsidRDefault="00C4064B" w:rsidP="00AF4F87">
            <w:pPr>
              <w:jc w:val="center"/>
              <w:rPr>
                <w:ins w:id="1662" w:author="Arnaud" w:date="2021-08-19T00:33:00Z"/>
                <w:rFonts w:ascii="Calibri" w:eastAsia="Times New Roman" w:hAnsi="Calibri" w:cs="Calibri"/>
                <w:sz w:val="22"/>
                <w:szCs w:val="22"/>
                <w:lang w:val="fr-FR" w:eastAsia="fr-FR"/>
              </w:rPr>
            </w:pPr>
            <w:ins w:id="1663" w:author="Arnaud" w:date="2021-08-19T00:33:00Z">
              <w:r w:rsidRPr="00095768">
                <w:rPr>
                  <w:rFonts w:ascii="Calibri" w:eastAsia="Times New Roman" w:hAnsi="Calibri" w:cs="Calibri"/>
                  <w:sz w:val="22"/>
                  <w:szCs w:val="22"/>
                  <w:lang w:val="fr-FR" w:eastAsia="fr-FR"/>
                </w:rPr>
                <w:t>6.7</w:t>
              </w:r>
            </w:ins>
          </w:p>
        </w:tc>
        <w:tc>
          <w:tcPr>
            <w:tcW w:w="423" w:type="pct"/>
            <w:tcBorders>
              <w:top w:val="nil"/>
              <w:left w:val="nil"/>
              <w:bottom w:val="nil"/>
              <w:right w:val="nil"/>
            </w:tcBorders>
            <w:shd w:val="clear" w:color="auto" w:fill="auto"/>
            <w:noWrap/>
            <w:vAlign w:val="bottom"/>
            <w:hideMark/>
          </w:tcPr>
          <w:p w14:paraId="510E4FCD" w14:textId="77777777" w:rsidR="00C4064B" w:rsidRPr="00095768" w:rsidRDefault="00C4064B" w:rsidP="00AF4F87">
            <w:pPr>
              <w:jc w:val="center"/>
              <w:rPr>
                <w:ins w:id="1664" w:author="Arnaud" w:date="2021-08-19T00:33:00Z"/>
                <w:rFonts w:ascii="Calibri" w:eastAsia="Times New Roman" w:hAnsi="Calibri" w:cs="Calibri"/>
                <w:sz w:val="22"/>
                <w:szCs w:val="22"/>
                <w:lang w:val="fr-FR" w:eastAsia="fr-FR"/>
              </w:rPr>
            </w:pPr>
          </w:p>
        </w:tc>
        <w:tc>
          <w:tcPr>
            <w:tcW w:w="838" w:type="pct"/>
            <w:tcBorders>
              <w:top w:val="nil"/>
              <w:left w:val="nil"/>
              <w:bottom w:val="nil"/>
              <w:right w:val="nil"/>
            </w:tcBorders>
            <w:shd w:val="clear" w:color="auto" w:fill="auto"/>
            <w:noWrap/>
            <w:vAlign w:val="bottom"/>
            <w:hideMark/>
          </w:tcPr>
          <w:p w14:paraId="2D18562C" w14:textId="77777777" w:rsidR="00C4064B" w:rsidRPr="00095768" w:rsidRDefault="00C4064B" w:rsidP="00AF4F87">
            <w:pPr>
              <w:jc w:val="center"/>
              <w:rPr>
                <w:ins w:id="1665" w:author="Arnaud" w:date="2021-08-19T00:33:00Z"/>
                <w:rFonts w:ascii="Calibri" w:eastAsia="Times New Roman" w:hAnsi="Calibri" w:cs="Calibri"/>
                <w:sz w:val="22"/>
                <w:szCs w:val="22"/>
                <w:lang w:val="fr-FR" w:eastAsia="fr-FR"/>
              </w:rPr>
            </w:pPr>
            <w:ins w:id="1666" w:author="Arnaud" w:date="2021-08-19T00:33:00Z">
              <w:r w:rsidRPr="00095768">
                <w:rPr>
                  <w:rFonts w:ascii="Calibri" w:eastAsia="Times New Roman" w:hAnsi="Calibri" w:cs="Calibri"/>
                  <w:sz w:val="22"/>
                  <w:szCs w:val="22"/>
                  <w:lang w:val="fr-FR" w:eastAsia="fr-FR"/>
                </w:rPr>
                <w:t>5.</w:t>
              </w:r>
              <w:r>
                <w:rPr>
                  <w:rFonts w:ascii="Calibri" w:eastAsia="Times New Roman" w:hAnsi="Calibri" w:cs="Calibri"/>
                  <w:sz w:val="22"/>
                  <w:szCs w:val="22"/>
                  <w:lang w:val="fr-FR" w:eastAsia="fr-FR"/>
                </w:rPr>
                <w:t>9</w:t>
              </w:r>
            </w:ins>
          </w:p>
        </w:tc>
        <w:tc>
          <w:tcPr>
            <w:tcW w:w="798" w:type="pct"/>
            <w:tcBorders>
              <w:top w:val="nil"/>
              <w:left w:val="nil"/>
              <w:bottom w:val="nil"/>
              <w:right w:val="nil"/>
            </w:tcBorders>
            <w:shd w:val="clear" w:color="auto" w:fill="auto"/>
            <w:noWrap/>
            <w:vAlign w:val="bottom"/>
            <w:hideMark/>
          </w:tcPr>
          <w:p w14:paraId="19AEA2A4" w14:textId="77777777" w:rsidR="00C4064B" w:rsidRPr="00095768" w:rsidRDefault="00C4064B" w:rsidP="00AF4F87">
            <w:pPr>
              <w:jc w:val="center"/>
              <w:rPr>
                <w:ins w:id="1667" w:author="Arnaud" w:date="2021-08-19T00:33:00Z"/>
                <w:rFonts w:ascii="Calibri" w:eastAsia="Times New Roman" w:hAnsi="Calibri" w:cs="Calibri"/>
                <w:sz w:val="22"/>
                <w:szCs w:val="22"/>
                <w:lang w:val="fr-FR" w:eastAsia="fr-FR"/>
              </w:rPr>
            </w:pPr>
            <w:ins w:id="1668" w:author="Arnaud" w:date="2021-08-19T00:33:00Z">
              <w:r w:rsidRPr="00095768">
                <w:rPr>
                  <w:rFonts w:ascii="Calibri" w:eastAsia="Times New Roman" w:hAnsi="Calibri" w:cs="Calibri"/>
                  <w:sz w:val="22"/>
                  <w:szCs w:val="22"/>
                  <w:lang w:val="fr-FR" w:eastAsia="fr-FR"/>
                </w:rPr>
                <w:t>7.</w:t>
              </w:r>
              <w:r>
                <w:rPr>
                  <w:rFonts w:ascii="Calibri" w:eastAsia="Times New Roman" w:hAnsi="Calibri" w:cs="Calibri"/>
                  <w:sz w:val="22"/>
                  <w:szCs w:val="22"/>
                  <w:lang w:val="fr-FR" w:eastAsia="fr-FR"/>
                </w:rPr>
                <w:t>2</w:t>
              </w:r>
            </w:ins>
          </w:p>
        </w:tc>
      </w:tr>
      <w:tr w:rsidR="00C4064B" w:rsidRPr="00095768" w14:paraId="66FAE2B0" w14:textId="77777777" w:rsidTr="00AF4F87">
        <w:trPr>
          <w:trHeight w:val="288"/>
          <w:ins w:id="1669" w:author="Arnaud" w:date="2021-08-19T00:33:00Z"/>
        </w:trPr>
        <w:tc>
          <w:tcPr>
            <w:tcW w:w="1116" w:type="pct"/>
            <w:tcBorders>
              <w:top w:val="nil"/>
              <w:left w:val="nil"/>
              <w:bottom w:val="nil"/>
              <w:right w:val="nil"/>
            </w:tcBorders>
            <w:shd w:val="clear" w:color="auto" w:fill="auto"/>
            <w:noWrap/>
            <w:vAlign w:val="bottom"/>
            <w:hideMark/>
          </w:tcPr>
          <w:p w14:paraId="74CF93C8" w14:textId="77777777" w:rsidR="00C4064B" w:rsidRPr="00095768" w:rsidRDefault="00C4064B" w:rsidP="00AF4F87">
            <w:pPr>
              <w:rPr>
                <w:ins w:id="1670" w:author="Arnaud" w:date="2021-08-19T00:33:00Z"/>
                <w:rFonts w:ascii="Calibri" w:eastAsia="Times New Roman" w:hAnsi="Calibri" w:cs="Calibri"/>
                <w:color w:val="000000"/>
                <w:sz w:val="22"/>
                <w:szCs w:val="22"/>
                <w:lang w:val="fr-FR" w:eastAsia="fr-FR"/>
              </w:rPr>
            </w:pPr>
            <w:proofErr w:type="spellStart"/>
            <w:ins w:id="1671" w:author="Arnaud" w:date="2021-08-19T00:33:00Z">
              <w:r w:rsidRPr="00095768">
                <w:rPr>
                  <w:rFonts w:ascii="Calibri" w:eastAsia="Times New Roman" w:hAnsi="Calibri" w:cs="Calibri"/>
                  <w:color w:val="000000"/>
                  <w:sz w:val="22"/>
                  <w:szCs w:val="22"/>
                  <w:lang w:val="fr-FR" w:eastAsia="fr-FR"/>
                </w:rPr>
                <w:t>Formal</w:t>
              </w:r>
              <w:proofErr w:type="spellEnd"/>
            </w:ins>
          </w:p>
        </w:tc>
        <w:tc>
          <w:tcPr>
            <w:tcW w:w="423" w:type="pct"/>
            <w:tcBorders>
              <w:top w:val="nil"/>
              <w:left w:val="nil"/>
              <w:bottom w:val="nil"/>
              <w:right w:val="nil"/>
            </w:tcBorders>
            <w:shd w:val="clear" w:color="auto" w:fill="auto"/>
            <w:noWrap/>
            <w:vAlign w:val="bottom"/>
            <w:hideMark/>
          </w:tcPr>
          <w:p w14:paraId="5A655F08" w14:textId="77777777" w:rsidR="00C4064B" w:rsidRPr="00095768" w:rsidRDefault="00C4064B" w:rsidP="00AF4F87">
            <w:pPr>
              <w:rPr>
                <w:ins w:id="1672" w:author="Arnaud" w:date="2021-08-19T00:33:00Z"/>
                <w:rFonts w:ascii="Calibri" w:eastAsia="Times New Roman" w:hAnsi="Calibri" w:cs="Calibri"/>
                <w:color w:val="000000"/>
                <w:sz w:val="22"/>
                <w:szCs w:val="22"/>
                <w:lang w:val="fr-FR" w:eastAsia="fr-FR"/>
              </w:rPr>
            </w:pPr>
          </w:p>
        </w:tc>
        <w:tc>
          <w:tcPr>
            <w:tcW w:w="423" w:type="pct"/>
            <w:tcBorders>
              <w:top w:val="nil"/>
              <w:left w:val="nil"/>
              <w:bottom w:val="nil"/>
              <w:right w:val="nil"/>
            </w:tcBorders>
            <w:shd w:val="clear" w:color="auto" w:fill="auto"/>
            <w:noWrap/>
            <w:vAlign w:val="bottom"/>
            <w:hideMark/>
          </w:tcPr>
          <w:p w14:paraId="7DFBAE03" w14:textId="77777777" w:rsidR="00C4064B" w:rsidRPr="00095768" w:rsidRDefault="00C4064B" w:rsidP="00AF4F87">
            <w:pPr>
              <w:jc w:val="center"/>
              <w:rPr>
                <w:ins w:id="1673" w:author="Arnaud" w:date="2021-08-19T00:33:00Z"/>
                <w:rFonts w:eastAsia="Times New Roman"/>
                <w:sz w:val="20"/>
                <w:szCs w:val="20"/>
                <w:lang w:val="fr-FR" w:eastAsia="fr-FR"/>
              </w:rPr>
            </w:pPr>
          </w:p>
        </w:tc>
        <w:tc>
          <w:tcPr>
            <w:tcW w:w="423" w:type="pct"/>
            <w:tcBorders>
              <w:top w:val="nil"/>
              <w:left w:val="nil"/>
              <w:bottom w:val="nil"/>
              <w:right w:val="nil"/>
            </w:tcBorders>
            <w:shd w:val="clear" w:color="auto" w:fill="auto"/>
            <w:noWrap/>
            <w:vAlign w:val="bottom"/>
            <w:hideMark/>
          </w:tcPr>
          <w:p w14:paraId="3B4FAFD0" w14:textId="77777777" w:rsidR="00C4064B" w:rsidRPr="00095768" w:rsidRDefault="00C4064B" w:rsidP="00AF4F87">
            <w:pPr>
              <w:jc w:val="center"/>
              <w:rPr>
                <w:ins w:id="1674" w:author="Arnaud" w:date="2021-08-19T00:33:00Z"/>
                <w:rFonts w:eastAsia="Times New Roman"/>
                <w:sz w:val="20"/>
                <w:szCs w:val="20"/>
                <w:lang w:val="fr-FR" w:eastAsia="fr-FR"/>
              </w:rPr>
            </w:pPr>
          </w:p>
        </w:tc>
        <w:tc>
          <w:tcPr>
            <w:tcW w:w="556" w:type="pct"/>
            <w:tcBorders>
              <w:top w:val="nil"/>
              <w:left w:val="nil"/>
              <w:bottom w:val="nil"/>
              <w:right w:val="nil"/>
            </w:tcBorders>
            <w:shd w:val="clear" w:color="auto" w:fill="auto"/>
            <w:noWrap/>
            <w:vAlign w:val="bottom"/>
            <w:hideMark/>
          </w:tcPr>
          <w:p w14:paraId="7B1888D0" w14:textId="77777777" w:rsidR="00C4064B" w:rsidRPr="00095768" w:rsidRDefault="00C4064B" w:rsidP="00AF4F87">
            <w:pPr>
              <w:jc w:val="center"/>
              <w:rPr>
                <w:ins w:id="1675" w:author="Arnaud" w:date="2021-08-19T00:33:00Z"/>
                <w:rFonts w:eastAsia="Times New Roman"/>
                <w:sz w:val="20"/>
                <w:szCs w:val="20"/>
                <w:lang w:val="fr-FR" w:eastAsia="fr-FR"/>
              </w:rPr>
            </w:pPr>
          </w:p>
        </w:tc>
        <w:tc>
          <w:tcPr>
            <w:tcW w:w="423" w:type="pct"/>
            <w:tcBorders>
              <w:top w:val="nil"/>
              <w:left w:val="nil"/>
              <w:bottom w:val="nil"/>
              <w:right w:val="nil"/>
            </w:tcBorders>
            <w:shd w:val="clear" w:color="auto" w:fill="auto"/>
            <w:noWrap/>
            <w:vAlign w:val="bottom"/>
            <w:hideMark/>
          </w:tcPr>
          <w:p w14:paraId="774593FD" w14:textId="77777777" w:rsidR="00C4064B" w:rsidRPr="00095768" w:rsidRDefault="00C4064B" w:rsidP="00AF4F87">
            <w:pPr>
              <w:jc w:val="center"/>
              <w:rPr>
                <w:ins w:id="1676" w:author="Arnaud" w:date="2021-08-19T00:33:00Z"/>
                <w:rFonts w:eastAsia="Times New Roman"/>
                <w:sz w:val="20"/>
                <w:szCs w:val="20"/>
                <w:lang w:val="fr-FR" w:eastAsia="fr-FR"/>
              </w:rPr>
            </w:pPr>
          </w:p>
        </w:tc>
        <w:tc>
          <w:tcPr>
            <w:tcW w:w="838" w:type="pct"/>
            <w:tcBorders>
              <w:top w:val="nil"/>
              <w:left w:val="nil"/>
              <w:bottom w:val="nil"/>
              <w:right w:val="nil"/>
            </w:tcBorders>
            <w:shd w:val="clear" w:color="auto" w:fill="auto"/>
            <w:noWrap/>
            <w:vAlign w:val="bottom"/>
            <w:hideMark/>
          </w:tcPr>
          <w:p w14:paraId="434B37A3" w14:textId="77777777" w:rsidR="00C4064B" w:rsidRPr="00095768" w:rsidRDefault="00C4064B" w:rsidP="00AF4F87">
            <w:pPr>
              <w:jc w:val="center"/>
              <w:rPr>
                <w:ins w:id="1677" w:author="Arnaud" w:date="2021-08-19T00:33:00Z"/>
                <w:rFonts w:eastAsia="Times New Roman"/>
                <w:sz w:val="20"/>
                <w:szCs w:val="20"/>
                <w:lang w:val="fr-FR" w:eastAsia="fr-FR"/>
              </w:rPr>
            </w:pPr>
          </w:p>
        </w:tc>
        <w:tc>
          <w:tcPr>
            <w:tcW w:w="798" w:type="pct"/>
            <w:tcBorders>
              <w:top w:val="nil"/>
              <w:left w:val="nil"/>
              <w:bottom w:val="nil"/>
              <w:right w:val="nil"/>
            </w:tcBorders>
            <w:shd w:val="clear" w:color="auto" w:fill="auto"/>
            <w:noWrap/>
            <w:vAlign w:val="bottom"/>
            <w:hideMark/>
          </w:tcPr>
          <w:p w14:paraId="37A24341" w14:textId="77777777" w:rsidR="00C4064B" w:rsidRPr="00095768" w:rsidRDefault="00C4064B" w:rsidP="00AF4F87">
            <w:pPr>
              <w:jc w:val="center"/>
              <w:rPr>
                <w:ins w:id="1678" w:author="Arnaud" w:date="2021-08-19T00:33:00Z"/>
                <w:rFonts w:eastAsia="Times New Roman"/>
                <w:sz w:val="20"/>
                <w:szCs w:val="20"/>
                <w:lang w:val="fr-FR" w:eastAsia="fr-FR"/>
              </w:rPr>
            </w:pPr>
          </w:p>
        </w:tc>
      </w:tr>
      <w:tr w:rsidR="00C4064B" w:rsidRPr="00095768" w14:paraId="48068DDD" w14:textId="77777777" w:rsidTr="00AF4F87">
        <w:trPr>
          <w:trHeight w:val="288"/>
          <w:ins w:id="1679" w:author="Arnaud" w:date="2021-08-19T00:33:00Z"/>
        </w:trPr>
        <w:tc>
          <w:tcPr>
            <w:tcW w:w="1116" w:type="pct"/>
            <w:tcBorders>
              <w:top w:val="nil"/>
              <w:left w:val="nil"/>
              <w:bottom w:val="nil"/>
              <w:right w:val="nil"/>
            </w:tcBorders>
            <w:shd w:val="clear" w:color="auto" w:fill="auto"/>
            <w:noWrap/>
            <w:vAlign w:val="bottom"/>
            <w:hideMark/>
          </w:tcPr>
          <w:p w14:paraId="41D75E1E" w14:textId="77777777" w:rsidR="00C4064B" w:rsidRPr="00095768" w:rsidRDefault="00C4064B" w:rsidP="00AF4F87">
            <w:pPr>
              <w:ind w:firstLineChars="100" w:firstLine="220"/>
              <w:rPr>
                <w:ins w:id="1680" w:author="Arnaud" w:date="2021-08-19T00:33:00Z"/>
                <w:rFonts w:ascii="Calibri" w:eastAsia="Times New Roman" w:hAnsi="Calibri" w:cs="Calibri"/>
                <w:i/>
                <w:iCs/>
                <w:color w:val="000000"/>
                <w:sz w:val="22"/>
                <w:szCs w:val="22"/>
                <w:lang w:val="fr-FR" w:eastAsia="fr-FR"/>
              </w:rPr>
            </w:pPr>
            <w:ins w:id="1681" w:author="Arnaud" w:date="2021-08-19T00:33:00Z">
              <w:r w:rsidRPr="00095768">
                <w:rPr>
                  <w:rFonts w:ascii="Calibri" w:eastAsia="Times New Roman" w:hAnsi="Calibri" w:cs="Calibri"/>
                  <w:i/>
                  <w:iCs/>
                  <w:color w:val="000000"/>
                  <w:sz w:val="22"/>
                  <w:szCs w:val="22"/>
                  <w:lang w:val="fr-FR" w:eastAsia="fr-FR"/>
                </w:rPr>
                <w:t>Finance</w:t>
              </w:r>
            </w:ins>
          </w:p>
        </w:tc>
        <w:tc>
          <w:tcPr>
            <w:tcW w:w="423" w:type="pct"/>
            <w:tcBorders>
              <w:top w:val="nil"/>
              <w:left w:val="nil"/>
              <w:bottom w:val="nil"/>
              <w:right w:val="nil"/>
            </w:tcBorders>
            <w:shd w:val="clear" w:color="auto" w:fill="auto"/>
            <w:noWrap/>
            <w:vAlign w:val="bottom"/>
            <w:hideMark/>
          </w:tcPr>
          <w:p w14:paraId="7E42791D" w14:textId="77777777" w:rsidR="00C4064B" w:rsidRPr="00095768" w:rsidRDefault="00C4064B" w:rsidP="00AF4F87">
            <w:pPr>
              <w:jc w:val="center"/>
              <w:rPr>
                <w:ins w:id="1682" w:author="Arnaud" w:date="2021-08-19T00:33:00Z"/>
                <w:rFonts w:ascii="Calibri" w:eastAsia="Times New Roman" w:hAnsi="Calibri" w:cs="Calibri"/>
                <w:sz w:val="22"/>
                <w:szCs w:val="22"/>
                <w:lang w:val="fr-FR" w:eastAsia="fr-FR"/>
              </w:rPr>
            </w:pPr>
            <w:ins w:id="1683" w:author="Arnaud" w:date="2021-08-19T00:33:00Z">
              <w:r w:rsidRPr="00095768">
                <w:rPr>
                  <w:rFonts w:ascii="Calibri" w:eastAsia="Times New Roman" w:hAnsi="Calibri" w:cs="Calibri"/>
                  <w:sz w:val="22"/>
                  <w:szCs w:val="22"/>
                  <w:lang w:val="fr-FR" w:eastAsia="fr-FR"/>
                </w:rPr>
                <w:t>39.2</w:t>
              </w:r>
            </w:ins>
          </w:p>
        </w:tc>
        <w:tc>
          <w:tcPr>
            <w:tcW w:w="423" w:type="pct"/>
            <w:tcBorders>
              <w:top w:val="nil"/>
              <w:left w:val="nil"/>
              <w:bottom w:val="nil"/>
              <w:right w:val="nil"/>
            </w:tcBorders>
            <w:shd w:val="clear" w:color="auto" w:fill="auto"/>
            <w:noWrap/>
            <w:vAlign w:val="bottom"/>
            <w:hideMark/>
          </w:tcPr>
          <w:p w14:paraId="572D5408" w14:textId="77777777" w:rsidR="00C4064B" w:rsidRPr="00095768" w:rsidRDefault="00C4064B" w:rsidP="00AF4F87">
            <w:pPr>
              <w:jc w:val="center"/>
              <w:rPr>
                <w:ins w:id="1684" w:author="Arnaud" w:date="2021-08-19T00:33:00Z"/>
                <w:rFonts w:ascii="Calibri" w:eastAsia="Times New Roman" w:hAnsi="Calibri" w:cs="Calibri"/>
                <w:sz w:val="22"/>
                <w:szCs w:val="22"/>
                <w:lang w:val="fr-FR" w:eastAsia="fr-FR"/>
              </w:rPr>
            </w:pPr>
          </w:p>
        </w:tc>
        <w:tc>
          <w:tcPr>
            <w:tcW w:w="423" w:type="pct"/>
            <w:tcBorders>
              <w:top w:val="nil"/>
              <w:left w:val="nil"/>
              <w:bottom w:val="nil"/>
              <w:right w:val="nil"/>
            </w:tcBorders>
            <w:shd w:val="clear" w:color="auto" w:fill="auto"/>
            <w:noWrap/>
            <w:vAlign w:val="bottom"/>
            <w:hideMark/>
          </w:tcPr>
          <w:p w14:paraId="00FD928C" w14:textId="77777777" w:rsidR="00C4064B" w:rsidRPr="00095768" w:rsidRDefault="00C4064B" w:rsidP="00AF4F87">
            <w:pPr>
              <w:jc w:val="center"/>
              <w:rPr>
                <w:ins w:id="1685" w:author="Arnaud" w:date="2021-08-19T00:33:00Z"/>
                <w:rFonts w:ascii="Calibri" w:eastAsia="Times New Roman" w:hAnsi="Calibri" w:cs="Calibri"/>
                <w:sz w:val="22"/>
                <w:szCs w:val="22"/>
                <w:lang w:val="fr-FR" w:eastAsia="fr-FR"/>
              </w:rPr>
            </w:pPr>
            <w:ins w:id="1686" w:author="Arnaud" w:date="2021-08-19T00:33:00Z">
              <w:r w:rsidRPr="00095768">
                <w:rPr>
                  <w:rFonts w:ascii="Calibri" w:eastAsia="Times New Roman" w:hAnsi="Calibri" w:cs="Calibri"/>
                  <w:sz w:val="22"/>
                  <w:szCs w:val="22"/>
                  <w:lang w:val="fr-FR" w:eastAsia="fr-FR"/>
                </w:rPr>
                <w:t>44.4</w:t>
              </w:r>
            </w:ins>
          </w:p>
        </w:tc>
        <w:tc>
          <w:tcPr>
            <w:tcW w:w="556" w:type="pct"/>
            <w:tcBorders>
              <w:top w:val="nil"/>
              <w:left w:val="nil"/>
              <w:bottom w:val="nil"/>
              <w:right w:val="nil"/>
            </w:tcBorders>
            <w:shd w:val="clear" w:color="auto" w:fill="auto"/>
            <w:noWrap/>
            <w:vAlign w:val="bottom"/>
            <w:hideMark/>
          </w:tcPr>
          <w:p w14:paraId="1AEBBDF5" w14:textId="77777777" w:rsidR="00C4064B" w:rsidRPr="00095768" w:rsidRDefault="00C4064B" w:rsidP="00AF4F87">
            <w:pPr>
              <w:jc w:val="center"/>
              <w:rPr>
                <w:ins w:id="1687" w:author="Arnaud" w:date="2021-08-19T00:33:00Z"/>
                <w:rFonts w:ascii="Calibri" w:eastAsia="Times New Roman" w:hAnsi="Calibri" w:cs="Calibri"/>
                <w:sz w:val="22"/>
                <w:szCs w:val="22"/>
                <w:lang w:val="fr-FR" w:eastAsia="fr-FR"/>
              </w:rPr>
            </w:pPr>
            <w:ins w:id="1688" w:author="Arnaud" w:date="2021-08-19T00:33:00Z">
              <w:r w:rsidRPr="00095768">
                <w:rPr>
                  <w:rFonts w:ascii="Calibri" w:eastAsia="Times New Roman" w:hAnsi="Calibri" w:cs="Calibri"/>
                  <w:sz w:val="22"/>
                  <w:szCs w:val="22"/>
                  <w:lang w:val="fr-FR" w:eastAsia="fr-FR"/>
                </w:rPr>
                <w:t>34.5</w:t>
              </w:r>
            </w:ins>
          </w:p>
        </w:tc>
        <w:tc>
          <w:tcPr>
            <w:tcW w:w="423" w:type="pct"/>
            <w:tcBorders>
              <w:top w:val="nil"/>
              <w:left w:val="nil"/>
              <w:bottom w:val="nil"/>
              <w:right w:val="nil"/>
            </w:tcBorders>
            <w:shd w:val="clear" w:color="auto" w:fill="auto"/>
            <w:noWrap/>
            <w:vAlign w:val="bottom"/>
            <w:hideMark/>
          </w:tcPr>
          <w:p w14:paraId="60E32337" w14:textId="77777777" w:rsidR="00C4064B" w:rsidRPr="00095768" w:rsidRDefault="00C4064B" w:rsidP="00AF4F87">
            <w:pPr>
              <w:jc w:val="center"/>
              <w:rPr>
                <w:ins w:id="1689" w:author="Arnaud" w:date="2021-08-19T00:33:00Z"/>
                <w:rFonts w:ascii="Calibri" w:eastAsia="Times New Roman" w:hAnsi="Calibri" w:cs="Calibri"/>
                <w:sz w:val="22"/>
                <w:szCs w:val="22"/>
                <w:lang w:val="fr-FR" w:eastAsia="fr-FR"/>
              </w:rPr>
            </w:pPr>
          </w:p>
        </w:tc>
        <w:tc>
          <w:tcPr>
            <w:tcW w:w="838" w:type="pct"/>
            <w:tcBorders>
              <w:top w:val="nil"/>
              <w:left w:val="nil"/>
              <w:bottom w:val="nil"/>
              <w:right w:val="nil"/>
            </w:tcBorders>
            <w:shd w:val="clear" w:color="auto" w:fill="auto"/>
            <w:noWrap/>
            <w:vAlign w:val="bottom"/>
            <w:hideMark/>
          </w:tcPr>
          <w:p w14:paraId="04CAD7B4" w14:textId="77777777" w:rsidR="00C4064B" w:rsidRPr="00095768" w:rsidRDefault="00C4064B" w:rsidP="00AF4F87">
            <w:pPr>
              <w:jc w:val="center"/>
              <w:rPr>
                <w:ins w:id="1690" w:author="Arnaud" w:date="2021-08-19T00:33:00Z"/>
                <w:rFonts w:ascii="Calibri" w:eastAsia="Times New Roman" w:hAnsi="Calibri" w:cs="Calibri"/>
                <w:sz w:val="22"/>
                <w:szCs w:val="22"/>
                <w:lang w:val="fr-FR" w:eastAsia="fr-FR"/>
              </w:rPr>
            </w:pPr>
            <w:ins w:id="1691" w:author="Arnaud" w:date="2021-08-19T00:33:00Z">
              <w:r w:rsidRPr="00095768">
                <w:rPr>
                  <w:rFonts w:ascii="Calibri" w:eastAsia="Times New Roman" w:hAnsi="Calibri" w:cs="Calibri"/>
                  <w:sz w:val="22"/>
                  <w:szCs w:val="22"/>
                  <w:lang w:val="fr-FR" w:eastAsia="fr-FR"/>
                </w:rPr>
                <w:t>40.5</w:t>
              </w:r>
            </w:ins>
          </w:p>
        </w:tc>
        <w:tc>
          <w:tcPr>
            <w:tcW w:w="798" w:type="pct"/>
            <w:tcBorders>
              <w:top w:val="nil"/>
              <w:left w:val="nil"/>
              <w:bottom w:val="nil"/>
              <w:right w:val="nil"/>
            </w:tcBorders>
            <w:shd w:val="clear" w:color="auto" w:fill="auto"/>
            <w:noWrap/>
            <w:vAlign w:val="bottom"/>
            <w:hideMark/>
          </w:tcPr>
          <w:p w14:paraId="74C1C098" w14:textId="77777777" w:rsidR="00C4064B" w:rsidRPr="00095768" w:rsidRDefault="00C4064B" w:rsidP="00AF4F87">
            <w:pPr>
              <w:jc w:val="center"/>
              <w:rPr>
                <w:ins w:id="1692" w:author="Arnaud" w:date="2021-08-19T00:33:00Z"/>
                <w:rFonts w:ascii="Calibri" w:eastAsia="Times New Roman" w:hAnsi="Calibri" w:cs="Calibri"/>
                <w:sz w:val="22"/>
                <w:szCs w:val="22"/>
                <w:lang w:val="fr-FR" w:eastAsia="fr-FR"/>
              </w:rPr>
            </w:pPr>
            <w:ins w:id="1693" w:author="Arnaud" w:date="2021-08-19T00:33:00Z">
              <w:r w:rsidRPr="00095768">
                <w:rPr>
                  <w:rFonts w:ascii="Calibri" w:eastAsia="Times New Roman" w:hAnsi="Calibri" w:cs="Calibri"/>
                  <w:sz w:val="22"/>
                  <w:szCs w:val="22"/>
                  <w:lang w:val="fr-FR" w:eastAsia="fr-FR"/>
                </w:rPr>
                <w:t>38.6</w:t>
              </w:r>
            </w:ins>
          </w:p>
        </w:tc>
      </w:tr>
      <w:tr w:rsidR="00C4064B" w:rsidRPr="00095768" w14:paraId="4C8E2B3E" w14:textId="77777777" w:rsidTr="00AF4F87">
        <w:trPr>
          <w:trHeight w:val="288"/>
          <w:ins w:id="1694" w:author="Arnaud" w:date="2021-08-19T00:33:00Z"/>
        </w:trPr>
        <w:tc>
          <w:tcPr>
            <w:tcW w:w="1116" w:type="pct"/>
            <w:tcBorders>
              <w:top w:val="nil"/>
              <w:left w:val="nil"/>
              <w:bottom w:val="single" w:sz="4" w:space="0" w:color="auto"/>
              <w:right w:val="nil"/>
            </w:tcBorders>
            <w:shd w:val="clear" w:color="auto" w:fill="auto"/>
            <w:noWrap/>
            <w:vAlign w:val="bottom"/>
            <w:hideMark/>
          </w:tcPr>
          <w:p w14:paraId="3E7D40DC" w14:textId="77777777" w:rsidR="00C4064B" w:rsidRPr="00095768" w:rsidRDefault="00C4064B" w:rsidP="00AF4F87">
            <w:pPr>
              <w:ind w:firstLineChars="100" w:firstLine="220"/>
              <w:rPr>
                <w:ins w:id="1695" w:author="Arnaud" w:date="2021-08-19T00:33:00Z"/>
                <w:rFonts w:ascii="Calibri" w:eastAsia="Times New Roman" w:hAnsi="Calibri" w:cs="Calibri"/>
                <w:i/>
                <w:iCs/>
                <w:color w:val="000000"/>
                <w:sz w:val="22"/>
                <w:szCs w:val="22"/>
                <w:lang w:val="fr-FR" w:eastAsia="fr-FR"/>
              </w:rPr>
            </w:pPr>
            <w:ins w:id="1696" w:author="Arnaud" w:date="2021-08-19T00:33:00Z">
              <w:r w:rsidRPr="00095768">
                <w:rPr>
                  <w:rFonts w:ascii="Calibri" w:eastAsia="Times New Roman" w:hAnsi="Calibri" w:cs="Calibri"/>
                  <w:i/>
                  <w:iCs/>
                  <w:color w:val="000000"/>
                  <w:sz w:val="22"/>
                  <w:szCs w:val="22"/>
                  <w:lang w:val="fr-FR" w:eastAsia="fr-FR"/>
                </w:rPr>
                <w:t>Banks</w:t>
              </w:r>
            </w:ins>
          </w:p>
        </w:tc>
        <w:tc>
          <w:tcPr>
            <w:tcW w:w="423" w:type="pct"/>
            <w:tcBorders>
              <w:top w:val="nil"/>
              <w:left w:val="nil"/>
              <w:bottom w:val="single" w:sz="4" w:space="0" w:color="auto"/>
              <w:right w:val="nil"/>
            </w:tcBorders>
            <w:shd w:val="clear" w:color="auto" w:fill="auto"/>
            <w:noWrap/>
            <w:vAlign w:val="bottom"/>
            <w:hideMark/>
          </w:tcPr>
          <w:p w14:paraId="662E0F23" w14:textId="77777777" w:rsidR="00C4064B" w:rsidRPr="00095768" w:rsidRDefault="00C4064B" w:rsidP="00AF4F87">
            <w:pPr>
              <w:jc w:val="center"/>
              <w:rPr>
                <w:ins w:id="1697" w:author="Arnaud" w:date="2021-08-19T00:33:00Z"/>
                <w:rFonts w:ascii="Calibri" w:eastAsia="Times New Roman" w:hAnsi="Calibri" w:cs="Calibri"/>
                <w:color w:val="000000"/>
                <w:sz w:val="22"/>
                <w:szCs w:val="22"/>
                <w:lang w:val="fr-FR" w:eastAsia="fr-FR"/>
              </w:rPr>
            </w:pPr>
            <w:ins w:id="1698" w:author="Arnaud" w:date="2021-08-19T00:33:00Z">
              <w:r w:rsidRPr="00095768">
                <w:rPr>
                  <w:rFonts w:ascii="Calibri" w:eastAsia="Times New Roman" w:hAnsi="Calibri" w:cs="Calibri"/>
                  <w:color w:val="000000"/>
                  <w:sz w:val="22"/>
                  <w:szCs w:val="22"/>
                  <w:lang w:val="fr-FR" w:eastAsia="fr-FR"/>
                </w:rPr>
                <w:t>16.</w:t>
              </w:r>
              <w:r>
                <w:rPr>
                  <w:rFonts w:ascii="Calibri" w:eastAsia="Times New Roman" w:hAnsi="Calibri" w:cs="Calibri"/>
                  <w:color w:val="000000"/>
                  <w:sz w:val="22"/>
                  <w:szCs w:val="22"/>
                  <w:lang w:val="fr-FR" w:eastAsia="fr-FR"/>
                </w:rPr>
                <w:t>0</w:t>
              </w:r>
            </w:ins>
          </w:p>
        </w:tc>
        <w:tc>
          <w:tcPr>
            <w:tcW w:w="423" w:type="pct"/>
            <w:tcBorders>
              <w:top w:val="nil"/>
              <w:left w:val="nil"/>
              <w:bottom w:val="single" w:sz="4" w:space="0" w:color="auto"/>
              <w:right w:val="nil"/>
            </w:tcBorders>
            <w:shd w:val="clear" w:color="auto" w:fill="auto"/>
            <w:noWrap/>
            <w:vAlign w:val="bottom"/>
            <w:hideMark/>
          </w:tcPr>
          <w:p w14:paraId="10079C0B" w14:textId="77777777" w:rsidR="00C4064B" w:rsidRPr="00095768" w:rsidRDefault="00C4064B" w:rsidP="00AF4F87">
            <w:pPr>
              <w:jc w:val="center"/>
              <w:rPr>
                <w:ins w:id="1699" w:author="Arnaud" w:date="2021-08-19T00:33:00Z"/>
                <w:rFonts w:ascii="Calibri" w:eastAsia="Times New Roman" w:hAnsi="Calibri" w:cs="Calibri"/>
                <w:color w:val="000000"/>
                <w:sz w:val="22"/>
                <w:szCs w:val="22"/>
                <w:lang w:val="fr-FR" w:eastAsia="fr-FR"/>
              </w:rPr>
            </w:pPr>
            <w:ins w:id="1700" w:author="Arnaud" w:date="2021-08-19T00:33:00Z">
              <w:r w:rsidRPr="00095768">
                <w:rPr>
                  <w:rFonts w:ascii="Calibri" w:eastAsia="Times New Roman" w:hAnsi="Calibri" w:cs="Calibri"/>
                  <w:color w:val="000000"/>
                  <w:sz w:val="22"/>
                  <w:szCs w:val="22"/>
                  <w:lang w:val="fr-FR" w:eastAsia="fr-FR"/>
                </w:rPr>
                <w:t> </w:t>
              </w:r>
            </w:ins>
          </w:p>
        </w:tc>
        <w:tc>
          <w:tcPr>
            <w:tcW w:w="423" w:type="pct"/>
            <w:tcBorders>
              <w:top w:val="nil"/>
              <w:left w:val="nil"/>
              <w:bottom w:val="single" w:sz="4" w:space="0" w:color="auto"/>
              <w:right w:val="nil"/>
            </w:tcBorders>
            <w:shd w:val="clear" w:color="auto" w:fill="auto"/>
            <w:noWrap/>
            <w:vAlign w:val="bottom"/>
            <w:hideMark/>
          </w:tcPr>
          <w:p w14:paraId="0EF9FBCF" w14:textId="77777777" w:rsidR="00C4064B" w:rsidRPr="00095768" w:rsidRDefault="00C4064B" w:rsidP="00AF4F87">
            <w:pPr>
              <w:jc w:val="center"/>
              <w:rPr>
                <w:ins w:id="1701" w:author="Arnaud" w:date="2021-08-19T00:33:00Z"/>
                <w:rFonts w:ascii="Calibri" w:eastAsia="Times New Roman" w:hAnsi="Calibri" w:cs="Calibri"/>
                <w:color w:val="000000"/>
                <w:sz w:val="22"/>
                <w:szCs w:val="22"/>
                <w:lang w:val="fr-FR" w:eastAsia="fr-FR"/>
              </w:rPr>
            </w:pPr>
            <w:ins w:id="1702" w:author="Arnaud" w:date="2021-08-19T00:33:00Z">
              <w:r w:rsidRPr="00095768">
                <w:rPr>
                  <w:rFonts w:ascii="Calibri" w:eastAsia="Times New Roman" w:hAnsi="Calibri" w:cs="Calibri"/>
                  <w:color w:val="000000"/>
                  <w:sz w:val="22"/>
                  <w:szCs w:val="22"/>
                  <w:lang w:val="fr-FR" w:eastAsia="fr-FR"/>
                </w:rPr>
                <w:t>9.0</w:t>
              </w:r>
            </w:ins>
          </w:p>
        </w:tc>
        <w:tc>
          <w:tcPr>
            <w:tcW w:w="556" w:type="pct"/>
            <w:tcBorders>
              <w:top w:val="nil"/>
              <w:left w:val="nil"/>
              <w:bottom w:val="single" w:sz="4" w:space="0" w:color="auto"/>
              <w:right w:val="nil"/>
            </w:tcBorders>
            <w:shd w:val="clear" w:color="auto" w:fill="auto"/>
            <w:noWrap/>
            <w:vAlign w:val="bottom"/>
            <w:hideMark/>
          </w:tcPr>
          <w:p w14:paraId="273DF550" w14:textId="77777777" w:rsidR="00C4064B" w:rsidRPr="00095768" w:rsidRDefault="00C4064B" w:rsidP="00AF4F87">
            <w:pPr>
              <w:jc w:val="center"/>
              <w:rPr>
                <w:ins w:id="1703" w:author="Arnaud" w:date="2021-08-19T00:33:00Z"/>
                <w:rFonts w:ascii="Calibri" w:eastAsia="Times New Roman" w:hAnsi="Calibri" w:cs="Calibri"/>
                <w:color w:val="000000"/>
                <w:sz w:val="22"/>
                <w:szCs w:val="22"/>
                <w:lang w:val="fr-FR" w:eastAsia="fr-FR"/>
              </w:rPr>
            </w:pPr>
            <w:ins w:id="1704" w:author="Arnaud" w:date="2021-08-19T00:33:00Z">
              <w:r w:rsidRPr="00095768">
                <w:rPr>
                  <w:rFonts w:ascii="Calibri" w:eastAsia="Times New Roman" w:hAnsi="Calibri" w:cs="Calibri"/>
                  <w:color w:val="000000"/>
                  <w:sz w:val="22"/>
                  <w:szCs w:val="22"/>
                  <w:lang w:val="fr-FR" w:eastAsia="fr-FR"/>
                </w:rPr>
                <w:t>22.3</w:t>
              </w:r>
            </w:ins>
          </w:p>
        </w:tc>
        <w:tc>
          <w:tcPr>
            <w:tcW w:w="423" w:type="pct"/>
            <w:tcBorders>
              <w:top w:val="nil"/>
              <w:left w:val="nil"/>
              <w:bottom w:val="single" w:sz="4" w:space="0" w:color="auto"/>
              <w:right w:val="nil"/>
            </w:tcBorders>
            <w:shd w:val="clear" w:color="auto" w:fill="auto"/>
            <w:noWrap/>
            <w:vAlign w:val="bottom"/>
            <w:hideMark/>
          </w:tcPr>
          <w:p w14:paraId="0EF8D1FC" w14:textId="77777777" w:rsidR="00C4064B" w:rsidRPr="00095768" w:rsidRDefault="00C4064B" w:rsidP="00AF4F87">
            <w:pPr>
              <w:jc w:val="center"/>
              <w:rPr>
                <w:ins w:id="1705" w:author="Arnaud" w:date="2021-08-19T00:33:00Z"/>
                <w:rFonts w:ascii="Calibri" w:eastAsia="Times New Roman" w:hAnsi="Calibri" w:cs="Calibri"/>
                <w:color w:val="000000"/>
                <w:sz w:val="22"/>
                <w:szCs w:val="22"/>
                <w:lang w:val="fr-FR" w:eastAsia="fr-FR"/>
              </w:rPr>
            </w:pPr>
            <w:ins w:id="1706" w:author="Arnaud" w:date="2021-08-19T00:33:00Z">
              <w:r w:rsidRPr="00095768">
                <w:rPr>
                  <w:rFonts w:ascii="Calibri" w:eastAsia="Times New Roman" w:hAnsi="Calibri" w:cs="Calibri"/>
                  <w:color w:val="000000"/>
                  <w:sz w:val="22"/>
                  <w:szCs w:val="22"/>
                  <w:lang w:val="fr-FR" w:eastAsia="fr-FR"/>
                </w:rPr>
                <w:t> </w:t>
              </w:r>
            </w:ins>
          </w:p>
        </w:tc>
        <w:tc>
          <w:tcPr>
            <w:tcW w:w="838" w:type="pct"/>
            <w:tcBorders>
              <w:top w:val="nil"/>
              <w:left w:val="nil"/>
              <w:bottom w:val="single" w:sz="4" w:space="0" w:color="auto"/>
              <w:right w:val="nil"/>
            </w:tcBorders>
            <w:shd w:val="clear" w:color="auto" w:fill="auto"/>
            <w:noWrap/>
            <w:vAlign w:val="bottom"/>
            <w:hideMark/>
          </w:tcPr>
          <w:p w14:paraId="7A9C74CE" w14:textId="77777777" w:rsidR="00C4064B" w:rsidRPr="00095768" w:rsidRDefault="00C4064B" w:rsidP="00AF4F87">
            <w:pPr>
              <w:jc w:val="center"/>
              <w:rPr>
                <w:ins w:id="1707" w:author="Arnaud" w:date="2021-08-19T00:33:00Z"/>
                <w:rFonts w:ascii="Calibri" w:eastAsia="Times New Roman" w:hAnsi="Calibri" w:cs="Calibri"/>
                <w:color w:val="000000"/>
                <w:sz w:val="22"/>
                <w:szCs w:val="22"/>
                <w:lang w:val="fr-FR" w:eastAsia="fr-FR"/>
              </w:rPr>
            </w:pPr>
            <w:ins w:id="1708" w:author="Arnaud" w:date="2021-08-19T00:33:00Z">
              <w:r w:rsidRPr="00095768">
                <w:rPr>
                  <w:rFonts w:ascii="Calibri" w:eastAsia="Times New Roman" w:hAnsi="Calibri" w:cs="Calibri"/>
                  <w:color w:val="000000"/>
                  <w:sz w:val="22"/>
                  <w:szCs w:val="22"/>
                  <w:lang w:val="fr-FR" w:eastAsia="fr-FR"/>
                </w:rPr>
                <w:t>28.1</w:t>
              </w:r>
            </w:ins>
          </w:p>
        </w:tc>
        <w:tc>
          <w:tcPr>
            <w:tcW w:w="798" w:type="pct"/>
            <w:tcBorders>
              <w:top w:val="nil"/>
              <w:left w:val="nil"/>
              <w:bottom w:val="single" w:sz="4" w:space="0" w:color="auto"/>
              <w:right w:val="nil"/>
            </w:tcBorders>
            <w:shd w:val="clear" w:color="auto" w:fill="auto"/>
            <w:noWrap/>
            <w:vAlign w:val="bottom"/>
            <w:hideMark/>
          </w:tcPr>
          <w:p w14:paraId="5F39EEE2" w14:textId="77777777" w:rsidR="00C4064B" w:rsidRPr="00095768" w:rsidRDefault="00C4064B" w:rsidP="00AF4F87">
            <w:pPr>
              <w:jc w:val="center"/>
              <w:rPr>
                <w:ins w:id="1709" w:author="Arnaud" w:date="2021-08-19T00:33:00Z"/>
                <w:rFonts w:ascii="Calibri" w:eastAsia="Times New Roman" w:hAnsi="Calibri" w:cs="Calibri"/>
                <w:color w:val="000000"/>
                <w:sz w:val="22"/>
                <w:szCs w:val="22"/>
                <w:lang w:val="fr-FR" w:eastAsia="fr-FR"/>
              </w:rPr>
            </w:pPr>
            <w:ins w:id="1710" w:author="Arnaud" w:date="2021-08-19T00:33:00Z">
              <w:r w:rsidRPr="00095768">
                <w:rPr>
                  <w:rFonts w:ascii="Calibri" w:eastAsia="Times New Roman" w:hAnsi="Calibri" w:cs="Calibri"/>
                  <w:color w:val="000000"/>
                  <w:sz w:val="22"/>
                  <w:szCs w:val="22"/>
                  <w:lang w:val="fr-FR" w:eastAsia="fr-FR"/>
                </w:rPr>
                <w:t>10.</w:t>
              </w:r>
              <w:r>
                <w:rPr>
                  <w:rFonts w:ascii="Calibri" w:eastAsia="Times New Roman" w:hAnsi="Calibri" w:cs="Calibri"/>
                  <w:color w:val="000000"/>
                  <w:sz w:val="22"/>
                  <w:szCs w:val="22"/>
                  <w:lang w:val="fr-FR" w:eastAsia="fr-FR"/>
                </w:rPr>
                <w:t>5</w:t>
              </w:r>
            </w:ins>
          </w:p>
        </w:tc>
      </w:tr>
      <w:tr w:rsidR="00C4064B" w:rsidRPr="00095768" w14:paraId="6349A808" w14:textId="77777777" w:rsidTr="00AF4F87">
        <w:trPr>
          <w:trHeight w:val="288"/>
          <w:ins w:id="1711" w:author="Arnaud" w:date="2021-08-19T00:33:00Z"/>
        </w:trPr>
        <w:tc>
          <w:tcPr>
            <w:tcW w:w="5000" w:type="pct"/>
            <w:gridSpan w:val="8"/>
            <w:tcBorders>
              <w:top w:val="single" w:sz="4" w:space="0" w:color="auto"/>
              <w:left w:val="nil"/>
              <w:right w:val="nil"/>
            </w:tcBorders>
            <w:shd w:val="clear" w:color="auto" w:fill="auto"/>
            <w:noWrap/>
            <w:vAlign w:val="bottom"/>
          </w:tcPr>
          <w:p w14:paraId="051DCCE2" w14:textId="77777777" w:rsidR="00C4064B" w:rsidRPr="00095768" w:rsidRDefault="00C4064B" w:rsidP="00AF4F87">
            <w:pPr>
              <w:jc w:val="both"/>
              <w:rPr>
                <w:ins w:id="1712" w:author="Arnaud" w:date="2021-08-19T00:33:00Z"/>
                <w:rFonts w:ascii="Calibri" w:eastAsia="Times New Roman" w:hAnsi="Calibri" w:cs="Calibri"/>
                <w:color w:val="000000"/>
                <w:sz w:val="22"/>
                <w:szCs w:val="22"/>
                <w:lang w:val="fr-FR" w:eastAsia="fr-FR"/>
              </w:rPr>
            </w:pPr>
            <w:ins w:id="1713" w:author="Arnaud" w:date="2021-08-19T00:33:00Z">
              <w:r>
                <w:rPr>
                  <w:rFonts w:ascii="Calibri" w:eastAsia="Times New Roman" w:hAnsi="Calibri" w:cs="Calibri"/>
                  <w:color w:val="000000"/>
                  <w:sz w:val="22"/>
                  <w:szCs w:val="22"/>
                  <w:lang w:val="fr-FR" w:eastAsia="fr-FR"/>
                </w:rPr>
                <w:t xml:space="preserve">Note: In % of </w:t>
              </w:r>
              <w:proofErr w:type="spellStart"/>
              <w:r>
                <w:rPr>
                  <w:rFonts w:ascii="Calibri" w:eastAsia="Times New Roman" w:hAnsi="Calibri" w:cs="Calibri"/>
                  <w:color w:val="000000"/>
                  <w:sz w:val="22"/>
                  <w:szCs w:val="22"/>
                  <w:lang w:val="fr-FR" w:eastAsia="fr-FR"/>
                </w:rPr>
                <w:t>households</w:t>
              </w:r>
              <w:proofErr w:type="spellEnd"/>
            </w:ins>
          </w:p>
        </w:tc>
      </w:tr>
    </w:tbl>
    <w:p w14:paraId="01101991" w14:textId="77777777" w:rsidR="00C4064B" w:rsidRDefault="00C4064B">
      <w:pPr>
        <w:pStyle w:val="BodyText"/>
        <w:jc w:val="both"/>
        <w:rPr>
          <w:ins w:id="1714" w:author="Arnaud" w:date="2021-08-19T00:33:00Z"/>
          <w:rStyle w:val="Aucun"/>
          <w:rFonts w:ascii="Calibri" w:eastAsia="Calibri" w:hAnsi="Calibri" w:cs="Calibri"/>
        </w:rPr>
      </w:pPr>
    </w:p>
    <w:p w14:paraId="229AF4FE" w14:textId="77777777" w:rsidR="007D00B8" w:rsidRDefault="00C11B0B">
      <w:pPr>
        <w:pStyle w:val="BodyText"/>
        <w:jc w:val="both"/>
        <w:rPr>
          <w:rStyle w:val="Aucun"/>
          <w:rFonts w:ascii="Calibri" w:eastAsia="Calibri" w:hAnsi="Calibri" w:cs="Calibri"/>
        </w:rPr>
      </w:pPr>
      <w:r>
        <w:rPr>
          <w:rStyle w:val="Aucun"/>
          <w:rFonts w:ascii="Calibri" w:hAnsi="Calibri"/>
        </w:rPr>
        <w:t>During the survey period, finance and pawnbroking have grown in importance, both in terms of users and in terms of volume. This increase was at the expense of other sources, notably Self-Help-Groups (SHGs)</w:t>
      </w:r>
      <w:r w:rsidRPr="00AE1CDC">
        <w:rPr>
          <w:rStyle w:val="FootnoteReference"/>
        </w:rPr>
        <w:footnoteReference w:id="8"/>
      </w:r>
      <w:r>
        <w:rPr>
          <w:rStyle w:val="Aucun"/>
          <w:rFonts w:ascii="Calibri" w:hAnsi="Calibri"/>
        </w:rPr>
        <w:t xml:space="preserve"> and debt-</w:t>
      </w:r>
      <w:proofErr w:type="spellStart"/>
      <w:r>
        <w:rPr>
          <w:rStyle w:val="Aucun"/>
          <w:rFonts w:ascii="Calibri" w:hAnsi="Calibri"/>
        </w:rPr>
        <w:t>labour</w:t>
      </w:r>
      <w:proofErr w:type="spellEnd"/>
      <w:r>
        <w:rPr>
          <w:rStyle w:val="Aucun"/>
          <w:rFonts w:ascii="Calibri" w:hAnsi="Calibri"/>
        </w:rPr>
        <w:t xml:space="preserve"> arrangements. However, WKP and relatives remain the predominant form of borrowing.</w:t>
      </w:r>
    </w:p>
    <w:p w14:paraId="2514AE82" w14:textId="2E0C5F0A" w:rsidR="007D00B8" w:rsidRDefault="00C11B0B">
      <w:pPr>
        <w:pStyle w:val="BodyText"/>
        <w:jc w:val="both"/>
        <w:rPr>
          <w:rStyle w:val="Aucun"/>
          <w:rFonts w:ascii="Calibri" w:eastAsia="Calibri" w:hAnsi="Calibri" w:cs="Calibri"/>
        </w:rPr>
      </w:pPr>
      <w:r>
        <w:rPr>
          <w:rStyle w:val="Aucun"/>
          <w:rFonts w:ascii="Calibri" w:hAnsi="Calibri"/>
        </w:rPr>
        <w:t>As observed elsewhere</w:t>
      </w:r>
      <w:r w:rsidRPr="00AE1CDC">
        <w:rPr>
          <w:rStyle w:val="FootnoteReference"/>
        </w:rPr>
        <w:footnoteReference w:id="9"/>
      </w:r>
      <w:r>
        <w:rPr>
          <w:rStyle w:val="Aucun"/>
          <w:rFonts w:ascii="Calibri" w:hAnsi="Calibri"/>
        </w:rPr>
        <w:t xml:space="preserve">, informal sources persist, for several reasons. They are very flexible, which is crucial given the irregularity of income. For 84 percent of informal loans, the terms are not fixed in advance and borrowers repay when they can. Contrary to what is often claimed in the literature or media, their cost is not, on average, higher than formal sources in the region studied here (Reboul et al. 2019). Almost none of them require collateral (80 percent require only personal informal agreement). Subjective creditworthiness, reputation and trust (the three terms are equivalent in Tamil - </w:t>
      </w:r>
      <w:proofErr w:type="spellStart"/>
      <w:r w:rsidR="00476DDF">
        <w:rPr>
          <w:rStyle w:val="Aucun"/>
          <w:rFonts w:ascii="Calibri" w:hAnsi="Calibri"/>
          <w:i/>
          <w:iCs/>
        </w:rPr>
        <w:t>n</w:t>
      </w:r>
      <w:r w:rsidR="00476DDF" w:rsidRPr="00476DDF">
        <w:rPr>
          <w:rStyle w:val="Aucun"/>
          <w:rFonts w:ascii="Calibri" w:hAnsi="Calibri"/>
          <w:i/>
          <w:iCs/>
        </w:rPr>
        <w:t>ampikkai</w:t>
      </w:r>
      <w:proofErr w:type="spellEnd"/>
      <w:r w:rsidRPr="00476DDF">
        <w:rPr>
          <w:rStyle w:val="Aucun"/>
          <w:rFonts w:ascii="Calibri" w:hAnsi="Calibri"/>
          <w:i/>
          <w:iCs/>
        </w:rPr>
        <w:t>)</w:t>
      </w:r>
      <w:r>
        <w:rPr>
          <w:rStyle w:val="Aucun"/>
          <w:rFonts w:ascii="Calibri" w:hAnsi="Calibri"/>
        </w:rPr>
        <w:t xml:space="preserve"> are the key factors in lenders’ selection.</w:t>
      </w:r>
    </w:p>
    <w:p w14:paraId="72EE8193" w14:textId="67623532" w:rsidR="007D00B8" w:rsidRDefault="00C11B0B">
      <w:pPr>
        <w:pStyle w:val="BodyText"/>
        <w:jc w:val="both"/>
        <w:rPr>
          <w:rStyle w:val="Aucun"/>
          <w:rFonts w:ascii="Calibri" w:eastAsia="Calibri" w:hAnsi="Calibri" w:cs="Calibri"/>
        </w:rPr>
      </w:pPr>
      <w:r>
        <w:rPr>
          <w:rStyle w:val="Aucun"/>
          <w:rFonts w:ascii="Calibri" w:hAnsi="Calibri"/>
        </w:rPr>
        <w:t xml:space="preserve">The transformation of sources of borrowing is both shaped by and constitutive of deeper social transformations, including regarding the use and building of trust. Historically, access to credit, for the landless and small landowners, was mainly based on their </w:t>
      </w:r>
      <w:proofErr w:type="spellStart"/>
      <w:r>
        <w:rPr>
          <w:rStyle w:val="Aucun"/>
          <w:rFonts w:ascii="Calibri" w:hAnsi="Calibri"/>
        </w:rPr>
        <w:t>labour</w:t>
      </w:r>
      <w:proofErr w:type="spellEnd"/>
      <w:r>
        <w:rPr>
          <w:rStyle w:val="Aucun"/>
          <w:rFonts w:ascii="Calibri" w:hAnsi="Calibri"/>
        </w:rPr>
        <w:t xml:space="preserve"> power, used as collateral and legitimized by caste hierarchies and the possible use of violence. Non-agricultural employment and migration have opened up new opportunities. In the village itself, new providers are present. In addition to microcredit </w:t>
      </w:r>
      <w:proofErr w:type="spellStart"/>
      <w:r w:rsidRPr="00AE1CDC">
        <w:rPr>
          <w:rStyle w:val="Aucun"/>
          <w:rFonts w:ascii="Calibri" w:hAnsi="Calibri"/>
        </w:rPr>
        <w:t>organisations</w:t>
      </w:r>
      <w:proofErr w:type="spellEnd"/>
      <w:r>
        <w:rPr>
          <w:rStyle w:val="Aucun"/>
          <w:rFonts w:ascii="Calibri" w:hAnsi="Calibri"/>
        </w:rPr>
        <w:t>, many WKPs actually act as informal intermediaries for urban financial lenders. Another form of caste segmentation is worth noting, a legacy of a persistent Hindu theology of debt (</w:t>
      </w:r>
      <w:proofErr w:type="spellStart"/>
      <w:r>
        <w:rPr>
          <w:rStyle w:val="Aucun"/>
          <w:rFonts w:ascii="Calibri" w:hAnsi="Calibri"/>
        </w:rPr>
        <w:t>Kāne</w:t>
      </w:r>
      <w:proofErr w:type="spellEnd"/>
      <w:r>
        <w:rPr>
          <w:rStyle w:val="Aucun"/>
          <w:rFonts w:ascii="Calibri" w:hAnsi="Calibri"/>
        </w:rPr>
        <w:t xml:space="preserve"> 2012). As the villagers often say, “you don’t borrow from anyone lower than you”. Interestingly, however, the Dalits are borrowing more and more from other Dalits (Figure </w:t>
      </w:r>
      <w:hyperlink w:anchor="bookmark2" w:history="1">
        <w:r>
          <w:rPr>
            <w:rStyle w:val="Hyperlink1"/>
          </w:rPr>
          <w:t>5</w:t>
        </w:r>
      </w:hyperlink>
      <w:r>
        <w:rPr>
          <w:rStyle w:val="Aucun"/>
          <w:rFonts w:ascii="Calibri" w:hAnsi="Calibri"/>
        </w:rPr>
        <w:t xml:space="preserve"> and </w:t>
      </w:r>
      <w:hyperlink w:anchor="bookmark3" w:history="1">
        <w:r>
          <w:rPr>
            <w:rStyle w:val="Hyperlink1"/>
          </w:rPr>
          <w:t>6</w:t>
        </w:r>
      </w:hyperlink>
      <w:r>
        <w:rPr>
          <w:rStyle w:val="Aucun"/>
          <w:rFonts w:ascii="Calibri" w:hAnsi="Calibri"/>
        </w:rPr>
        <w:t>) (and this caste retreat is also observed in other castes)</w:t>
      </w:r>
      <w:r w:rsidRPr="00AE1CDC">
        <w:rPr>
          <w:rStyle w:val="FootnoteReference"/>
        </w:rPr>
        <w:footnoteReference w:id="10"/>
      </w:r>
      <w:r>
        <w:rPr>
          <w:rStyle w:val="Aucun"/>
          <w:rFonts w:ascii="Calibri" w:hAnsi="Calibri"/>
        </w:rPr>
        <w:t>. In 2010, and among loans for which the caste of the lender is known (most informal loans), 54% of Dalit borrowers borrowed from other Dalits and 26% borrowed from middle caste. In 2016-17, these shares are 70% and 21% respectively.</w:t>
      </w:r>
    </w:p>
    <w:p w14:paraId="3882416C" w14:textId="77777777" w:rsidR="007D00B8" w:rsidRDefault="007D00B8">
      <w:pPr>
        <w:pStyle w:val="BodyText"/>
        <w:jc w:val="both"/>
        <w:rPr>
          <w:rStyle w:val="Aucun"/>
          <w:rFonts w:ascii="Calibri" w:eastAsia="Calibri" w:hAnsi="Calibri" w:cs="Calibri"/>
        </w:rPr>
      </w:pPr>
    </w:p>
    <w:p w14:paraId="7814A1A6" w14:textId="4C69EAD0" w:rsidR="007D00B8" w:rsidDel="00517E23" w:rsidRDefault="00C11B0B">
      <w:pPr>
        <w:pStyle w:val="BodyText"/>
        <w:jc w:val="both"/>
        <w:rPr>
          <w:del w:id="1715" w:author="Arnaud" w:date="2021-08-19T00:34:00Z"/>
          <w:rStyle w:val="Aucun"/>
          <w:rFonts w:ascii="Calibri" w:hAnsi="Calibri"/>
        </w:rPr>
      </w:pPr>
      <w:del w:id="1716" w:author="Arnaud" w:date="2021-08-19T00:34:00Z">
        <w:r w:rsidDel="00517E23">
          <w:rPr>
            <w:rStyle w:val="Aucun"/>
            <w:rFonts w:ascii="Calibri" w:hAnsi="Calibri"/>
          </w:rPr>
          <w:delText>Figures 5 and 6 around here</w:delText>
        </w:r>
      </w:del>
    </w:p>
    <w:p w14:paraId="161D2001" w14:textId="77777777" w:rsidR="00517E23" w:rsidRDefault="00517E23" w:rsidP="00517E23">
      <w:pPr>
        <w:pStyle w:val="CaptionedFigure"/>
        <w:spacing w:line="360" w:lineRule="auto"/>
        <w:rPr>
          <w:ins w:id="1717" w:author="Arnaud" w:date="2021-08-19T00:34:00Z"/>
        </w:rPr>
      </w:pPr>
      <w:ins w:id="1718" w:author="Arnaud" w:date="2021-08-19T00:34:00Z">
        <w:r w:rsidRPr="00311AB2">
          <w:rPr>
            <w:noProof/>
            <w:lang w:val="fr-FR" w:eastAsia="fr-FR"/>
          </w:rPr>
          <w:lastRenderedPageBreak/>
          <w:drawing>
            <wp:inline distT="0" distB="0" distL="0" distR="0" wp14:anchorId="14DF5B08" wp14:editId="57B3F096">
              <wp:extent cx="5486400" cy="365760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486400" cy="3657600"/>
                      </a:xfrm>
                      <a:prstGeom prst="rect">
                        <a:avLst/>
                      </a:prstGeom>
                    </pic:spPr>
                  </pic:pic>
                </a:graphicData>
              </a:graphic>
            </wp:inline>
          </w:drawing>
        </w:r>
      </w:ins>
    </w:p>
    <w:p w14:paraId="76617C02" w14:textId="77777777" w:rsidR="00517E23" w:rsidRDefault="00517E23" w:rsidP="00517E23">
      <w:pPr>
        <w:pStyle w:val="ImageCaption"/>
        <w:spacing w:line="360" w:lineRule="auto"/>
        <w:rPr>
          <w:ins w:id="1719" w:author="Arnaud" w:date="2021-08-19T00:34:00Z"/>
        </w:rPr>
      </w:pPr>
      <w:bookmarkStart w:id="1720" w:name="fig5"/>
      <w:ins w:id="1721" w:author="Arnaud" w:date="2021-08-19T00:34:00Z">
        <w:r>
          <w:t>Figure </w:t>
        </w:r>
        <w:r>
          <w:fldChar w:fldCharType="begin"/>
        </w:r>
        <w:r>
          <w:instrText xml:space="preserve">SEQ Figure \* ARABIC </w:instrText>
        </w:r>
        <w:r>
          <w:fldChar w:fldCharType="separate"/>
        </w:r>
        <w:r>
          <w:t>5</w:t>
        </w:r>
        <w:r>
          <w:fldChar w:fldCharType="end"/>
        </w:r>
        <w:r>
          <w:t xml:space="preserve">: </w:t>
        </w:r>
        <w:bookmarkEnd w:id="1720"/>
        <w:r>
          <w:t xml:space="preserve"> Debt and caste, who borrows from whom (percent of loans)? -- </w:t>
        </w:r>
        <w:r>
          <w:rPr>
            <w:b/>
            <w:bCs/>
          </w:rPr>
          <w:t>Source</w:t>
        </w:r>
        <w:r>
          <w:t>: RUME (2010) and NEEMSIS-1 (2016-17); author’s calculations</w:t>
        </w:r>
      </w:ins>
    </w:p>
    <w:p w14:paraId="0E842E4C" w14:textId="77777777" w:rsidR="00517E23" w:rsidRDefault="00517E23" w:rsidP="00517E23">
      <w:pPr>
        <w:pStyle w:val="CaptionedFigure"/>
        <w:spacing w:line="360" w:lineRule="auto"/>
        <w:rPr>
          <w:ins w:id="1722" w:author="Arnaud" w:date="2021-08-19T00:34:00Z"/>
        </w:rPr>
      </w:pPr>
      <w:ins w:id="1723" w:author="Arnaud" w:date="2021-08-19T00:34:00Z">
        <w:r w:rsidRPr="00311AB2">
          <w:rPr>
            <w:noProof/>
            <w:lang w:val="fr-FR" w:eastAsia="fr-FR"/>
          </w:rPr>
          <w:lastRenderedPageBreak/>
          <w:drawing>
            <wp:inline distT="0" distB="0" distL="0" distR="0" wp14:anchorId="54127580" wp14:editId="63328A3D">
              <wp:extent cx="5486400" cy="365760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486400" cy="3657600"/>
                      </a:xfrm>
                      <a:prstGeom prst="rect">
                        <a:avLst/>
                      </a:prstGeom>
                    </pic:spPr>
                  </pic:pic>
                </a:graphicData>
              </a:graphic>
            </wp:inline>
          </w:drawing>
        </w:r>
      </w:ins>
    </w:p>
    <w:p w14:paraId="7FF0CDC2" w14:textId="77777777" w:rsidR="00517E23" w:rsidRDefault="00517E23" w:rsidP="00517E23">
      <w:pPr>
        <w:pStyle w:val="ImageCaption"/>
        <w:spacing w:line="360" w:lineRule="auto"/>
        <w:rPr>
          <w:ins w:id="1724" w:author="Arnaud" w:date="2021-08-19T00:34:00Z"/>
        </w:rPr>
      </w:pPr>
      <w:bookmarkStart w:id="1725" w:name="fig6"/>
      <w:ins w:id="1726" w:author="Arnaud" w:date="2021-08-19T00:34:00Z">
        <w:r>
          <w:t>Figure </w:t>
        </w:r>
        <w:r>
          <w:fldChar w:fldCharType="begin"/>
        </w:r>
        <w:r>
          <w:instrText xml:space="preserve">SEQ Figure \* ARABIC </w:instrText>
        </w:r>
        <w:r>
          <w:fldChar w:fldCharType="separate"/>
        </w:r>
        <w:r>
          <w:t>6</w:t>
        </w:r>
        <w:r>
          <w:fldChar w:fldCharType="end"/>
        </w:r>
        <w:r>
          <w:t xml:space="preserve">: </w:t>
        </w:r>
        <w:bookmarkEnd w:id="1725"/>
        <w:r>
          <w:t xml:space="preserve">Debt and caste, who borrows from whom (percent of volume)? --  </w:t>
        </w:r>
        <w:r>
          <w:rPr>
            <w:b/>
            <w:bCs/>
          </w:rPr>
          <w:t>Source</w:t>
        </w:r>
        <w:r>
          <w:t>: RUME (2010) and NEEMSIS-1 (2016-17); author’s calculations</w:t>
        </w:r>
      </w:ins>
    </w:p>
    <w:p w14:paraId="1662065B" w14:textId="77777777" w:rsidR="00517E23" w:rsidRDefault="00517E23">
      <w:pPr>
        <w:pStyle w:val="BodyText"/>
        <w:jc w:val="both"/>
        <w:rPr>
          <w:ins w:id="1727" w:author="Arnaud" w:date="2021-08-19T00:34:00Z"/>
          <w:rStyle w:val="Aucun"/>
          <w:rFonts w:ascii="Calibri" w:eastAsia="Calibri" w:hAnsi="Calibri" w:cs="Calibri"/>
        </w:rPr>
      </w:pPr>
    </w:p>
    <w:p w14:paraId="4A8A6034" w14:textId="77777777" w:rsidR="007D00B8" w:rsidRDefault="00C11B0B">
      <w:pPr>
        <w:pStyle w:val="BodyText"/>
        <w:jc w:val="both"/>
        <w:rPr>
          <w:rStyle w:val="Aucun"/>
          <w:rFonts w:ascii="Calibri" w:eastAsia="Calibri" w:hAnsi="Calibri" w:cs="Calibri"/>
        </w:rPr>
      </w:pPr>
      <w:r>
        <w:rPr>
          <w:rStyle w:val="Aucun"/>
          <w:rFonts w:ascii="Calibri" w:hAnsi="Calibri"/>
        </w:rPr>
        <w:t>Trust does not mean blind faith on others, but the “the negotiation of risk occasioned by the freedom of others” (Hart 2000, p. 88). Broadly speaking, trust depends on the personal and social characteristics of the contracting parties and their respective appreciation, on a process and memory of repeated interactions (</w:t>
      </w:r>
      <w:proofErr w:type="spellStart"/>
      <w:r>
        <w:rPr>
          <w:rStyle w:val="Aucun"/>
          <w:rFonts w:ascii="Calibri" w:hAnsi="Calibri"/>
        </w:rPr>
        <w:t>Hilger</w:t>
      </w:r>
      <w:proofErr w:type="spellEnd"/>
      <w:r>
        <w:rPr>
          <w:rStyle w:val="Aucun"/>
          <w:rFonts w:ascii="Calibri" w:hAnsi="Calibri"/>
        </w:rPr>
        <w:t xml:space="preserve"> and </w:t>
      </w:r>
      <w:proofErr w:type="spellStart"/>
      <w:r>
        <w:rPr>
          <w:rStyle w:val="Aucun"/>
          <w:rFonts w:ascii="Calibri" w:hAnsi="Calibri"/>
        </w:rPr>
        <w:t>Nordman</w:t>
      </w:r>
      <w:proofErr w:type="spellEnd"/>
      <w:r>
        <w:rPr>
          <w:rStyle w:val="Aucun"/>
          <w:rFonts w:ascii="Calibri" w:hAnsi="Calibri"/>
        </w:rPr>
        <w:t xml:space="preserve"> 2020). Trust also depends on social institutions, broadly defined as the set of rules, norms and conventions that regulate the </w:t>
      </w:r>
      <w:proofErr w:type="spellStart"/>
      <w:r>
        <w:rPr>
          <w:rStyle w:val="Aucun"/>
          <w:rFonts w:ascii="Calibri" w:hAnsi="Calibri"/>
        </w:rPr>
        <w:t>behaviour</w:t>
      </w:r>
      <w:proofErr w:type="spellEnd"/>
      <w:r>
        <w:rPr>
          <w:rStyle w:val="Aucun"/>
          <w:rFonts w:ascii="Calibri" w:hAnsi="Calibri"/>
        </w:rPr>
        <w:t xml:space="preserve"> of others (</w:t>
      </w:r>
      <w:proofErr w:type="spellStart"/>
      <w:r>
        <w:rPr>
          <w:rStyle w:val="Aucun"/>
          <w:rFonts w:ascii="Calibri" w:hAnsi="Calibri"/>
        </w:rPr>
        <w:t>Platteau</w:t>
      </w:r>
      <w:proofErr w:type="spellEnd"/>
      <w:r>
        <w:rPr>
          <w:rStyle w:val="Aucun"/>
          <w:rFonts w:ascii="Calibri" w:hAnsi="Calibri"/>
        </w:rPr>
        <w:t xml:space="preserve"> 1994). The assessment of incentives and enforcement mechanisms is crucial, and depends on sanctions, the risk of loss of reputation or the risk of loss of reciprocity in case of interdependence. </w:t>
      </w:r>
    </w:p>
    <w:p w14:paraId="39999151" w14:textId="77777777" w:rsidR="007D00B8" w:rsidRDefault="00C11B0B">
      <w:pPr>
        <w:pStyle w:val="BodyText"/>
        <w:jc w:val="both"/>
        <w:rPr>
          <w:rStyle w:val="Aucun"/>
          <w:rFonts w:ascii="Calibri" w:eastAsia="Calibri" w:hAnsi="Calibri" w:cs="Calibri"/>
        </w:rPr>
      </w:pPr>
      <w:r>
        <w:rPr>
          <w:rStyle w:val="Aucun"/>
          <w:rFonts w:ascii="Calibri" w:hAnsi="Calibri"/>
        </w:rPr>
        <w:t>For loans among relatives and microcredit loans, which remain based on the principle of group lending, interdependence nurtures trust. This does not, of course, exclude tensions and conflicts, whether within kinship or microcredit groups (Kar 2018). These are omnipresent. But the interdependence is such that relatives and group members remain bound by ties of mutual debt and cannot afford to fail.</w:t>
      </w:r>
    </w:p>
    <w:p w14:paraId="5368B5E1" w14:textId="77777777" w:rsidR="007D00B8" w:rsidRDefault="00C11B0B">
      <w:pPr>
        <w:pStyle w:val="BodyText"/>
        <w:jc w:val="both"/>
        <w:rPr>
          <w:rStyle w:val="Aucun"/>
          <w:rFonts w:ascii="Calibri" w:eastAsia="Calibri" w:hAnsi="Calibri" w:cs="Calibri"/>
        </w:rPr>
      </w:pPr>
      <w:r>
        <w:rPr>
          <w:rStyle w:val="Aucun"/>
          <w:rFonts w:ascii="Calibri" w:hAnsi="Calibri"/>
        </w:rPr>
        <w:t xml:space="preserve">For loans contracted from WKP, several factors come into play. Even if no collateral is required, the lender takes into account in his or her own assessment material assets - which borrowers can sell if they have difficulty repaying - and their ability to work. Migrants clearly have an advantage and </w:t>
      </w:r>
      <w:proofErr w:type="spellStart"/>
      <w:r>
        <w:rPr>
          <w:rStyle w:val="Aucun"/>
          <w:rFonts w:ascii="Calibri" w:hAnsi="Calibri"/>
        </w:rPr>
        <w:t>labour</w:t>
      </w:r>
      <w:proofErr w:type="spellEnd"/>
      <w:r>
        <w:rPr>
          <w:rStyle w:val="Aucun"/>
          <w:rFonts w:ascii="Calibri" w:hAnsi="Calibri"/>
        </w:rPr>
        <w:t xml:space="preserve"> recruiters may even be asked to act as guarantors for the first loans. As with any </w:t>
      </w:r>
      <w:r>
        <w:rPr>
          <w:rStyle w:val="Aucun"/>
          <w:rFonts w:ascii="Calibri" w:hAnsi="Calibri"/>
        </w:rPr>
        <w:lastRenderedPageBreak/>
        <w:t xml:space="preserve">lender, the fabric of trust is then based on credit history and repayment </w:t>
      </w:r>
      <w:proofErr w:type="spellStart"/>
      <w:r>
        <w:rPr>
          <w:rStyle w:val="Aucun"/>
          <w:rFonts w:ascii="Calibri" w:hAnsi="Calibri"/>
        </w:rPr>
        <w:t>behaviour</w:t>
      </w:r>
      <w:proofErr w:type="spellEnd"/>
      <w:r>
        <w:rPr>
          <w:rStyle w:val="Aucun"/>
          <w:rFonts w:ascii="Calibri" w:hAnsi="Calibri"/>
        </w:rPr>
        <w:t xml:space="preserve">. Reputation is public information, available at the village level. Reputation encompasses family history, seriousness and “morality” of different family members. Bad payers are quickly identified and discriminated against by lenders, but also by employers or </w:t>
      </w:r>
      <w:proofErr w:type="spellStart"/>
      <w:r>
        <w:rPr>
          <w:rStyle w:val="Aucun"/>
          <w:rFonts w:ascii="Calibri" w:hAnsi="Calibri"/>
        </w:rPr>
        <w:t>labour</w:t>
      </w:r>
      <w:proofErr w:type="spellEnd"/>
      <w:r>
        <w:rPr>
          <w:rStyle w:val="Aucun"/>
          <w:rFonts w:ascii="Calibri" w:hAnsi="Calibri"/>
        </w:rPr>
        <w:t xml:space="preserve"> intermediaries. They may also affect children’s marriage. Reputation is therefore an essential asset in households’ portfolios, which people constantly seek to preserve and cultivate. Here too, conflicts are legion. Disappearing from the village for a while can be a way of postponing a debt. But permanent migration remains exceptional and the attachment to the village is such that payment defaults are rare.</w:t>
      </w:r>
    </w:p>
    <w:p w14:paraId="73165054" w14:textId="77777777" w:rsidR="007D00B8" w:rsidRDefault="00C11B0B">
      <w:pPr>
        <w:pStyle w:val="Titre1"/>
        <w:numPr>
          <w:ilvl w:val="0"/>
          <w:numId w:val="2"/>
        </w:numPr>
        <w:jc w:val="both"/>
      </w:pPr>
      <w:bookmarkStart w:id="1728" w:name="sectionrepayment"/>
      <w:r>
        <w:rPr>
          <w:rStyle w:val="Aucun"/>
        </w:rPr>
        <w:t>Suspension of repayment</w:t>
      </w:r>
    </w:p>
    <w:p w14:paraId="3A148D51" w14:textId="5FB5A36C" w:rsidR="007D00B8" w:rsidRDefault="00C11B0B">
      <w:pPr>
        <w:pStyle w:val="FirstParagraph"/>
        <w:jc w:val="both"/>
        <w:rPr>
          <w:rStyle w:val="Aucun"/>
          <w:rFonts w:ascii="Calibri" w:eastAsia="Calibri" w:hAnsi="Calibri" w:cs="Calibri"/>
        </w:rPr>
      </w:pPr>
      <w:r>
        <w:rPr>
          <w:rStyle w:val="Aucun"/>
          <w:rFonts w:ascii="Calibri" w:hAnsi="Calibri"/>
        </w:rPr>
        <w:t xml:space="preserve">When the lockdown was announced, the villagers expressed three major concerns: the loss of jobs, of course; the omnipresent and violent police checks, which exacerbated the climate of anxiety; and the repayment of debts, especially for women. Regarding repayment pressure, women mentioned first microcredits, since microcredits are the only </w:t>
      </w:r>
      <w:r w:rsidR="00F9188B">
        <w:rPr>
          <w:rStyle w:val="Aucun"/>
          <w:rFonts w:ascii="Calibri" w:hAnsi="Calibri"/>
        </w:rPr>
        <w:t>loans</w:t>
      </w:r>
      <w:r>
        <w:rPr>
          <w:rStyle w:val="Aucun"/>
          <w:rFonts w:ascii="Calibri" w:hAnsi="Calibri"/>
        </w:rPr>
        <w:t xml:space="preserve"> with rigid and non-negotiable repayment terms. Repayments (most often monthly) are often a headache, since cash is constantly in short supply. The most </w:t>
      </w:r>
      <w:proofErr w:type="spellStart"/>
      <w:r>
        <w:rPr>
          <w:rStyle w:val="Aucun"/>
          <w:rFonts w:ascii="Calibri" w:hAnsi="Calibri"/>
        </w:rPr>
        <w:t>organised</w:t>
      </w:r>
      <w:proofErr w:type="spellEnd"/>
      <w:r>
        <w:rPr>
          <w:rStyle w:val="Aucun"/>
          <w:rFonts w:ascii="Calibri" w:hAnsi="Calibri"/>
        </w:rPr>
        <w:t xml:space="preserve"> borrowers regularly save small amounts; the others, in the days before the due date, spend part of their time finding money here and there by soliciting </w:t>
      </w:r>
      <w:proofErr w:type="spellStart"/>
      <w:r>
        <w:rPr>
          <w:rStyle w:val="Aucun"/>
          <w:rFonts w:ascii="Calibri" w:hAnsi="Calibri"/>
        </w:rPr>
        <w:t>neighbours</w:t>
      </w:r>
      <w:proofErr w:type="spellEnd"/>
      <w:r>
        <w:rPr>
          <w:rStyle w:val="Aucun"/>
          <w:rFonts w:ascii="Calibri" w:hAnsi="Calibri"/>
        </w:rPr>
        <w:t>, friends, husbands and other relatives. Soon after the lockdown announcement, however, the Reserve Bank of India (RBI) announced a moratorium on repayments. Initially limited to banks, microfinance companies (most of which have non-banking financial company status) had to apply to the RBI to also be eligible for the moratorium. However, not all financial companies have been complying with the moratorium. Some required electronic applications, while many women are illiterate and most have no access to the internet. Other companies gave phone calls, requesting women to repay, and our region seems to be no exception</w:t>
      </w:r>
      <w:r w:rsidRPr="00AE1CDC">
        <w:rPr>
          <w:rStyle w:val="FootnoteReference"/>
        </w:rPr>
        <w:footnoteReference w:id="11"/>
      </w:r>
      <w:r>
        <w:rPr>
          <w:rStyle w:val="Aucun"/>
          <w:rFonts w:ascii="Calibri" w:hAnsi="Calibri"/>
        </w:rPr>
        <w:t>. In the cases we came across, women were well-informed and refused to let this happen, as the following testimony illustrates, but this require</w:t>
      </w:r>
      <w:r w:rsidR="00A0412B">
        <w:rPr>
          <w:rStyle w:val="Aucun"/>
          <w:rFonts w:ascii="Calibri" w:hAnsi="Calibri"/>
        </w:rPr>
        <w:t>d</w:t>
      </w:r>
      <w:r>
        <w:rPr>
          <w:rStyle w:val="Aucun"/>
          <w:rFonts w:ascii="Calibri" w:hAnsi="Calibri"/>
        </w:rPr>
        <w:t xml:space="preserve"> negotiation and collective </w:t>
      </w:r>
      <w:proofErr w:type="spellStart"/>
      <w:r>
        <w:rPr>
          <w:rStyle w:val="Aucun"/>
          <w:rFonts w:ascii="Calibri" w:hAnsi="Calibri"/>
        </w:rPr>
        <w:t>organisation</w:t>
      </w:r>
      <w:proofErr w:type="spellEnd"/>
      <w:r>
        <w:rPr>
          <w:rStyle w:val="Aucun"/>
          <w:rFonts w:ascii="Calibri" w:hAnsi="Calibri"/>
        </w:rPr>
        <w:t>.</w:t>
      </w:r>
    </w:p>
    <w:p w14:paraId="232B1269" w14:textId="77777777" w:rsidR="007D00B8" w:rsidRDefault="00C11B0B">
      <w:pPr>
        <w:pStyle w:val="BlockText"/>
        <w:jc w:val="both"/>
        <w:rPr>
          <w:rStyle w:val="Aucun"/>
          <w:rFonts w:ascii="Calibri" w:eastAsia="Calibri" w:hAnsi="Calibri" w:cs="Calibri"/>
        </w:rPr>
      </w:pPr>
      <w:r>
        <w:rPr>
          <w:rStyle w:val="Aucun"/>
          <w:rFonts w:ascii="Calibri" w:hAnsi="Calibri"/>
        </w:rPr>
        <w:t xml:space="preserve">“The staff is torturing us daily by phone and giving warning that if we fail to repay in the due date, we have to pay interest to interest. But I strongly said that we can’t repay right now. You can arrest us or do whatever you can. How many months have we paid without fail? [...] They think if they ask the payment in an intimidating tone, people will be afraid and will settle the amount. I request the [name of the financial company] that I don’t have money to repay. I gathered all the members of the group and asked about their situation because I am the head of the group. Our members were crying and said that we don’t have income to repay. So far we have been paying properly, why are they giving pressure? Then I contacted [name of the financial company] and I told them if </w:t>
      </w:r>
      <w:r>
        <w:rPr>
          <w:rStyle w:val="Aucun"/>
          <w:rFonts w:ascii="Calibri" w:hAnsi="Calibri"/>
        </w:rPr>
        <w:lastRenderedPageBreak/>
        <w:t>you were pressuring us again and again, we will register a complaint against you. Then only they stopped contacting us.”</w:t>
      </w:r>
    </w:p>
    <w:p w14:paraId="466E0875" w14:textId="44AE76AC" w:rsidR="007D00B8" w:rsidRDefault="00C11B0B">
      <w:pPr>
        <w:pStyle w:val="FirstParagraph"/>
        <w:jc w:val="both"/>
        <w:rPr>
          <w:rStyle w:val="Aucun"/>
          <w:rFonts w:ascii="Calibri" w:eastAsia="Calibri" w:hAnsi="Calibri" w:cs="Calibri"/>
        </w:rPr>
      </w:pPr>
      <w:r>
        <w:rPr>
          <w:rStyle w:val="Aucun"/>
          <w:rFonts w:ascii="Calibri" w:hAnsi="Calibri"/>
        </w:rPr>
        <w:t>With regard to informal loans, many creditors tr</w:t>
      </w:r>
      <w:r w:rsidRPr="00AE1CDC">
        <w:rPr>
          <w:rStyle w:val="Aucun"/>
          <w:rFonts w:ascii="Calibri" w:hAnsi="Calibri"/>
        </w:rPr>
        <w:t>ied</w:t>
      </w:r>
      <w:r>
        <w:rPr>
          <w:rStyle w:val="Aucun"/>
          <w:rFonts w:ascii="Calibri" w:hAnsi="Calibri"/>
        </w:rPr>
        <w:t xml:space="preserve"> to get their money back, but most of the time without success. They d</w:t>
      </w:r>
      <w:r w:rsidRPr="00AE1CDC">
        <w:rPr>
          <w:rStyle w:val="Aucun"/>
          <w:rFonts w:ascii="Calibri" w:hAnsi="Calibri"/>
        </w:rPr>
        <w:t xml:space="preserve">id </w:t>
      </w:r>
      <w:r>
        <w:rPr>
          <w:rStyle w:val="Aucun"/>
          <w:rFonts w:ascii="Calibri" w:hAnsi="Calibri"/>
        </w:rPr>
        <w:t>not have the means to enforce repayments, and they also ha</w:t>
      </w:r>
      <w:r w:rsidRPr="00AE1CDC">
        <w:rPr>
          <w:rStyle w:val="Aucun"/>
          <w:rFonts w:ascii="Calibri" w:hAnsi="Calibri"/>
        </w:rPr>
        <w:t>d</w:t>
      </w:r>
      <w:r>
        <w:rPr>
          <w:rStyle w:val="Aucun"/>
          <w:rFonts w:ascii="Calibri" w:hAnsi="Calibri"/>
        </w:rPr>
        <w:t xml:space="preserve"> to preserve their reputation. “I also borrow elsewhere, how can I shout?”, we often </w:t>
      </w:r>
      <w:r w:rsidRPr="00AE1CDC">
        <w:rPr>
          <w:rStyle w:val="Aucun"/>
          <w:rFonts w:ascii="Calibri" w:hAnsi="Calibri"/>
        </w:rPr>
        <w:t>heard</w:t>
      </w:r>
      <w:r>
        <w:rPr>
          <w:rStyle w:val="Aucun"/>
          <w:rFonts w:ascii="Calibri" w:hAnsi="Calibri"/>
        </w:rPr>
        <w:t>. While this suspension of repayments may</w:t>
      </w:r>
      <w:r w:rsidR="00A0412B">
        <w:rPr>
          <w:rStyle w:val="Aucun"/>
          <w:rFonts w:ascii="Calibri" w:hAnsi="Calibri"/>
        </w:rPr>
        <w:t xml:space="preserve"> have</w:t>
      </w:r>
      <w:r>
        <w:rPr>
          <w:rStyle w:val="Aucun"/>
          <w:rFonts w:ascii="Calibri" w:hAnsi="Calibri"/>
        </w:rPr>
        <w:t xml:space="preserve"> relieve</w:t>
      </w:r>
      <w:r w:rsidR="00A0412B">
        <w:rPr>
          <w:rStyle w:val="Aucun"/>
          <w:rFonts w:ascii="Calibri" w:hAnsi="Calibri"/>
        </w:rPr>
        <w:t>d</w:t>
      </w:r>
      <w:r>
        <w:rPr>
          <w:rStyle w:val="Aucun"/>
          <w:rFonts w:ascii="Calibri" w:hAnsi="Calibri"/>
        </w:rPr>
        <w:t xml:space="preserve"> household budgets, it raises the question of how it will affect trust and reputation, one of the most valuable assets that people possess.</w:t>
      </w:r>
    </w:p>
    <w:p w14:paraId="064740D5" w14:textId="77777777" w:rsidR="007D00B8" w:rsidRPr="00AE1CDC" w:rsidRDefault="00C11B0B">
      <w:pPr>
        <w:pStyle w:val="Titre1"/>
        <w:numPr>
          <w:ilvl w:val="0"/>
          <w:numId w:val="2"/>
        </w:numPr>
        <w:jc w:val="both"/>
        <w:rPr>
          <w:lang w:val="en-US"/>
        </w:rPr>
      </w:pPr>
      <w:bookmarkStart w:id="1729" w:name="sectiontrust"/>
      <w:r>
        <w:rPr>
          <w:rStyle w:val="Aucun"/>
        </w:rPr>
        <w:t>Stopping unsecured debt and the loss of trust</w:t>
      </w:r>
    </w:p>
    <w:p w14:paraId="768ED410" w14:textId="48553D5C" w:rsidR="007D00B8" w:rsidRDefault="00C11B0B">
      <w:pPr>
        <w:pStyle w:val="FirstParagraph"/>
        <w:jc w:val="both"/>
        <w:rPr>
          <w:rStyle w:val="Aucun"/>
          <w:rFonts w:ascii="Calibri" w:eastAsia="Calibri" w:hAnsi="Calibri" w:cs="Calibri"/>
        </w:rPr>
      </w:pPr>
      <w:r>
        <w:rPr>
          <w:rStyle w:val="Aucun"/>
          <w:rFonts w:ascii="Calibri" w:hAnsi="Calibri"/>
        </w:rPr>
        <w:t>With the lockdown, and the immense uncertainty that goes with it, unsecured debts have stopped. While money usually circulates all the time (as does food - a kilo of rice, a glass of oil, a liter of milk), this circulation has stopped, except among very close relatives or very close friends. While during the demonetization we observed an extension of networks (and people often compare the two situations)</w:t>
      </w:r>
      <w:r>
        <w:rPr>
          <w:rStyle w:val="Aucun"/>
          <w:rFonts w:ascii="Calibri" w:hAnsi="Calibri"/>
          <w:sz w:val="22"/>
          <w:szCs w:val="22"/>
        </w:rPr>
        <w:t xml:space="preserve"> </w:t>
      </w:r>
      <w:r>
        <w:rPr>
          <w:rStyle w:val="Aucun"/>
          <w:rFonts w:ascii="Calibri" w:hAnsi="Calibri"/>
        </w:rPr>
        <w:t>(</w:t>
      </w:r>
      <w:proofErr w:type="spellStart"/>
      <w:r>
        <w:rPr>
          <w:rStyle w:val="Aucun"/>
          <w:rFonts w:ascii="Calibri" w:hAnsi="Calibri"/>
        </w:rPr>
        <w:t>Guérin</w:t>
      </w:r>
      <w:proofErr w:type="spellEnd"/>
      <w:r>
        <w:rPr>
          <w:rStyle w:val="Aucun"/>
          <w:rFonts w:ascii="Calibri" w:hAnsi="Calibri"/>
        </w:rPr>
        <w:t xml:space="preserve"> et al. 2017; </w:t>
      </w:r>
      <w:proofErr w:type="spellStart"/>
      <w:r>
        <w:rPr>
          <w:rStyle w:val="Aucun"/>
          <w:rFonts w:ascii="Calibri" w:hAnsi="Calibri"/>
        </w:rPr>
        <w:t>Hilger</w:t>
      </w:r>
      <w:proofErr w:type="spellEnd"/>
      <w:r>
        <w:rPr>
          <w:rStyle w:val="Aucun"/>
          <w:rFonts w:ascii="Calibri" w:hAnsi="Calibri"/>
        </w:rPr>
        <w:t xml:space="preserve"> and </w:t>
      </w:r>
      <w:proofErr w:type="spellStart"/>
      <w:r>
        <w:rPr>
          <w:rStyle w:val="Aucun"/>
          <w:rFonts w:ascii="Calibri" w:hAnsi="Calibri"/>
        </w:rPr>
        <w:t>Nordman</w:t>
      </w:r>
      <w:proofErr w:type="spellEnd"/>
      <w:r>
        <w:rPr>
          <w:rStyle w:val="Aucun"/>
          <w:rFonts w:ascii="Calibri" w:hAnsi="Calibri"/>
        </w:rPr>
        <w:t xml:space="preserve"> 2020)</w:t>
      </w:r>
      <w:r w:rsidRPr="00AE1CDC">
        <w:rPr>
          <w:rStyle w:val="FootnoteReference"/>
        </w:rPr>
        <w:footnoteReference w:id="12"/>
      </w:r>
      <w:r>
        <w:rPr>
          <w:rStyle w:val="Aucun"/>
          <w:rFonts w:ascii="Calibri" w:hAnsi="Calibri"/>
          <w:sz w:val="22"/>
          <w:szCs w:val="22"/>
        </w:rPr>
        <w:t xml:space="preserve">, </w:t>
      </w:r>
      <w:r>
        <w:rPr>
          <w:rStyle w:val="Aucun"/>
          <w:rFonts w:ascii="Calibri" w:hAnsi="Calibri"/>
        </w:rPr>
        <w:t>here it was the opposite reaction.</w:t>
      </w:r>
      <w:r>
        <w:rPr>
          <w:rStyle w:val="Aucun"/>
          <w:rFonts w:ascii="Calibri" w:hAnsi="Calibri"/>
          <w:sz w:val="20"/>
          <w:szCs w:val="20"/>
        </w:rPr>
        <w:t xml:space="preserve"> </w:t>
      </w:r>
      <w:r>
        <w:rPr>
          <w:rStyle w:val="Aucun"/>
          <w:rFonts w:ascii="Calibri" w:hAnsi="Calibri"/>
        </w:rPr>
        <w:t>People had not lost trust in others, but in the future. Many mentioned the “collapse of trust” (</w:t>
      </w:r>
      <w:proofErr w:type="spellStart"/>
      <w:r w:rsidR="00F9188B">
        <w:rPr>
          <w:rStyle w:val="Aucun"/>
          <w:rFonts w:ascii="Calibri" w:hAnsi="Calibri"/>
          <w:i/>
          <w:iCs/>
        </w:rPr>
        <w:t>n</w:t>
      </w:r>
      <w:r w:rsidR="00F9188B" w:rsidRPr="00F9188B">
        <w:rPr>
          <w:rStyle w:val="Aucun"/>
          <w:rFonts w:ascii="Calibri" w:hAnsi="Calibri"/>
          <w:i/>
          <w:iCs/>
        </w:rPr>
        <w:t>ampikkai</w:t>
      </w:r>
      <w:proofErr w:type="spellEnd"/>
      <w:r w:rsidR="00F9188B" w:rsidRPr="00F9188B">
        <w:rPr>
          <w:rStyle w:val="Aucun"/>
          <w:rFonts w:ascii="Calibri" w:hAnsi="Calibri"/>
          <w:i/>
          <w:iCs/>
        </w:rPr>
        <w:t xml:space="preserve"> </w:t>
      </w:r>
      <w:proofErr w:type="spellStart"/>
      <w:r w:rsidR="00F9188B" w:rsidRPr="00F9188B">
        <w:rPr>
          <w:rStyle w:val="Aucun"/>
          <w:rFonts w:ascii="Calibri" w:hAnsi="Calibri"/>
          <w:i/>
          <w:iCs/>
        </w:rPr>
        <w:t>poyvittuchi</w:t>
      </w:r>
      <w:proofErr w:type="spellEnd"/>
      <w:r>
        <w:rPr>
          <w:rStyle w:val="Aucun"/>
          <w:rFonts w:ascii="Calibri" w:hAnsi="Calibri"/>
        </w:rPr>
        <w:t>). Uncertainty about the future prevented any trust. “People close their doors” we have been told again and again:</w:t>
      </w:r>
    </w:p>
    <w:p w14:paraId="6B52A5B7" w14:textId="77777777" w:rsidR="007D00B8" w:rsidRDefault="00C11B0B">
      <w:pPr>
        <w:pStyle w:val="BlockText"/>
        <w:jc w:val="both"/>
        <w:rPr>
          <w:rStyle w:val="Aucun"/>
          <w:rFonts w:ascii="Calibri" w:eastAsia="Calibri" w:hAnsi="Calibri" w:cs="Calibri"/>
        </w:rPr>
      </w:pPr>
      <w:r>
        <w:rPr>
          <w:rStyle w:val="Aucun"/>
          <w:rFonts w:ascii="Calibri" w:hAnsi="Calibri"/>
        </w:rPr>
        <w:t>“Usually neighbors, sister in law, god will come… now no one is coming”.</w:t>
      </w:r>
    </w:p>
    <w:p w14:paraId="5CAC506B" w14:textId="77777777" w:rsidR="007D00B8" w:rsidRDefault="00C11B0B">
      <w:pPr>
        <w:pStyle w:val="BlockText"/>
        <w:jc w:val="both"/>
        <w:rPr>
          <w:rStyle w:val="Aucun"/>
          <w:rFonts w:ascii="Calibri" w:eastAsia="Calibri" w:hAnsi="Calibri" w:cs="Calibri"/>
        </w:rPr>
      </w:pPr>
      <w:r>
        <w:rPr>
          <w:rStyle w:val="Aucun"/>
          <w:rFonts w:ascii="Calibri" w:hAnsi="Calibri"/>
        </w:rPr>
        <w:t>“If there is any crisis, always someone is there to support, now all doors are closed”.</w:t>
      </w:r>
    </w:p>
    <w:p w14:paraId="59960B49" w14:textId="77777777" w:rsidR="007D00B8" w:rsidRDefault="00C11B0B">
      <w:pPr>
        <w:pStyle w:val="BlockText"/>
        <w:jc w:val="both"/>
        <w:rPr>
          <w:rStyle w:val="Aucun"/>
          <w:rFonts w:ascii="Calibri" w:eastAsia="Calibri" w:hAnsi="Calibri" w:cs="Calibri"/>
        </w:rPr>
      </w:pPr>
      <w:r>
        <w:rPr>
          <w:rStyle w:val="Aucun"/>
          <w:rFonts w:ascii="Calibri" w:hAnsi="Calibri"/>
        </w:rPr>
        <w:t>“There is no food, there is no cash, I have to find a way to protect myself; even the government says, close the doors, stay inside”.</w:t>
      </w:r>
    </w:p>
    <w:p w14:paraId="6C3BD75E" w14:textId="77777777" w:rsidR="007D00B8" w:rsidRDefault="00C11B0B">
      <w:pPr>
        <w:pStyle w:val="BlockText"/>
        <w:jc w:val="both"/>
        <w:rPr>
          <w:rStyle w:val="Aucun"/>
          <w:rFonts w:ascii="Calibri" w:eastAsia="Calibri" w:hAnsi="Calibri" w:cs="Calibri"/>
        </w:rPr>
      </w:pPr>
      <w:r>
        <w:rPr>
          <w:rStyle w:val="Aucun"/>
          <w:rFonts w:ascii="Calibri" w:hAnsi="Calibri"/>
        </w:rPr>
        <w:t>“No one is ready to give. All say ‘we don’t have enough money’. Moreover we don’t ask money from neighbors and relations. Our only believe is daily coolie work.</w:t>
      </w:r>
    </w:p>
    <w:p w14:paraId="4EC227E9" w14:textId="77777777" w:rsidR="007D00B8" w:rsidRDefault="00C11B0B">
      <w:pPr>
        <w:pStyle w:val="BlockText"/>
        <w:jc w:val="both"/>
        <w:rPr>
          <w:rStyle w:val="Aucun"/>
          <w:rFonts w:ascii="Calibri" w:eastAsia="Calibri" w:hAnsi="Calibri" w:cs="Calibri"/>
        </w:rPr>
      </w:pPr>
      <w:r>
        <w:rPr>
          <w:rStyle w:val="Aucun"/>
          <w:rFonts w:ascii="Calibri" w:hAnsi="Calibri"/>
        </w:rPr>
        <w:t xml:space="preserve">“Even </w:t>
      </w:r>
      <w:proofErr w:type="spellStart"/>
      <w:r>
        <w:rPr>
          <w:rStyle w:val="Aucun"/>
          <w:rFonts w:ascii="Calibri" w:hAnsi="Calibri"/>
          <w:i/>
          <w:iCs/>
        </w:rPr>
        <w:t>kaimathu</w:t>
      </w:r>
      <w:proofErr w:type="spellEnd"/>
      <w:r>
        <w:rPr>
          <w:rStyle w:val="Aucun"/>
          <w:rFonts w:ascii="Calibri" w:hAnsi="Calibri"/>
        </w:rPr>
        <w:t xml:space="preserve"> [help from hand to hand], that’s impossible. Everyone closes the door and does not want to talk to us. They fear that people won’t return the money. People plan that it may last for one year. My village is empty. No-one wants to see us.</w:t>
      </w:r>
    </w:p>
    <w:p w14:paraId="0981EBBE" w14:textId="77777777" w:rsidR="007D00B8" w:rsidRDefault="00C11B0B">
      <w:pPr>
        <w:pStyle w:val="BlockText"/>
        <w:jc w:val="both"/>
        <w:rPr>
          <w:rStyle w:val="Aucun"/>
          <w:rFonts w:ascii="Calibri" w:eastAsia="Calibri" w:hAnsi="Calibri" w:cs="Calibri"/>
        </w:rPr>
      </w:pPr>
      <w:r>
        <w:rPr>
          <w:rStyle w:val="Aucun"/>
          <w:rFonts w:ascii="Calibri" w:hAnsi="Calibri"/>
        </w:rPr>
        <w:t>“Nobody wants to help […] Everybody is in some sort of trauma to say they have cash. They even hide to their close relatives”.</w:t>
      </w:r>
    </w:p>
    <w:p w14:paraId="583D802F" w14:textId="3C92BEC3" w:rsidR="007D00B8" w:rsidRDefault="00C11B0B">
      <w:pPr>
        <w:pStyle w:val="FirstParagraph"/>
        <w:jc w:val="both"/>
        <w:rPr>
          <w:rStyle w:val="Aucun"/>
          <w:rFonts w:ascii="Calibri" w:eastAsia="Calibri" w:hAnsi="Calibri" w:cs="Calibri"/>
        </w:rPr>
      </w:pPr>
      <w:r>
        <w:rPr>
          <w:rStyle w:val="Aucun"/>
          <w:rFonts w:ascii="Calibri" w:hAnsi="Calibri"/>
        </w:rPr>
        <w:t xml:space="preserve">A milk trader whom we know well, who did whatever he could at the time of demonetization to support his network of producers, told us: “don’t ask anything!”. We shall also give the example of </w:t>
      </w:r>
      <w:r w:rsidR="00A0412B">
        <w:rPr>
          <w:rStyle w:val="Aucun"/>
          <w:rFonts w:ascii="Calibri" w:hAnsi="Calibri"/>
        </w:rPr>
        <w:t xml:space="preserve">a </w:t>
      </w:r>
      <w:proofErr w:type="spellStart"/>
      <w:r>
        <w:rPr>
          <w:rStyle w:val="Aucun"/>
          <w:rFonts w:ascii="Calibri" w:hAnsi="Calibri"/>
        </w:rPr>
        <w:t>labour</w:t>
      </w:r>
      <w:proofErr w:type="spellEnd"/>
      <w:r>
        <w:rPr>
          <w:rStyle w:val="Aucun"/>
          <w:rFonts w:ascii="Calibri" w:hAnsi="Calibri"/>
        </w:rPr>
        <w:t xml:space="preserve"> recruiter, Dalit, whom we have known for fifteen years. We have seen him gradually build up his network of workers and creditors, which he needs to provide wage advances. Over the years, he has built up an excellent reputation by regularly protecting his workers (loans or gifts in case of illness, unforeseen events, etc.). He can count on four trusted creditors (“well-known persons”) with whom he has gradually built relationships. At the time of the lockdown, he could neither repay his creditors nor help his workers. Many of them were waiting for him in front </w:t>
      </w:r>
      <w:r>
        <w:rPr>
          <w:rStyle w:val="Aucun"/>
          <w:rFonts w:ascii="Calibri" w:hAnsi="Calibri"/>
        </w:rPr>
        <w:lastRenderedPageBreak/>
        <w:t>of his house, hoping for some kind of help. He turned his phone on for only a few minutes a day. One day, he called us in desperation. He went so far as to talk about suicide. H</w:t>
      </w:r>
      <w:r w:rsidR="00F9188B">
        <w:rPr>
          <w:rStyle w:val="Aucun"/>
          <w:rFonts w:ascii="Calibri" w:hAnsi="Calibri"/>
        </w:rPr>
        <w:t>is haunting, he told us, was that they would lose their trust (</w:t>
      </w:r>
      <w:proofErr w:type="spellStart"/>
      <w:r w:rsidR="00F9188B">
        <w:rPr>
          <w:rStyle w:val="Aucun"/>
          <w:rFonts w:ascii="Calibri" w:hAnsi="Calibri"/>
          <w:i/>
          <w:iCs/>
        </w:rPr>
        <w:t>n</w:t>
      </w:r>
      <w:r w:rsidR="00F9188B" w:rsidRPr="00F9188B">
        <w:rPr>
          <w:rStyle w:val="Aucun"/>
          <w:rFonts w:ascii="Calibri" w:hAnsi="Calibri"/>
          <w:i/>
          <w:iCs/>
        </w:rPr>
        <w:t>ampikkai</w:t>
      </w:r>
      <w:proofErr w:type="spellEnd"/>
      <w:r w:rsidR="00F9188B">
        <w:rPr>
          <w:rStyle w:val="Aucun"/>
          <w:rFonts w:ascii="Calibri" w:hAnsi="Calibri"/>
        </w:rPr>
        <w:t>) in him.</w:t>
      </w:r>
    </w:p>
    <w:p w14:paraId="4A6B72B3" w14:textId="4BA34354" w:rsidR="007D00B8" w:rsidRDefault="00C11B0B">
      <w:pPr>
        <w:pStyle w:val="BodyText"/>
        <w:jc w:val="both"/>
        <w:rPr>
          <w:rStyle w:val="Aucun"/>
          <w:rFonts w:ascii="Calibri" w:eastAsia="Calibri" w:hAnsi="Calibri" w:cs="Calibri"/>
        </w:rPr>
      </w:pPr>
      <w:r>
        <w:rPr>
          <w:rStyle w:val="Aucun"/>
          <w:rFonts w:ascii="Calibri" w:hAnsi="Calibri"/>
        </w:rPr>
        <w:t xml:space="preserve">We shall also mention these two co-wives, who remained hidden at home because they were indebted to several women in the </w:t>
      </w:r>
      <w:proofErr w:type="spellStart"/>
      <w:r>
        <w:rPr>
          <w:rStyle w:val="Aucun"/>
          <w:rFonts w:ascii="Calibri" w:hAnsi="Calibri"/>
        </w:rPr>
        <w:t>neighbourhood</w:t>
      </w:r>
      <w:proofErr w:type="spellEnd"/>
      <w:r>
        <w:rPr>
          <w:rStyle w:val="Aucun"/>
          <w:rFonts w:ascii="Calibri" w:hAnsi="Calibri"/>
        </w:rPr>
        <w:t>. Their son told us that they no longer dared to go out because they would feel obliged to give what little they have. At the same time they were feeling terribly guilty.</w:t>
      </w:r>
    </w:p>
    <w:p w14:paraId="171C1EE3" w14:textId="3F2E4253" w:rsidR="007D00B8" w:rsidRDefault="00C11B0B">
      <w:pPr>
        <w:pStyle w:val="BodyText"/>
        <w:jc w:val="both"/>
        <w:rPr>
          <w:rStyle w:val="Aucun"/>
          <w:rFonts w:ascii="Calibri" w:eastAsia="Calibri" w:hAnsi="Calibri" w:cs="Calibri"/>
        </w:rPr>
      </w:pPr>
      <w:r>
        <w:rPr>
          <w:rStyle w:val="Aucun"/>
          <w:rFonts w:ascii="Calibri" w:hAnsi="Calibri"/>
        </w:rPr>
        <w:t xml:space="preserve">Fear of the future and the loss of the usual networks of protection led to considerable anxiety - people were keeping asking when the lockdown will end, and more importantly, when economic activity will resume. Returning to old dependencies, from which many Dalits had tried to extricate themselves, was an alternative, as also observed in a </w:t>
      </w:r>
      <w:proofErr w:type="spellStart"/>
      <w:r>
        <w:rPr>
          <w:rStyle w:val="Aucun"/>
          <w:rFonts w:ascii="Calibri" w:hAnsi="Calibri"/>
        </w:rPr>
        <w:t>neighbouring</w:t>
      </w:r>
      <w:proofErr w:type="spellEnd"/>
      <w:r>
        <w:rPr>
          <w:rStyle w:val="Aucun"/>
          <w:rFonts w:ascii="Calibri" w:hAnsi="Calibri"/>
        </w:rPr>
        <w:t xml:space="preserve"> Tamil region (Carswell et al. 2021). This is the case of this Dalit woman:</w:t>
      </w:r>
    </w:p>
    <w:p w14:paraId="2CD9A67C" w14:textId="77777777" w:rsidR="007D00B8" w:rsidRDefault="00C11B0B">
      <w:pPr>
        <w:pStyle w:val="BlockText"/>
        <w:jc w:val="both"/>
        <w:rPr>
          <w:rStyle w:val="Aucun"/>
          <w:rFonts w:ascii="Calibri" w:eastAsia="Calibri" w:hAnsi="Calibri" w:cs="Calibri"/>
        </w:rPr>
      </w:pPr>
      <w:r>
        <w:rPr>
          <w:rStyle w:val="Aucun"/>
          <w:rFonts w:ascii="Calibri" w:hAnsi="Calibri"/>
        </w:rPr>
        <w:t xml:space="preserve">“A woman, I know her for the last thirty years, we watch TV together, here or vice versa. I often acted as a guarantor for her; but she refused [to help]. She thinks I may not be able to return the 5 kg rice, as my family is big. Corona is closing my door. She is like my sister. Now my only choice is I am going to a </w:t>
      </w:r>
      <w:proofErr w:type="spellStart"/>
      <w:r>
        <w:rPr>
          <w:rStyle w:val="Aucun"/>
          <w:rFonts w:ascii="Calibri" w:hAnsi="Calibri"/>
        </w:rPr>
        <w:t>Mudaliyar</w:t>
      </w:r>
      <w:proofErr w:type="spellEnd"/>
      <w:r>
        <w:rPr>
          <w:rStyle w:val="Aucun"/>
          <w:rFonts w:ascii="Calibri" w:hAnsi="Calibri"/>
        </w:rPr>
        <w:t xml:space="preserve"> [upper caste]. My father in law was attached </w:t>
      </w:r>
      <w:proofErr w:type="spellStart"/>
      <w:r>
        <w:rPr>
          <w:rStyle w:val="Aucun"/>
          <w:rFonts w:ascii="Calibri" w:hAnsi="Calibri"/>
        </w:rPr>
        <w:t>labourer</w:t>
      </w:r>
      <w:proofErr w:type="spellEnd"/>
      <w:r>
        <w:rPr>
          <w:rStyle w:val="Aucun"/>
          <w:rFonts w:ascii="Calibri" w:hAnsi="Calibri"/>
        </w:rPr>
        <w:t xml:space="preserve"> there. He died but his son is still there. I will have to explain: my father in law was attached </w:t>
      </w:r>
      <w:proofErr w:type="spellStart"/>
      <w:r>
        <w:rPr>
          <w:rStyle w:val="Aucun"/>
          <w:rFonts w:ascii="Calibri" w:hAnsi="Calibri"/>
        </w:rPr>
        <w:t>labour</w:t>
      </w:r>
      <w:proofErr w:type="spellEnd"/>
      <w:r>
        <w:rPr>
          <w:rStyle w:val="Aucun"/>
          <w:rFonts w:ascii="Calibri" w:hAnsi="Calibri"/>
        </w:rPr>
        <w:t xml:space="preserve"> there, I have to build a new relation”.</w:t>
      </w:r>
    </w:p>
    <w:p w14:paraId="34D4A97B" w14:textId="38AE06E9" w:rsidR="007D00B8" w:rsidRDefault="00C11B0B">
      <w:pPr>
        <w:pStyle w:val="FirstParagraph"/>
        <w:jc w:val="both"/>
        <w:rPr>
          <w:rStyle w:val="Aucun"/>
          <w:rFonts w:ascii="Calibri" w:eastAsia="Calibri" w:hAnsi="Calibri" w:cs="Calibri"/>
        </w:rPr>
      </w:pPr>
      <w:r>
        <w:rPr>
          <w:rStyle w:val="Aucun"/>
          <w:rFonts w:ascii="Calibri" w:hAnsi="Calibri"/>
        </w:rPr>
        <w:t xml:space="preserve">Together with other women, she managed to convince a </w:t>
      </w:r>
      <w:proofErr w:type="spellStart"/>
      <w:r>
        <w:rPr>
          <w:rStyle w:val="Aucun"/>
          <w:rFonts w:ascii="Calibri" w:hAnsi="Calibri"/>
        </w:rPr>
        <w:t>Mudaliyar</w:t>
      </w:r>
      <w:proofErr w:type="spellEnd"/>
      <w:r>
        <w:rPr>
          <w:rStyle w:val="Aucun"/>
          <w:rFonts w:ascii="Calibri" w:hAnsi="Calibri"/>
        </w:rPr>
        <w:t xml:space="preserve"> (upper caste) landowner to plant cucumber and black gram and hire them. “It’s embarrassing to go begging”, she said, since her family was out of this dependency, but she had no choice, “he’s the only one who feeds us”. However, reviving old forms of protection has been only possible in irrigated villages. In dry villages, workers were desperately waiting for transport to start up again. “We have to go and move, whatever the destination and the activity”, they say.</w:t>
      </w:r>
    </w:p>
    <w:p w14:paraId="5D76A3A1" w14:textId="44B48B5C" w:rsidR="007D00B8" w:rsidRDefault="00C11B0B">
      <w:pPr>
        <w:pStyle w:val="FirstParagraph"/>
        <w:jc w:val="both"/>
        <w:rPr>
          <w:rStyle w:val="Aucun"/>
          <w:rFonts w:ascii="Calibri" w:eastAsia="Calibri" w:hAnsi="Calibri" w:cs="Calibri"/>
        </w:rPr>
      </w:pPr>
      <w:r>
        <w:rPr>
          <w:rStyle w:val="Aucun"/>
          <w:rFonts w:ascii="Calibri" w:hAnsi="Calibri"/>
        </w:rPr>
        <w:t xml:space="preserve">Over time, and as observed in a </w:t>
      </w:r>
      <w:proofErr w:type="spellStart"/>
      <w:r>
        <w:rPr>
          <w:rStyle w:val="Aucun"/>
          <w:rFonts w:ascii="Calibri" w:hAnsi="Calibri"/>
        </w:rPr>
        <w:t>neighbouring</w:t>
      </w:r>
      <w:proofErr w:type="spellEnd"/>
      <w:r>
        <w:rPr>
          <w:rStyle w:val="Aucun"/>
          <w:rFonts w:ascii="Calibri" w:hAnsi="Calibri"/>
        </w:rPr>
        <w:t xml:space="preserve"> Tamil region (Carswell, De Neve, and </w:t>
      </w:r>
      <w:proofErr w:type="spellStart"/>
      <w:r>
        <w:rPr>
          <w:rStyle w:val="Aucun"/>
          <w:rFonts w:ascii="Calibri" w:hAnsi="Calibri"/>
        </w:rPr>
        <w:t>Yuvaraj</w:t>
      </w:r>
      <w:proofErr w:type="spellEnd"/>
      <w:r>
        <w:rPr>
          <w:rStyle w:val="Aucun"/>
          <w:rFonts w:ascii="Calibri" w:hAnsi="Calibri"/>
        </w:rPr>
        <w:t xml:space="preserve"> 2020), we also heard about practices of reciprocity and sharing within very limited circles, whether it is ration shop rice, prepared food, a few hundred rupees, work, transportation to go to sell or buy products. Those who were helped were carefully chosen, and immediate reciprocity was the rule. Among Dalits, people realized that this was the only way out to avoid falling back into old forms of dependency that have been so decried in recent years. It remains to be seen what will be over time the respective importance of solidarity and sharing on the one hand and hierarchy and dependency on the other. </w:t>
      </w:r>
    </w:p>
    <w:p w14:paraId="2B70506D" w14:textId="77777777" w:rsidR="007D00B8" w:rsidRPr="00AE1CDC" w:rsidRDefault="00C11B0B">
      <w:pPr>
        <w:pStyle w:val="Titre1"/>
        <w:numPr>
          <w:ilvl w:val="0"/>
          <w:numId w:val="2"/>
        </w:numPr>
        <w:jc w:val="both"/>
        <w:rPr>
          <w:lang w:val="en-US"/>
        </w:rPr>
      </w:pPr>
      <w:bookmarkStart w:id="1730" w:name="sectionnewforms"/>
      <w:r>
        <w:rPr>
          <w:rStyle w:val="Aucun"/>
        </w:rPr>
        <w:t>The emergence of new forms of secured debt: a risk of massive depletion?</w:t>
      </w:r>
    </w:p>
    <w:p w14:paraId="0ECA1F85" w14:textId="77777777" w:rsidR="007D00B8" w:rsidRDefault="00C11B0B">
      <w:pPr>
        <w:pStyle w:val="FirstParagraph"/>
        <w:jc w:val="both"/>
        <w:rPr>
          <w:rStyle w:val="Aucun"/>
          <w:rFonts w:ascii="Calibri" w:eastAsia="Calibri" w:hAnsi="Calibri" w:cs="Calibri"/>
        </w:rPr>
      </w:pPr>
      <w:r>
        <w:rPr>
          <w:rStyle w:val="Aucun"/>
          <w:rFonts w:ascii="Calibri" w:hAnsi="Calibri"/>
        </w:rPr>
        <w:t xml:space="preserve">We have seen above the widespread use of pawnbrokers. Because of the crucial role of gold as savings (both precautionary and long-term savings), households buy gold whenever they can. The median amount owned increased significantly over our survey period (2010/2016-17) but only </w:t>
      </w:r>
      <w:r>
        <w:rPr>
          <w:rStyle w:val="Aucun"/>
          <w:rFonts w:ascii="Calibri" w:hAnsi="Calibri"/>
        </w:rPr>
        <w:lastRenderedPageBreak/>
        <w:t>for non-Dalit. For Dalits, it decreased by 20 percent (from 40g to 32g). For all castes, about two thirds of the gold was pawned at the time of the last survey.</w:t>
      </w:r>
    </w:p>
    <w:p w14:paraId="7B27F473" w14:textId="1C1A229B" w:rsidR="007D00B8" w:rsidRDefault="00C11B0B">
      <w:pPr>
        <w:pStyle w:val="BodyText"/>
        <w:jc w:val="both"/>
        <w:rPr>
          <w:rStyle w:val="Aucun"/>
          <w:rFonts w:ascii="Calibri" w:eastAsia="Calibri" w:hAnsi="Calibri" w:cs="Calibri"/>
        </w:rPr>
      </w:pPr>
      <w:r>
        <w:rPr>
          <w:rStyle w:val="Aucun"/>
          <w:rFonts w:ascii="Calibri" w:hAnsi="Calibri"/>
        </w:rPr>
        <w:t xml:space="preserve">With the lockdown, pawnbrokers were forced by regulation to close for almost two months. A few managed to operate from home. At the end of May 2020, the others had started to reopen. At the same time, old practices were re-emerging: pawnbroking within the village, between landowners’ wives (now, mainly middle castes) and those who were severely lacking in liquidity (mostly Dalit non-farm daily </w:t>
      </w:r>
      <w:proofErr w:type="spellStart"/>
      <w:r>
        <w:rPr>
          <w:rStyle w:val="Aucun"/>
          <w:rFonts w:ascii="Calibri" w:hAnsi="Calibri"/>
        </w:rPr>
        <w:t>labourers</w:t>
      </w:r>
      <w:proofErr w:type="spellEnd"/>
      <w:r>
        <w:rPr>
          <w:rStyle w:val="Aucun"/>
          <w:rFonts w:ascii="Calibri" w:hAnsi="Calibri"/>
        </w:rPr>
        <w:t xml:space="preserve"> but also few non-Dalits). </w:t>
      </w:r>
      <w:r w:rsidR="00A0412B">
        <w:rPr>
          <w:rStyle w:val="Aucun"/>
          <w:rFonts w:ascii="Calibri" w:hAnsi="Calibri"/>
        </w:rPr>
        <w:t>Historically, t</w:t>
      </w:r>
      <w:r>
        <w:rPr>
          <w:rStyle w:val="Aucun"/>
          <w:rFonts w:ascii="Calibri" w:hAnsi="Calibri"/>
        </w:rPr>
        <w:t xml:space="preserve">his practice was widespread when the landless or smallholders depended mainly on agriculture, and access to credit was limited. </w:t>
      </w:r>
      <w:r w:rsidR="00A0412B" w:rsidRPr="00A0412B">
        <w:rPr>
          <w:rStyle w:val="Aucun"/>
          <w:rFonts w:ascii="Calibri" w:hAnsi="Calibri"/>
        </w:rPr>
        <w:t>The pandemic</w:t>
      </w:r>
      <w:r w:rsidR="00A0412B">
        <w:rPr>
          <w:rStyle w:val="Aucun"/>
          <w:rFonts w:ascii="Calibri" w:hAnsi="Calibri"/>
        </w:rPr>
        <w:t xml:space="preserve"> has brought</w:t>
      </w:r>
      <w:r w:rsidR="00A0412B" w:rsidRPr="00A0412B">
        <w:rPr>
          <w:rStyle w:val="Aucun"/>
          <w:rFonts w:ascii="Calibri" w:hAnsi="Calibri"/>
        </w:rPr>
        <w:t xml:space="preserve"> back these ancient practices of intra-village and intra-caste dependency. </w:t>
      </w:r>
      <w:r>
        <w:rPr>
          <w:rStyle w:val="Aucun"/>
          <w:rFonts w:ascii="Calibri" w:hAnsi="Calibri"/>
        </w:rPr>
        <w:t>Due to lack of income, and lack of visibility on their future income, many households had lost their creditworthiness. Conversely, potential lenders faced themselves many uncertainties and did not want to take risk. With the loss of trust, pledging assets had become the only way to secure financial transactions.</w:t>
      </w:r>
      <w:r w:rsidR="003F6A63">
        <w:rPr>
          <w:rStyle w:val="Aucun"/>
          <w:rFonts w:ascii="Calibri" w:hAnsi="Calibri"/>
        </w:rPr>
        <w:t xml:space="preserve"> Transactions had</w:t>
      </w:r>
      <w:r w:rsidR="003F6A63" w:rsidRPr="003F6A63">
        <w:rPr>
          <w:rStyle w:val="Aucun"/>
          <w:rFonts w:ascii="Calibri" w:hAnsi="Calibri"/>
        </w:rPr>
        <w:t xml:space="preserve"> also adapted to the shortage of cash and </w:t>
      </w:r>
      <w:r w:rsidR="003F6A63">
        <w:rPr>
          <w:rStyle w:val="Aucun"/>
          <w:rFonts w:ascii="Calibri" w:hAnsi="Calibri"/>
        </w:rPr>
        <w:t>trust</w:t>
      </w:r>
      <w:r w:rsidR="003F6A63" w:rsidRPr="003F6A63">
        <w:rPr>
          <w:rStyle w:val="Aucun"/>
          <w:rFonts w:ascii="Calibri" w:hAnsi="Calibri"/>
        </w:rPr>
        <w:t xml:space="preserve">. </w:t>
      </w:r>
      <w:r>
        <w:rPr>
          <w:rStyle w:val="Aucun"/>
          <w:rFonts w:ascii="Calibri" w:hAnsi="Calibri"/>
        </w:rPr>
        <w:t xml:space="preserve"> </w:t>
      </w:r>
      <w:r w:rsidR="003F6A63">
        <w:rPr>
          <w:rStyle w:val="Aucun"/>
          <w:rFonts w:ascii="Calibri" w:hAnsi="Calibri"/>
        </w:rPr>
        <w:t>I</w:t>
      </w:r>
      <w:r>
        <w:rPr>
          <w:rStyle w:val="Aucun"/>
          <w:rFonts w:ascii="Calibri" w:hAnsi="Calibri"/>
        </w:rPr>
        <w:t xml:space="preserve">nstead of </w:t>
      </w:r>
      <w:r w:rsidR="003F6A63">
        <w:rPr>
          <w:rStyle w:val="Aucun"/>
          <w:rFonts w:ascii="Calibri" w:hAnsi="Calibri"/>
        </w:rPr>
        <w:t xml:space="preserve">disbursing </w:t>
      </w:r>
      <w:r>
        <w:rPr>
          <w:rStyle w:val="Aucun"/>
          <w:rFonts w:ascii="Calibri" w:hAnsi="Calibri"/>
        </w:rPr>
        <w:t xml:space="preserve">a lump sum (usually three-quarters or two-thirds of the jewel’s value), </w:t>
      </w:r>
      <w:r w:rsidR="003F6A63">
        <w:rPr>
          <w:rStyle w:val="Aucun"/>
          <w:rFonts w:ascii="Calibri" w:hAnsi="Calibri"/>
        </w:rPr>
        <w:t xml:space="preserve">lenders distribute </w:t>
      </w:r>
      <w:r>
        <w:rPr>
          <w:rStyle w:val="Aucun"/>
          <w:rFonts w:ascii="Calibri" w:hAnsi="Calibri"/>
        </w:rPr>
        <w:t xml:space="preserve">small sums </w:t>
      </w:r>
      <w:r w:rsidR="003F6A63">
        <w:rPr>
          <w:rStyle w:val="Aucun"/>
          <w:rFonts w:ascii="Calibri" w:hAnsi="Calibri"/>
        </w:rPr>
        <w:t>regularly</w:t>
      </w:r>
      <w:r>
        <w:rPr>
          <w:rStyle w:val="Aucun"/>
          <w:rFonts w:ascii="Calibri" w:hAnsi="Calibri"/>
        </w:rPr>
        <w:t xml:space="preserve">. </w:t>
      </w:r>
      <w:r w:rsidR="003F6A63">
        <w:rPr>
          <w:rStyle w:val="Aucun"/>
          <w:rFonts w:ascii="Calibri" w:hAnsi="Calibri"/>
        </w:rPr>
        <w:t xml:space="preserve">Not only many of them could not </w:t>
      </w:r>
      <w:r>
        <w:rPr>
          <w:rStyle w:val="Aucun"/>
          <w:rFonts w:ascii="Calibri" w:hAnsi="Calibri"/>
        </w:rPr>
        <w:t xml:space="preserve">afford more, </w:t>
      </w:r>
      <w:r w:rsidR="003F6A63">
        <w:rPr>
          <w:rStyle w:val="Aucun"/>
          <w:rFonts w:ascii="Calibri" w:hAnsi="Calibri"/>
        </w:rPr>
        <w:t xml:space="preserve">but </w:t>
      </w:r>
      <w:r>
        <w:rPr>
          <w:rStyle w:val="Aucun"/>
          <w:rFonts w:ascii="Calibri" w:hAnsi="Calibri"/>
        </w:rPr>
        <w:t xml:space="preserve">borrowers </w:t>
      </w:r>
      <w:r w:rsidR="003F6A63">
        <w:rPr>
          <w:rStyle w:val="Aucun"/>
          <w:rFonts w:ascii="Calibri" w:hAnsi="Calibri"/>
        </w:rPr>
        <w:t xml:space="preserve">themselves often </w:t>
      </w:r>
      <w:r>
        <w:rPr>
          <w:rStyle w:val="Aucun"/>
          <w:rFonts w:ascii="Calibri" w:hAnsi="Calibri"/>
        </w:rPr>
        <w:t xml:space="preserve">asked for the minimum, to avoid being approached in their turn by their close circle. Thus this lady who pledged a piece of </w:t>
      </w:r>
      <w:proofErr w:type="spellStart"/>
      <w:r>
        <w:rPr>
          <w:rStyle w:val="Aucun"/>
          <w:rFonts w:ascii="Calibri" w:hAnsi="Calibri"/>
        </w:rPr>
        <w:t>jewellery</w:t>
      </w:r>
      <w:proofErr w:type="spellEnd"/>
      <w:r>
        <w:rPr>
          <w:rStyle w:val="Aucun"/>
          <w:rFonts w:ascii="Calibri" w:hAnsi="Calibri"/>
        </w:rPr>
        <w:t xml:space="preserve"> worth INR 30,000, borrows INR 800, then comes back a few days later to borrow INR 500. Another deposited a piece of jewelry worth INR 15,000, borrows INR 500, and a week later borrows INR 1,000. It can be assumed that they then returned regularly, depending on their needs and the cash flow availability of the lender.  Some people rejected these old forms of dependency and managed differently. Regardless of the options chosen, for households who did not find employment quickly, which is likely to be the case in the non-farm sector, one may expect a massive loss of their gold assets.</w:t>
      </w:r>
    </w:p>
    <w:p w14:paraId="46D9D664" w14:textId="0DD216B6" w:rsidR="007D00B8" w:rsidRDefault="00C11B0B">
      <w:pPr>
        <w:pStyle w:val="BodyText"/>
        <w:jc w:val="both"/>
        <w:rPr>
          <w:rStyle w:val="Aucun"/>
          <w:rFonts w:ascii="Calibri" w:eastAsia="Calibri" w:hAnsi="Calibri" w:cs="Calibri"/>
        </w:rPr>
      </w:pPr>
      <w:r>
        <w:rPr>
          <w:rStyle w:val="Aucun"/>
          <w:rFonts w:ascii="Calibri" w:hAnsi="Calibri"/>
        </w:rPr>
        <w:t xml:space="preserve">Land raises similar concerns. Almost half households (46 percent) have lost land over the period. The share of landowners fell from 54 percent to 31 percent, and each caste experienced a similar decline (see Table 1). Qualitative surveys indicate that indebtedness is often an explanatory factor. Land is rarely mortgaged, but people have no other choice than selling it when they can no longer pay their creditors. Here too, new forms of secured loans have been developed, especially for bonded </w:t>
      </w:r>
      <w:proofErr w:type="spellStart"/>
      <w:r>
        <w:rPr>
          <w:rStyle w:val="Aucun"/>
          <w:rFonts w:ascii="Calibri" w:hAnsi="Calibri"/>
        </w:rPr>
        <w:t>labourers</w:t>
      </w:r>
      <w:proofErr w:type="spellEnd"/>
      <w:r>
        <w:rPr>
          <w:rStyle w:val="Aucun"/>
          <w:rFonts w:ascii="Calibri" w:hAnsi="Calibri"/>
        </w:rPr>
        <w:t xml:space="preserve">. Among our sample, some households </w:t>
      </w:r>
      <w:r w:rsidR="00F9188B">
        <w:rPr>
          <w:rStyle w:val="Aucun"/>
          <w:rFonts w:ascii="Calibri" w:hAnsi="Calibri"/>
        </w:rPr>
        <w:t>were making</w:t>
      </w:r>
      <w:r>
        <w:rPr>
          <w:rStyle w:val="Aucun"/>
          <w:rFonts w:ascii="Calibri" w:hAnsi="Calibri"/>
        </w:rPr>
        <w:t xml:space="preserve"> a living thanks to seasonal migration and wage advances</w:t>
      </w:r>
      <w:r w:rsidRPr="00AE1CDC">
        <w:rPr>
          <w:rStyle w:val="Aucun"/>
          <w:rFonts w:ascii="Calibri" w:hAnsi="Calibri"/>
        </w:rPr>
        <w:t xml:space="preserve"> (</w:t>
      </w:r>
      <w:proofErr w:type="spellStart"/>
      <w:r w:rsidRPr="00AE1CDC">
        <w:rPr>
          <w:rStyle w:val="Aucun"/>
          <w:rFonts w:ascii="Calibri" w:hAnsi="Calibri"/>
        </w:rPr>
        <w:t>Michiels</w:t>
      </w:r>
      <w:proofErr w:type="spellEnd"/>
      <w:r w:rsidRPr="00AE1CDC">
        <w:rPr>
          <w:rStyle w:val="Aucun"/>
          <w:rFonts w:ascii="Calibri" w:hAnsi="Calibri"/>
        </w:rPr>
        <w:t xml:space="preserve"> et al. 2021). </w:t>
      </w:r>
      <w:r>
        <w:rPr>
          <w:rStyle w:val="Aucun"/>
          <w:rFonts w:ascii="Calibri" w:hAnsi="Calibri"/>
        </w:rPr>
        <w:t xml:space="preserve">With the lockdown, most have returned. Not only they lost their source of livelihood but they were heavily indebted, with amounts ranging from 70,000 to INR 100,000. Employers were very unlikely to write off this debt. Whether it is the brick producers or the sugar mills, they themselves were in great trouble. What is more, among the brick kiln owners, some have started to threaten their workers by demanding title deeds, something that has never happened before: until now the only collateral was </w:t>
      </w:r>
      <w:proofErr w:type="spellStart"/>
      <w:r>
        <w:rPr>
          <w:rStyle w:val="Aucun"/>
          <w:rFonts w:ascii="Calibri" w:hAnsi="Calibri"/>
        </w:rPr>
        <w:t>labour</w:t>
      </w:r>
      <w:proofErr w:type="spellEnd"/>
      <w:r>
        <w:rPr>
          <w:rStyle w:val="Aucun"/>
          <w:rFonts w:ascii="Calibri" w:hAnsi="Calibri"/>
        </w:rPr>
        <w:t xml:space="preserve">. Given the uncertainty about the future, </w:t>
      </w:r>
      <w:proofErr w:type="spellStart"/>
      <w:r>
        <w:rPr>
          <w:rStyle w:val="Aucun"/>
          <w:rFonts w:ascii="Calibri" w:hAnsi="Calibri"/>
        </w:rPr>
        <w:t>labour</w:t>
      </w:r>
      <w:proofErr w:type="spellEnd"/>
      <w:r>
        <w:rPr>
          <w:rStyle w:val="Aucun"/>
          <w:rFonts w:ascii="Calibri" w:hAnsi="Calibri"/>
        </w:rPr>
        <w:t xml:space="preserve"> was no longer a collateral. </w:t>
      </w:r>
      <w:bookmarkStart w:id="1731" w:name="sectionconclusion"/>
      <w:bookmarkEnd w:id="1730"/>
    </w:p>
    <w:p w14:paraId="3154A5D1" w14:textId="77777777" w:rsidR="007D00B8" w:rsidRPr="00AE1CDC" w:rsidRDefault="00C11B0B">
      <w:pPr>
        <w:pStyle w:val="Titre1"/>
        <w:jc w:val="both"/>
        <w:rPr>
          <w:lang w:val="en-US"/>
        </w:rPr>
      </w:pPr>
      <w:r>
        <w:rPr>
          <w:rStyle w:val="Aucun"/>
          <w:lang w:val="it-IT"/>
        </w:rPr>
        <w:t>Conclusion</w:t>
      </w:r>
    </w:p>
    <w:p w14:paraId="176A0371" w14:textId="483ECDEF" w:rsidR="007D00B8" w:rsidRDefault="00C11B0B">
      <w:pPr>
        <w:pStyle w:val="FirstParagraph"/>
        <w:jc w:val="both"/>
        <w:rPr>
          <w:rStyle w:val="Aucun"/>
          <w:rFonts w:ascii="Calibri" w:eastAsia="Calibri" w:hAnsi="Calibri" w:cs="Calibri"/>
        </w:rPr>
      </w:pPr>
      <w:r>
        <w:rPr>
          <w:rStyle w:val="Aucun"/>
          <w:rFonts w:ascii="Calibri" w:hAnsi="Calibri"/>
        </w:rPr>
        <w:t xml:space="preserve">In different regions of the world, the pandemic - and the lockdown - have exposed pre-existing fragilities: insufficient health systems, excessive concentration of production chains, devaluation </w:t>
      </w:r>
      <w:r>
        <w:rPr>
          <w:rStyle w:val="Aucun"/>
          <w:rFonts w:ascii="Calibri" w:hAnsi="Calibri"/>
        </w:rPr>
        <w:lastRenderedPageBreak/>
        <w:t>of essential workers, suddenly becoming visible, etc. As our case study shows, the fragility of growth based on household debt is also exposed. With the lockdown, not only have workers lost their sources of income, albeit unevenly, but they are unable to repay their debts. In the studied region, debt has sharply risen over the past decade. While debt was already a source of fin</w:t>
      </w:r>
      <w:r w:rsidR="00F9188B">
        <w:rPr>
          <w:rStyle w:val="Aucun"/>
          <w:rFonts w:ascii="Calibri" w:hAnsi="Calibri"/>
        </w:rPr>
        <w:t xml:space="preserve">ancial fragility and </w:t>
      </w:r>
      <w:proofErr w:type="spellStart"/>
      <w:r w:rsidR="00F9188B">
        <w:rPr>
          <w:rStyle w:val="Aucun"/>
          <w:rFonts w:ascii="Calibri" w:hAnsi="Calibri"/>
        </w:rPr>
        <w:t>decapitalis</w:t>
      </w:r>
      <w:r>
        <w:rPr>
          <w:rStyle w:val="Aucun"/>
          <w:rFonts w:ascii="Calibri" w:hAnsi="Calibri"/>
        </w:rPr>
        <w:t>ation</w:t>
      </w:r>
      <w:proofErr w:type="spellEnd"/>
      <w:r>
        <w:rPr>
          <w:rStyle w:val="Aucun"/>
          <w:rFonts w:ascii="Calibri" w:hAnsi="Calibri"/>
        </w:rPr>
        <w:t xml:space="preserve"> for part of the population, there is concern that the lockdown could accentuate this trend. The only accessible credits during the first lockdown were secured credits, based on gold or land. </w:t>
      </w:r>
      <w:r w:rsidR="003F6A63">
        <w:rPr>
          <w:rStyle w:val="Aucun"/>
          <w:rFonts w:ascii="Calibri" w:hAnsi="Calibri"/>
        </w:rPr>
        <w:t>Although o</w:t>
      </w:r>
      <w:r>
        <w:rPr>
          <w:rStyle w:val="Aucun"/>
          <w:rFonts w:ascii="Calibri" w:hAnsi="Calibri"/>
        </w:rPr>
        <w:t>ur case study is limited to a specific region and has no claim to generalization</w:t>
      </w:r>
      <w:r w:rsidR="003F6A63">
        <w:rPr>
          <w:rStyle w:val="Aucun"/>
          <w:rFonts w:ascii="Calibri" w:hAnsi="Calibri"/>
        </w:rPr>
        <w:t>, it</w:t>
      </w:r>
      <w:r w:rsidR="003F6A63" w:rsidRPr="003F6A63">
        <w:rPr>
          <w:rStyle w:val="Aucun"/>
          <w:rFonts w:ascii="Calibri" w:hAnsi="Calibri"/>
        </w:rPr>
        <w:t xml:space="preserve"> is probably not an isolated situation.</w:t>
      </w:r>
      <w:r>
        <w:rPr>
          <w:rStyle w:val="Aucun"/>
          <w:rFonts w:ascii="Calibri" w:hAnsi="Calibri"/>
        </w:rPr>
        <w:t xml:space="preserve"> A qualitative study in a </w:t>
      </w:r>
      <w:proofErr w:type="spellStart"/>
      <w:r>
        <w:rPr>
          <w:rStyle w:val="Aucun"/>
          <w:rFonts w:ascii="Calibri" w:hAnsi="Calibri"/>
        </w:rPr>
        <w:t>neighbo</w:t>
      </w:r>
      <w:r w:rsidR="00F9188B">
        <w:rPr>
          <w:rStyle w:val="Aucun"/>
          <w:rFonts w:ascii="Calibri" w:hAnsi="Calibri"/>
        </w:rPr>
        <w:t>u</w:t>
      </w:r>
      <w:r>
        <w:rPr>
          <w:rStyle w:val="Aucun"/>
          <w:rFonts w:ascii="Calibri" w:hAnsi="Calibri"/>
        </w:rPr>
        <w:t>ring</w:t>
      </w:r>
      <w:proofErr w:type="spellEnd"/>
      <w:r>
        <w:rPr>
          <w:rStyle w:val="Aucun"/>
          <w:rFonts w:ascii="Calibri" w:hAnsi="Calibri"/>
        </w:rPr>
        <w:t xml:space="preserve"> region shows that unequal access to credit and pressure to repay strengthens caste, gender and class in</w:t>
      </w:r>
      <w:r w:rsidR="00F9188B">
        <w:rPr>
          <w:rStyle w:val="Aucun"/>
          <w:rFonts w:ascii="Calibri" w:hAnsi="Calibri"/>
        </w:rPr>
        <w:t>equalities (</w:t>
      </w:r>
      <w:proofErr w:type="spellStart"/>
      <w:r w:rsidR="00F9188B">
        <w:rPr>
          <w:rStyle w:val="Aucun"/>
          <w:rFonts w:ascii="Calibri" w:hAnsi="Calibri"/>
        </w:rPr>
        <w:t>Guérin</w:t>
      </w:r>
      <w:proofErr w:type="spellEnd"/>
      <w:r w:rsidR="00F9188B">
        <w:rPr>
          <w:rStyle w:val="Aucun"/>
          <w:rFonts w:ascii="Calibri" w:hAnsi="Calibri"/>
        </w:rPr>
        <w:t xml:space="preserve"> et al. 2021). O</w:t>
      </w:r>
      <w:r>
        <w:rPr>
          <w:rStyle w:val="Aucun"/>
          <w:rFonts w:ascii="Calibri" w:hAnsi="Calibri"/>
        </w:rPr>
        <w:t>bservations from other parts of India also point to the failure of financial inclusion policies in times of pandemic and lockdown (</w:t>
      </w:r>
      <w:proofErr w:type="spellStart"/>
      <w:r>
        <w:rPr>
          <w:rStyle w:val="Aucun"/>
          <w:rFonts w:ascii="Calibri" w:hAnsi="Calibri"/>
        </w:rPr>
        <w:t>Guérin</w:t>
      </w:r>
      <w:proofErr w:type="spellEnd"/>
      <w:r>
        <w:rPr>
          <w:rStyle w:val="Aucun"/>
          <w:rFonts w:ascii="Calibri" w:hAnsi="Calibri"/>
        </w:rPr>
        <w:t xml:space="preserve">, Joseph, and </w:t>
      </w:r>
      <w:proofErr w:type="spellStart"/>
      <w:r>
        <w:rPr>
          <w:rStyle w:val="Aucun"/>
          <w:rFonts w:ascii="Calibri" w:hAnsi="Calibri"/>
        </w:rPr>
        <w:t>Venkatasubramanian</w:t>
      </w:r>
      <w:proofErr w:type="spellEnd"/>
      <w:r>
        <w:rPr>
          <w:rStyle w:val="Aucun"/>
          <w:rFonts w:ascii="Calibri" w:hAnsi="Calibri"/>
        </w:rPr>
        <w:t xml:space="preserve"> 2021). Furthermore, the sharp increase in household debt observed in many developing countries before the pandemic was already a source of concern (World Bank 2020; UNCTAD 2019; UN 2020). It is thus likely that neither our case study nor the Indian case are exceptions.</w:t>
      </w:r>
    </w:p>
    <w:p w14:paraId="5912C896" w14:textId="0CAED220" w:rsidR="007D00B8" w:rsidRDefault="00C11B0B">
      <w:pPr>
        <w:pStyle w:val="BodyText"/>
        <w:jc w:val="both"/>
        <w:rPr>
          <w:rStyle w:val="Aucun"/>
          <w:rFonts w:ascii="Calibri" w:eastAsia="Calibri" w:hAnsi="Calibri" w:cs="Calibri"/>
        </w:rPr>
      </w:pPr>
      <w:r>
        <w:rPr>
          <w:rStyle w:val="Aucun"/>
          <w:rFonts w:ascii="Calibri" w:hAnsi="Calibri"/>
        </w:rPr>
        <w:t xml:space="preserve">In India, farmers’ debt and its consequences in terms of suicide has been a known and debated fact for several decades (Mohanty 2005). While rural incomes are now mostly non-farm (and this is true for India in general), the extent of indebtedness in rural areas, beyond farmers, has not yet been measured. Until now, internal migration and the regular injection of liquidity (through microcredit, but also and above all through informal urban financiers) explained the sustainability of this debt system. Migration income and new debts repay old debts. Debt is chronic and its repayment takes a large part of the income, acting in fact as a rent-seeking system for lenders. Moreover, the slightest contingency is a major source of fragility and impoverishment, when the sale of assets is the only way to repay the debt. Beyond material assets, it is also personal relationships, trust and reputation that are threatened. In a predominantly informal economy, these social assets are extremely valuable (Hart 2000; </w:t>
      </w:r>
      <w:proofErr w:type="spellStart"/>
      <w:r>
        <w:rPr>
          <w:rStyle w:val="Aucun"/>
          <w:rFonts w:ascii="Calibri" w:hAnsi="Calibri"/>
        </w:rPr>
        <w:t>Platteau</w:t>
      </w:r>
      <w:proofErr w:type="spellEnd"/>
      <w:r>
        <w:rPr>
          <w:rStyle w:val="Aucun"/>
          <w:rFonts w:ascii="Calibri" w:hAnsi="Calibri"/>
        </w:rPr>
        <w:t xml:space="preserve"> 1994).</w:t>
      </w:r>
    </w:p>
    <w:p w14:paraId="350314B2" w14:textId="77777777" w:rsidR="00B1789B" w:rsidRPr="00B1789B" w:rsidRDefault="00C11B0B" w:rsidP="00B1789B">
      <w:pPr>
        <w:pStyle w:val="BodyText"/>
        <w:jc w:val="both"/>
        <w:rPr>
          <w:rFonts w:ascii="Calibri" w:hAnsi="Calibri" w:cs="Calibri"/>
        </w:rPr>
      </w:pPr>
      <w:r>
        <w:rPr>
          <w:rStyle w:val="Aucun"/>
          <w:rFonts w:ascii="Calibri" w:hAnsi="Calibri"/>
        </w:rPr>
        <w:t>What will be left of these assets, both material and social? Only time will tell. The violence of the first lockdown follows various measures taken by the BJP-led government of Narendra Modi done since 2014 (demonetization, Goods and Services Tax reform) which strongly suggests that the aim is to “destroy” the informal economy (</w:t>
      </w:r>
      <w:proofErr w:type="spellStart"/>
      <w:r>
        <w:rPr>
          <w:rStyle w:val="Aucun"/>
          <w:rFonts w:ascii="Calibri" w:hAnsi="Calibri"/>
        </w:rPr>
        <w:t>Harriss</w:t>
      </w:r>
      <w:proofErr w:type="spellEnd"/>
      <w:r>
        <w:rPr>
          <w:rStyle w:val="Aucun"/>
          <w:rFonts w:ascii="Calibri" w:hAnsi="Calibri"/>
        </w:rPr>
        <w:t xml:space="preserve">-White 2020). It makes no doubt that the big players in this informal economy, </w:t>
      </w:r>
      <w:proofErr w:type="spellStart"/>
      <w:r w:rsidRPr="00AE1CDC">
        <w:rPr>
          <w:rStyle w:val="Aucun"/>
          <w:rFonts w:ascii="Calibri" w:hAnsi="Calibri"/>
        </w:rPr>
        <w:t>organised</w:t>
      </w:r>
      <w:proofErr w:type="spellEnd"/>
      <w:r>
        <w:rPr>
          <w:rStyle w:val="Aucun"/>
          <w:rFonts w:ascii="Calibri" w:hAnsi="Calibri"/>
        </w:rPr>
        <w:t xml:space="preserve"> around mafia-clans (</w:t>
      </w:r>
      <w:proofErr w:type="spellStart"/>
      <w:r>
        <w:rPr>
          <w:rStyle w:val="Aucun"/>
          <w:rFonts w:ascii="Calibri" w:hAnsi="Calibri"/>
        </w:rPr>
        <w:t>Michelutti</w:t>
      </w:r>
      <w:proofErr w:type="spellEnd"/>
      <w:r>
        <w:rPr>
          <w:rStyle w:val="Aucun"/>
          <w:rFonts w:ascii="Calibri" w:hAnsi="Calibri"/>
        </w:rPr>
        <w:t xml:space="preserve"> et al. 2018), will know how to take advantage of the crisis and have already done so. </w:t>
      </w:r>
      <w:r w:rsidR="00B1789B" w:rsidRPr="00B1789B">
        <w:rPr>
          <w:rFonts w:ascii="Calibri" w:hAnsi="Calibri" w:cs="Calibri"/>
        </w:rPr>
        <w:t>As for the others, the great mass of workers, we can fear a return to old forms of dependence. But we can also anticipate new forms of solidarity to counter this dependence that the Dalits no longer want.</w:t>
      </w:r>
    </w:p>
    <w:p w14:paraId="40A607B8" w14:textId="009A2827" w:rsidR="007D00B8" w:rsidRDefault="007D00B8">
      <w:pPr>
        <w:pStyle w:val="BodyText"/>
        <w:jc w:val="both"/>
        <w:rPr>
          <w:rStyle w:val="Aucun"/>
          <w:rFonts w:ascii="Calibri" w:eastAsia="Calibri" w:hAnsi="Calibri" w:cs="Calibri"/>
        </w:rPr>
      </w:pPr>
    </w:p>
    <w:p w14:paraId="3C8306E5" w14:textId="77777777" w:rsidR="007D00B8" w:rsidRPr="00AE1CDC" w:rsidRDefault="00C11B0B">
      <w:pPr>
        <w:pStyle w:val="Titre1"/>
        <w:jc w:val="both"/>
        <w:rPr>
          <w:lang w:val="en-US"/>
        </w:rPr>
      </w:pPr>
      <w:bookmarkStart w:id="1732" w:name="section"/>
      <w:r w:rsidRPr="00AE1CDC">
        <w:rPr>
          <w:rStyle w:val="Aucun"/>
        </w:rPr>
        <w:t>References</w:t>
      </w:r>
    </w:p>
    <w:p w14:paraId="09AC4BFF" w14:textId="77777777" w:rsidR="007D00B8" w:rsidRDefault="00C11B0B">
      <w:pPr>
        <w:pStyle w:val="Bibliography"/>
        <w:rPr>
          <w:rStyle w:val="Aucun"/>
          <w:rFonts w:ascii="Calibri" w:eastAsia="Calibri" w:hAnsi="Calibri" w:cs="Calibri"/>
        </w:rPr>
      </w:pPr>
      <w:proofErr w:type="spellStart"/>
      <w:r>
        <w:rPr>
          <w:rStyle w:val="Aucun"/>
          <w:rFonts w:ascii="Calibri" w:hAnsi="Calibri"/>
        </w:rPr>
        <w:t>Breman</w:t>
      </w:r>
      <w:proofErr w:type="spellEnd"/>
      <w:r>
        <w:rPr>
          <w:rStyle w:val="Aucun"/>
          <w:rFonts w:ascii="Calibri" w:hAnsi="Calibri"/>
        </w:rPr>
        <w:t xml:space="preserve">, Jan. 2007. </w:t>
      </w:r>
      <w:proofErr w:type="spellStart"/>
      <w:r>
        <w:rPr>
          <w:rStyle w:val="Aucun"/>
          <w:rFonts w:ascii="Calibri" w:hAnsi="Calibri"/>
          <w:i/>
          <w:iCs/>
        </w:rPr>
        <w:t>Labour</w:t>
      </w:r>
      <w:proofErr w:type="spellEnd"/>
      <w:r>
        <w:rPr>
          <w:rStyle w:val="Aucun"/>
          <w:rFonts w:ascii="Calibri" w:hAnsi="Calibri"/>
          <w:i/>
          <w:iCs/>
        </w:rPr>
        <w:t xml:space="preserve"> Bondage in West India: From Past to Present</w:t>
      </w:r>
      <w:r>
        <w:rPr>
          <w:rStyle w:val="Aucun"/>
          <w:rFonts w:ascii="Calibri" w:hAnsi="Calibri"/>
        </w:rPr>
        <w:t>. New-Delhi: Oxford University Press.</w:t>
      </w:r>
    </w:p>
    <w:p w14:paraId="31EC3015" w14:textId="77777777" w:rsidR="007D00B8" w:rsidRDefault="00C11B0B">
      <w:pPr>
        <w:pStyle w:val="Bibliography"/>
        <w:rPr>
          <w:rStyle w:val="Aucun"/>
          <w:rFonts w:ascii="Calibri" w:eastAsia="Calibri" w:hAnsi="Calibri" w:cs="Calibri"/>
        </w:rPr>
      </w:pPr>
      <w:r>
        <w:rPr>
          <w:rStyle w:val="Aucun"/>
          <w:rFonts w:ascii="Calibri" w:hAnsi="Calibri"/>
        </w:rPr>
        <w:t xml:space="preserve">———. 2020. “The Pandemic in India and Its Impact on Footloose </w:t>
      </w:r>
      <w:proofErr w:type="spellStart"/>
      <w:r>
        <w:rPr>
          <w:rStyle w:val="Aucun"/>
          <w:rFonts w:ascii="Calibri" w:hAnsi="Calibri"/>
        </w:rPr>
        <w:t>Labour</w:t>
      </w:r>
      <w:proofErr w:type="spellEnd"/>
      <w:r>
        <w:rPr>
          <w:rStyle w:val="Aucun"/>
          <w:rFonts w:ascii="Calibri" w:hAnsi="Calibri"/>
        </w:rPr>
        <w:t xml:space="preserve">.” </w:t>
      </w:r>
      <w:r>
        <w:rPr>
          <w:rStyle w:val="Aucun"/>
          <w:rFonts w:ascii="Calibri" w:hAnsi="Calibri"/>
          <w:i/>
          <w:iCs/>
        </w:rPr>
        <w:t xml:space="preserve">The Indian Journal of </w:t>
      </w:r>
      <w:proofErr w:type="spellStart"/>
      <w:r>
        <w:rPr>
          <w:rStyle w:val="Aucun"/>
          <w:rFonts w:ascii="Calibri" w:hAnsi="Calibri"/>
          <w:i/>
          <w:iCs/>
        </w:rPr>
        <w:t>Labour</w:t>
      </w:r>
      <w:proofErr w:type="spellEnd"/>
      <w:r>
        <w:rPr>
          <w:rStyle w:val="Aucun"/>
          <w:rFonts w:ascii="Calibri" w:hAnsi="Calibri"/>
          <w:i/>
          <w:iCs/>
        </w:rPr>
        <w:t xml:space="preserve"> Economics</w:t>
      </w:r>
      <w:r>
        <w:rPr>
          <w:rStyle w:val="Aucun"/>
          <w:rFonts w:ascii="Calibri" w:hAnsi="Calibri"/>
        </w:rPr>
        <w:t>, 1–19.</w:t>
      </w:r>
    </w:p>
    <w:p w14:paraId="4CFD632E" w14:textId="69B13CD4" w:rsidR="007D00B8" w:rsidRDefault="00C11B0B">
      <w:pPr>
        <w:pStyle w:val="Bibliography"/>
        <w:rPr>
          <w:rStyle w:val="Aucun"/>
          <w:rFonts w:ascii="Calibri" w:eastAsia="Calibri" w:hAnsi="Calibri" w:cs="Calibri"/>
        </w:rPr>
      </w:pPr>
      <w:r>
        <w:rPr>
          <w:rStyle w:val="Aucun"/>
          <w:rFonts w:ascii="Calibri" w:hAnsi="Calibri"/>
        </w:rPr>
        <w:lastRenderedPageBreak/>
        <w:t xml:space="preserve">Carswell, Grace, Geert De Neve, Nidi Subramanyam, and S. </w:t>
      </w:r>
      <w:proofErr w:type="spellStart"/>
      <w:r>
        <w:rPr>
          <w:rStyle w:val="Aucun"/>
          <w:rFonts w:ascii="Calibri" w:hAnsi="Calibri"/>
        </w:rPr>
        <w:t>Yuvaraj</w:t>
      </w:r>
      <w:proofErr w:type="spellEnd"/>
      <w:r>
        <w:rPr>
          <w:rStyle w:val="Aucun"/>
          <w:rFonts w:ascii="Calibri" w:hAnsi="Calibri"/>
        </w:rPr>
        <w:t>. 2021. “Lockdown and Livelihoods in Rural South India:</w:t>
      </w:r>
      <w:r w:rsidR="003F6A63">
        <w:rPr>
          <w:rStyle w:val="Aucun"/>
          <w:rFonts w:ascii="Calibri" w:hAnsi="Calibri"/>
        </w:rPr>
        <w:t xml:space="preserve"> </w:t>
      </w:r>
      <w:r>
        <w:rPr>
          <w:rStyle w:val="Aucun"/>
          <w:rFonts w:ascii="Calibri" w:hAnsi="Calibri"/>
        </w:rPr>
        <w:t xml:space="preserve">Rethinking Patronage at the Time of Covid-19.” In </w:t>
      </w:r>
      <w:r>
        <w:rPr>
          <w:rStyle w:val="Aucun"/>
          <w:rFonts w:ascii="Calibri" w:hAnsi="Calibri"/>
          <w:i/>
          <w:iCs/>
        </w:rPr>
        <w:t>How to Live Through a Pandemic (ASA Monographs Series)</w:t>
      </w:r>
      <w:r>
        <w:rPr>
          <w:rStyle w:val="Aucun"/>
          <w:rFonts w:ascii="Calibri" w:hAnsi="Calibri"/>
        </w:rPr>
        <w:t>, edited by S. Abram, H. Lambert, and J. Robinson. London: Routledge.</w:t>
      </w:r>
    </w:p>
    <w:p w14:paraId="2FD2B57A" w14:textId="77777777" w:rsidR="007D00B8" w:rsidRDefault="00C11B0B">
      <w:pPr>
        <w:pStyle w:val="Bibliography"/>
        <w:rPr>
          <w:rStyle w:val="Aucun"/>
          <w:rFonts w:ascii="Calibri" w:eastAsia="Calibri" w:hAnsi="Calibri" w:cs="Calibri"/>
        </w:rPr>
      </w:pPr>
      <w:r>
        <w:rPr>
          <w:rStyle w:val="Aucun"/>
          <w:rFonts w:ascii="Calibri" w:hAnsi="Calibri"/>
        </w:rPr>
        <w:t xml:space="preserve">Carswell, Grace, Geert De Neve, and S. </w:t>
      </w:r>
      <w:proofErr w:type="spellStart"/>
      <w:r>
        <w:rPr>
          <w:rStyle w:val="Aucun"/>
          <w:rFonts w:ascii="Calibri" w:hAnsi="Calibri"/>
        </w:rPr>
        <w:t>Yuvaraj</w:t>
      </w:r>
      <w:proofErr w:type="spellEnd"/>
      <w:r>
        <w:rPr>
          <w:rStyle w:val="Aucun"/>
          <w:rFonts w:ascii="Calibri" w:hAnsi="Calibri"/>
        </w:rPr>
        <w:t xml:space="preserve">. 2020. “Fifty Days of Lockdown in India: A View from Two Villages in Tamil Nadu.” </w:t>
      </w:r>
      <w:r>
        <w:rPr>
          <w:rStyle w:val="Aucun"/>
          <w:rFonts w:ascii="Calibri" w:hAnsi="Calibri"/>
          <w:i/>
          <w:iCs/>
        </w:rPr>
        <w:t>Economic and Political Weekly</w:t>
      </w:r>
      <w:r>
        <w:rPr>
          <w:rStyle w:val="Aucun"/>
          <w:rFonts w:ascii="Calibri" w:hAnsi="Calibri"/>
        </w:rPr>
        <w:t xml:space="preserve"> 5 (25): 7–8.</w:t>
      </w:r>
    </w:p>
    <w:p w14:paraId="4188D406" w14:textId="77777777" w:rsidR="007D00B8" w:rsidRDefault="00C11B0B">
      <w:pPr>
        <w:pStyle w:val="Bibliography"/>
        <w:rPr>
          <w:rStyle w:val="Aucun"/>
          <w:rFonts w:ascii="Calibri" w:eastAsia="Calibri" w:hAnsi="Calibri" w:cs="Calibri"/>
        </w:rPr>
      </w:pPr>
      <w:r>
        <w:rPr>
          <w:rStyle w:val="Aucun"/>
          <w:rFonts w:ascii="Calibri" w:hAnsi="Calibri"/>
        </w:rPr>
        <w:t xml:space="preserve">Chancel, Lucas, and Thomas Piketty. 2019. “Indian Income Inequality, 1922-2015: From British Raj to Billionaire Raj?” </w:t>
      </w:r>
      <w:r>
        <w:rPr>
          <w:rStyle w:val="Aucun"/>
          <w:rFonts w:ascii="Calibri" w:hAnsi="Calibri"/>
          <w:i/>
          <w:iCs/>
        </w:rPr>
        <w:t>Review of Income and Wealth</w:t>
      </w:r>
      <w:r>
        <w:rPr>
          <w:rStyle w:val="Aucun"/>
          <w:rFonts w:ascii="Calibri" w:hAnsi="Calibri"/>
        </w:rPr>
        <w:t xml:space="preserve"> 65: S33–62.</w:t>
      </w:r>
    </w:p>
    <w:p w14:paraId="393AC7B1" w14:textId="77777777" w:rsidR="007D00B8" w:rsidRDefault="00C11B0B">
      <w:pPr>
        <w:pStyle w:val="Bibliography"/>
        <w:rPr>
          <w:rStyle w:val="Aucun"/>
          <w:rFonts w:ascii="Calibri" w:eastAsia="Calibri" w:hAnsi="Calibri" w:cs="Calibri"/>
        </w:rPr>
      </w:pPr>
      <w:r>
        <w:rPr>
          <w:rStyle w:val="Aucun"/>
          <w:rFonts w:ascii="Calibri" w:hAnsi="Calibri"/>
        </w:rPr>
        <w:t xml:space="preserve">Collins, Daryl, Jonathan Morduch, Stuart Rutherford, and </w:t>
      </w:r>
      <w:proofErr w:type="spellStart"/>
      <w:r>
        <w:rPr>
          <w:rStyle w:val="Aucun"/>
          <w:rFonts w:ascii="Calibri" w:hAnsi="Calibri"/>
        </w:rPr>
        <w:t>Orlanda</w:t>
      </w:r>
      <w:proofErr w:type="spellEnd"/>
      <w:r>
        <w:rPr>
          <w:rStyle w:val="Aucun"/>
          <w:rFonts w:ascii="Calibri" w:hAnsi="Calibri"/>
        </w:rPr>
        <w:t xml:space="preserve"> Ruthven. 2009. </w:t>
      </w:r>
      <w:r>
        <w:rPr>
          <w:rStyle w:val="Aucun"/>
          <w:rFonts w:ascii="Calibri" w:hAnsi="Calibri"/>
          <w:i/>
          <w:iCs/>
        </w:rPr>
        <w:t>Portfolios of the Poor: How the World’s Poor Live on $2 a Day</w:t>
      </w:r>
      <w:r>
        <w:rPr>
          <w:rStyle w:val="Aucun"/>
          <w:rFonts w:ascii="Calibri" w:hAnsi="Calibri"/>
        </w:rPr>
        <w:t>. Princeton: Princeton University Press.</w:t>
      </w:r>
    </w:p>
    <w:p w14:paraId="1F0B9F27" w14:textId="77777777" w:rsidR="007D00B8" w:rsidRDefault="00C11B0B">
      <w:pPr>
        <w:pStyle w:val="Bibliography"/>
        <w:rPr>
          <w:rStyle w:val="Aucun"/>
          <w:rFonts w:ascii="Calibri" w:eastAsia="Calibri" w:hAnsi="Calibri" w:cs="Calibri"/>
        </w:rPr>
      </w:pPr>
      <w:r>
        <w:rPr>
          <w:rStyle w:val="Aucun"/>
          <w:rFonts w:ascii="Calibri" w:hAnsi="Calibri"/>
        </w:rPr>
        <w:t xml:space="preserve">De Neve, Geert. 2016. “The Economies of Love: Love Marriage, Kin Support, and Aspiration in a South Indian Garment City.” </w:t>
      </w:r>
      <w:r>
        <w:rPr>
          <w:rStyle w:val="Aucun"/>
          <w:rFonts w:ascii="Calibri" w:hAnsi="Calibri"/>
          <w:i/>
          <w:iCs/>
        </w:rPr>
        <w:t>Modern Asian Studies</w:t>
      </w:r>
      <w:r>
        <w:rPr>
          <w:rStyle w:val="Aucun"/>
          <w:rFonts w:ascii="Calibri" w:hAnsi="Calibri"/>
        </w:rPr>
        <w:t xml:space="preserve"> 50 (4): 1220–49.</w:t>
      </w:r>
    </w:p>
    <w:p w14:paraId="1BE56A72" w14:textId="77777777" w:rsidR="007D00B8" w:rsidRDefault="00C11B0B">
      <w:pPr>
        <w:pStyle w:val="Bibliography"/>
        <w:rPr>
          <w:rStyle w:val="Aucun"/>
          <w:rFonts w:ascii="Calibri" w:eastAsia="Calibri" w:hAnsi="Calibri" w:cs="Calibri"/>
        </w:rPr>
      </w:pPr>
      <w:proofErr w:type="spellStart"/>
      <w:r>
        <w:rPr>
          <w:rStyle w:val="Aucun"/>
          <w:rFonts w:ascii="Calibri" w:hAnsi="Calibri"/>
        </w:rPr>
        <w:t>Goedecke</w:t>
      </w:r>
      <w:proofErr w:type="spellEnd"/>
      <w:r>
        <w:rPr>
          <w:rStyle w:val="Aucun"/>
          <w:rFonts w:ascii="Calibri" w:hAnsi="Calibri"/>
        </w:rPr>
        <w:t xml:space="preserve">, Jann, Isabelle </w:t>
      </w:r>
      <w:proofErr w:type="spellStart"/>
      <w:r>
        <w:rPr>
          <w:rStyle w:val="Aucun"/>
          <w:rFonts w:ascii="Calibri" w:hAnsi="Calibri"/>
        </w:rPr>
        <w:t>Guérin</w:t>
      </w:r>
      <w:proofErr w:type="spellEnd"/>
      <w:r>
        <w:rPr>
          <w:rStyle w:val="Aucun"/>
          <w:rFonts w:ascii="Calibri" w:hAnsi="Calibri"/>
        </w:rPr>
        <w:t xml:space="preserve">, Bert </w:t>
      </w:r>
      <w:proofErr w:type="spellStart"/>
      <w:r>
        <w:rPr>
          <w:rStyle w:val="Aucun"/>
          <w:rFonts w:ascii="Calibri" w:hAnsi="Calibri"/>
        </w:rPr>
        <w:t>D’espallier</w:t>
      </w:r>
      <w:proofErr w:type="spellEnd"/>
      <w:r>
        <w:rPr>
          <w:rStyle w:val="Aucun"/>
          <w:rFonts w:ascii="Calibri" w:hAnsi="Calibri"/>
        </w:rPr>
        <w:t xml:space="preserve">, and Govindan </w:t>
      </w:r>
      <w:proofErr w:type="spellStart"/>
      <w:r>
        <w:rPr>
          <w:rStyle w:val="Aucun"/>
          <w:rFonts w:ascii="Calibri" w:hAnsi="Calibri"/>
        </w:rPr>
        <w:t>Venkatasubramanian</w:t>
      </w:r>
      <w:proofErr w:type="spellEnd"/>
      <w:r>
        <w:rPr>
          <w:rStyle w:val="Aucun"/>
          <w:rFonts w:ascii="Calibri" w:hAnsi="Calibri"/>
        </w:rPr>
        <w:t xml:space="preserve">. 2018. “Why Do Financial Inclusion Policies Fail in Mobilizing Savings from the Poor? Lessons from Rural South India.” </w:t>
      </w:r>
      <w:r>
        <w:rPr>
          <w:rStyle w:val="Aucun"/>
          <w:rFonts w:ascii="Calibri" w:hAnsi="Calibri"/>
          <w:i/>
          <w:iCs/>
        </w:rPr>
        <w:t>Development Policy Review</w:t>
      </w:r>
      <w:r>
        <w:rPr>
          <w:rStyle w:val="Aucun"/>
          <w:rFonts w:ascii="Calibri" w:hAnsi="Calibri"/>
        </w:rPr>
        <w:t xml:space="preserve"> 36: O201–19.</w:t>
      </w:r>
    </w:p>
    <w:p w14:paraId="4B3151A2" w14:textId="4B10CAD9" w:rsidR="007D00B8" w:rsidRDefault="00C11B0B">
      <w:pPr>
        <w:pStyle w:val="Bibliography"/>
        <w:rPr>
          <w:rStyle w:val="Aucun"/>
          <w:rFonts w:ascii="Calibri" w:eastAsia="Calibri" w:hAnsi="Calibri" w:cs="Calibri"/>
        </w:rPr>
      </w:pPr>
      <w:r>
        <w:rPr>
          <w:rStyle w:val="Aucun"/>
          <w:rFonts w:ascii="Calibri" w:hAnsi="Calibri"/>
        </w:rPr>
        <w:t xml:space="preserve">Greene, Joshua C., and </w:t>
      </w:r>
      <w:proofErr w:type="spellStart"/>
      <w:r>
        <w:rPr>
          <w:rStyle w:val="Aucun"/>
          <w:rFonts w:ascii="Calibri" w:hAnsi="Calibri"/>
        </w:rPr>
        <w:t>Solène</w:t>
      </w:r>
      <w:proofErr w:type="spellEnd"/>
      <w:r>
        <w:rPr>
          <w:rStyle w:val="Aucun"/>
          <w:rFonts w:ascii="Calibri" w:hAnsi="Calibri"/>
        </w:rPr>
        <w:t xml:space="preserve"> </w:t>
      </w:r>
      <w:proofErr w:type="spellStart"/>
      <w:r>
        <w:rPr>
          <w:rStyle w:val="Aucun"/>
          <w:rFonts w:ascii="Calibri" w:hAnsi="Calibri"/>
        </w:rPr>
        <w:t>Morvant</w:t>
      </w:r>
      <w:proofErr w:type="spellEnd"/>
      <w:r>
        <w:rPr>
          <w:rStyle w:val="Aucun"/>
          <w:rFonts w:ascii="Calibri" w:hAnsi="Calibri"/>
        </w:rPr>
        <w:t xml:space="preserve">-Roux. 2020. “Social Reproduction, Ecological Dispossession and Dependency: Life Beside the Río Santiago in Mexico.” </w:t>
      </w:r>
      <w:r>
        <w:rPr>
          <w:rStyle w:val="Aucun"/>
          <w:rFonts w:ascii="Calibri" w:hAnsi="Calibri"/>
          <w:i/>
          <w:iCs/>
        </w:rPr>
        <w:t>Development and Change</w:t>
      </w:r>
      <w:r w:rsidR="00476DDF">
        <w:rPr>
          <w:rStyle w:val="Aucun"/>
          <w:rFonts w:ascii="Calibri" w:hAnsi="Calibri"/>
        </w:rPr>
        <w:t xml:space="preserve">, 51(6): </w:t>
      </w:r>
      <w:r w:rsidR="00476DDF" w:rsidRPr="00476DDF">
        <w:rPr>
          <w:rStyle w:val="Aucun"/>
          <w:rFonts w:ascii="Calibri" w:hAnsi="Calibri"/>
        </w:rPr>
        <w:t>1481–1510</w:t>
      </w:r>
    </w:p>
    <w:p w14:paraId="3E1592DC" w14:textId="77777777" w:rsidR="007D00B8" w:rsidRDefault="00C11B0B">
      <w:pPr>
        <w:pStyle w:val="Bibliography"/>
        <w:rPr>
          <w:rStyle w:val="Aucun"/>
          <w:rFonts w:ascii="Calibri" w:eastAsia="Calibri" w:hAnsi="Calibri" w:cs="Calibri"/>
        </w:rPr>
      </w:pPr>
      <w:r>
        <w:rPr>
          <w:rStyle w:val="Aucun"/>
          <w:rFonts w:ascii="Calibri" w:hAnsi="Calibri"/>
        </w:rPr>
        <w:t xml:space="preserve">Gregory, Chris A. 1997. </w:t>
      </w:r>
      <w:r>
        <w:rPr>
          <w:rStyle w:val="Aucun"/>
          <w:rFonts w:ascii="Calibri" w:hAnsi="Calibri"/>
          <w:i/>
          <w:iCs/>
        </w:rPr>
        <w:t>Savage Money: The Anthropology and Politics of Commodity Exchange</w:t>
      </w:r>
      <w:r>
        <w:rPr>
          <w:rStyle w:val="Aucun"/>
          <w:rFonts w:ascii="Calibri" w:hAnsi="Calibri"/>
        </w:rPr>
        <w:t xml:space="preserve">. Amsterdam: </w:t>
      </w:r>
      <w:proofErr w:type="spellStart"/>
      <w:r>
        <w:rPr>
          <w:rStyle w:val="Aucun"/>
          <w:rFonts w:ascii="Calibri" w:hAnsi="Calibri"/>
        </w:rPr>
        <w:t>Arwood</w:t>
      </w:r>
      <w:proofErr w:type="spellEnd"/>
      <w:r>
        <w:rPr>
          <w:rStyle w:val="Aucun"/>
          <w:rFonts w:ascii="Calibri" w:hAnsi="Calibri"/>
        </w:rPr>
        <w:t xml:space="preserve"> Academic Publishers.</w:t>
      </w:r>
    </w:p>
    <w:p w14:paraId="5CAFE80C" w14:textId="77777777" w:rsidR="007D00B8" w:rsidRDefault="00C11B0B">
      <w:pPr>
        <w:pStyle w:val="Bibliography"/>
        <w:rPr>
          <w:rStyle w:val="Aucun"/>
          <w:rFonts w:ascii="Calibri" w:eastAsia="Calibri" w:hAnsi="Calibri" w:cs="Calibri"/>
        </w:rPr>
      </w:pPr>
      <w:proofErr w:type="spellStart"/>
      <w:r>
        <w:rPr>
          <w:rStyle w:val="Aucun"/>
          <w:rFonts w:ascii="Calibri" w:hAnsi="Calibri"/>
        </w:rPr>
        <w:t>Guérin</w:t>
      </w:r>
      <w:proofErr w:type="spellEnd"/>
      <w:r>
        <w:rPr>
          <w:rStyle w:val="Aucun"/>
          <w:rFonts w:ascii="Calibri" w:hAnsi="Calibri"/>
        </w:rPr>
        <w:t xml:space="preserve">, Isabelle. 2013. “Bonded </w:t>
      </w:r>
      <w:proofErr w:type="spellStart"/>
      <w:r>
        <w:rPr>
          <w:rStyle w:val="Aucun"/>
          <w:rFonts w:ascii="Calibri" w:hAnsi="Calibri"/>
        </w:rPr>
        <w:t>Labour</w:t>
      </w:r>
      <w:proofErr w:type="spellEnd"/>
      <w:r>
        <w:rPr>
          <w:rStyle w:val="Aucun"/>
          <w:rFonts w:ascii="Calibri" w:hAnsi="Calibri"/>
        </w:rPr>
        <w:t xml:space="preserve">, Agrarian Changes and Capitalism: Emerging Patterns in South India.” </w:t>
      </w:r>
      <w:r>
        <w:rPr>
          <w:rStyle w:val="Aucun"/>
          <w:rFonts w:ascii="Calibri" w:hAnsi="Calibri"/>
          <w:i/>
          <w:iCs/>
        </w:rPr>
        <w:t>Journal of Agrarian Change</w:t>
      </w:r>
      <w:r>
        <w:rPr>
          <w:rStyle w:val="Aucun"/>
          <w:rFonts w:ascii="Calibri" w:hAnsi="Calibri"/>
        </w:rPr>
        <w:t xml:space="preserve"> 13 (3): 405–23.</w:t>
      </w:r>
    </w:p>
    <w:p w14:paraId="6366044D" w14:textId="5A9549BE" w:rsidR="007D00B8" w:rsidRPr="00F9188B" w:rsidRDefault="00C11B0B" w:rsidP="00F9188B">
      <w:pPr>
        <w:pStyle w:val="Bibliography"/>
        <w:rPr>
          <w:rStyle w:val="Aucun"/>
          <w:rFonts w:ascii="Calibri" w:hAnsi="Calibri" w:cs="Calibri"/>
          <w:sz w:val="22"/>
        </w:rPr>
      </w:pPr>
      <w:proofErr w:type="spellStart"/>
      <w:r>
        <w:rPr>
          <w:rStyle w:val="Aucun"/>
          <w:rFonts w:ascii="Calibri" w:hAnsi="Calibri"/>
        </w:rPr>
        <w:t>Guérin</w:t>
      </w:r>
      <w:proofErr w:type="spellEnd"/>
      <w:r>
        <w:rPr>
          <w:rStyle w:val="Aucun"/>
          <w:rFonts w:ascii="Calibri" w:hAnsi="Calibri"/>
        </w:rPr>
        <w:t xml:space="preserve">, Isabelle, Vincent </w:t>
      </w:r>
      <w:proofErr w:type="spellStart"/>
      <w:r>
        <w:rPr>
          <w:rStyle w:val="Aucun"/>
          <w:rFonts w:ascii="Calibri" w:hAnsi="Calibri"/>
        </w:rPr>
        <w:t>Guermond</w:t>
      </w:r>
      <w:proofErr w:type="spellEnd"/>
      <w:r>
        <w:rPr>
          <w:rStyle w:val="Aucun"/>
          <w:rFonts w:ascii="Calibri" w:hAnsi="Calibri"/>
        </w:rPr>
        <w:t xml:space="preserve">, Nithya Joseph, Nithya Natarajan, and G. </w:t>
      </w:r>
      <w:proofErr w:type="spellStart"/>
      <w:r>
        <w:rPr>
          <w:rStyle w:val="Aucun"/>
          <w:rFonts w:ascii="Calibri" w:hAnsi="Calibri"/>
        </w:rPr>
        <w:t>Venkatasubramanian</w:t>
      </w:r>
      <w:proofErr w:type="spellEnd"/>
      <w:r>
        <w:rPr>
          <w:rStyle w:val="Aucun"/>
          <w:rFonts w:ascii="Calibri" w:hAnsi="Calibri"/>
        </w:rPr>
        <w:t xml:space="preserve">. 2021. “COVID-19 and the </w:t>
      </w:r>
      <w:proofErr w:type="spellStart"/>
      <w:r>
        <w:rPr>
          <w:rStyle w:val="Aucun"/>
          <w:rFonts w:ascii="Calibri" w:hAnsi="Calibri"/>
        </w:rPr>
        <w:t>Unequalizing</w:t>
      </w:r>
      <w:proofErr w:type="spellEnd"/>
      <w:r>
        <w:rPr>
          <w:rStyle w:val="Aucun"/>
          <w:rFonts w:ascii="Calibri" w:hAnsi="Calibri"/>
        </w:rPr>
        <w:t xml:space="preserve"> Infrastructures of Financial Inclusion in Tamil Nadu.” </w:t>
      </w:r>
      <w:r>
        <w:rPr>
          <w:rStyle w:val="Aucun"/>
          <w:rFonts w:ascii="Calibri" w:hAnsi="Calibri"/>
          <w:i/>
          <w:iCs/>
        </w:rPr>
        <w:t>Development and Change</w:t>
      </w:r>
      <w:r w:rsidR="00F9188B">
        <w:rPr>
          <w:rStyle w:val="Aucun"/>
          <w:rFonts w:ascii="Calibri" w:hAnsi="Calibri"/>
        </w:rPr>
        <w:t xml:space="preserve">, </w:t>
      </w:r>
      <w:r w:rsidR="00F9188B" w:rsidRPr="00B228E9">
        <w:rPr>
          <w:rFonts w:ascii="Calibri" w:hAnsi="Calibri" w:cs="Calibri"/>
          <w:sz w:val="22"/>
        </w:rPr>
        <w:t>https://doi.org/10.1111/dech.12674.</w:t>
      </w:r>
    </w:p>
    <w:p w14:paraId="5BBFE60C" w14:textId="77777777" w:rsidR="007D00B8" w:rsidRDefault="00C11B0B">
      <w:pPr>
        <w:pStyle w:val="Bibliography"/>
        <w:rPr>
          <w:rStyle w:val="Aucun"/>
          <w:rFonts w:ascii="Calibri" w:eastAsia="Calibri" w:hAnsi="Calibri" w:cs="Calibri"/>
        </w:rPr>
      </w:pPr>
      <w:proofErr w:type="spellStart"/>
      <w:r>
        <w:rPr>
          <w:rStyle w:val="Aucun"/>
          <w:rFonts w:ascii="Calibri" w:hAnsi="Calibri"/>
        </w:rPr>
        <w:t>Guérin</w:t>
      </w:r>
      <w:proofErr w:type="spellEnd"/>
      <w:r>
        <w:rPr>
          <w:rStyle w:val="Aucun"/>
          <w:rFonts w:ascii="Calibri" w:hAnsi="Calibri"/>
        </w:rPr>
        <w:t xml:space="preserve">, Isabelle, Nithya Joseph, and G. </w:t>
      </w:r>
      <w:proofErr w:type="spellStart"/>
      <w:r>
        <w:rPr>
          <w:rStyle w:val="Aucun"/>
          <w:rFonts w:ascii="Calibri" w:hAnsi="Calibri"/>
        </w:rPr>
        <w:t>Venkatasubramanian</w:t>
      </w:r>
      <w:proofErr w:type="spellEnd"/>
      <w:r>
        <w:rPr>
          <w:rStyle w:val="Aucun"/>
          <w:rFonts w:ascii="Calibri" w:hAnsi="Calibri"/>
        </w:rPr>
        <w:t xml:space="preserve">. 2021. “How Indian Financial Infrastructure Failed during the Pandemic.” </w:t>
      </w:r>
      <w:r>
        <w:rPr>
          <w:rStyle w:val="Aucun"/>
          <w:rFonts w:ascii="Calibri" w:hAnsi="Calibri"/>
          <w:i/>
          <w:iCs/>
        </w:rPr>
        <w:t>The Wire</w:t>
      </w:r>
      <w:r>
        <w:rPr>
          <w:rStyle w:val="Aucun"/>
          <w:rFonts w:ascii="Calibri" w:hAnsi="Calibri"/>
        </w:rPr>
        <w:t>, June 23, 2021. https://m.thewire.in/byline/isabelle-guerin-nithya-joseph-and-g-venkatasubrama.</w:t>
      </w:r>
    </w:p>
    <w:p w14:paraId="6BE93FA9" w14:textId="77777777" w:rsidR="007D00B8" w:rsidRDefault="00C11B0B">
      <w:pPr>
        <w:pStyle w:val="Bibliography"/>
        <w:rPr>
          <w:rStyle w:val="Aucun"/>
          <w:rFonts w:ascii="Calibri" w:eastAsia="Calibri" w:hAnsi="Calibri" w:cs="Calibri"/>
        </w:rPr>
      </w:pPr>
      <w:r>
        <w:rPr>
          <w:rStyle w:val="Aucun"/>
          <w:rFonts w:ascii="Calibri" w:hAnsi="Calibri"/>
          <w:lang w:val="fr-FR"/>
        </w:rPr>
        <w:t xml:space="preserve">Guérin, Isabelle, Cécile Mouchel, Christophe Jalil </w:t>
      </w:r>
      <w:proofErr w:type="spellStart"/>
      <w:r>
        <w:rPr>
          <w:rStyle w:val="Aucun"/>
          <w:rFonts w:ascii="Calibri" w:hAnsi="Calibri"/>
          <w:lang w:val="fr-FR"/>
        </w:rPr>
        <w:t>Nordman</w:t>
      </w:r>
      <w:proofErr w:type="spellEnd"/>
      <w:r>
        <w:rPr>
          <w:rStyle w:val="Aucun"/>
          <w:rFonts w:ascii="Calibri" w:hAnsi="Calibri"/>
          <w:lang w:val="fr-FR"/>
        </w:rPr>
        <w:t xml:space="preserve">. </w:t>
      </w:r>
      <w:r w:rsidRPr="00AE1CDC">
        <w:rPr>
          <w:rStyle w:val="Aucun"/>
          <w:rFonts w:ascii="Calibri" w:hAnsi="Calibri"/>
        </w:rPr>
        <w:t xml:space="preserve">2021. </w:t>
      </w:r>
      <w:r>
        <w:rPr>
          <w:rStyle w:val="Aucun"/>
          <w:rFonts w:ascii="Calibri" w:hAnsi="Calibri"/>
        </w:rPr>
        <w:t>“With a Little Help From My Friends? Surviving the Lockdown Using Social Networks in Rural South India</w:t>
      </w:r>
      <w:r w:rsidRPr="00AE1CDC">
        <w:rPr>
          <w:rStyle w:val="Aucun"/>
          <w:rFonts w:ascii="Calibri" w:hAnsi="Calibri"/>
        </w:rPr>
        <w:t>.</w:t>
      </w:r>
      <w:r>
        <w:rPr>
          <w:rStyle w:val="Aucun"/>
          <w:rFonts w:ascii="Calibri" w:hAnsi="Calibri"/>
        </w:rPr>
        <w:t>”</w:t>
      </w:r>
      <w:r w:rsidRPr="00AE1CDC">
        <w:rPr>
          <w:rStyle w:val="Aucun"/>
          <w:rFonts w:ascii="Calibri" w:hAnsi="Calibri"/>
        </w:rPr>
        <w:t xml:space="preserve"> </w:t>
      </w:r>
      <w:r w:rsidRPr="00AE1CDC">
        <w:rPr>
          <w:rStyle w:val="Aucun"/>
          <w:rFonts w:ascii="Calibri" w:hAnsi="Calibri"/>
          <w:i/>
          <w:iCs/>
        </w:rPr>
        <w:t>South Asia Multidisciplinary Academic Journal</w:t>
      </w:r>
      <w:r>
        <w:rPr>
          <w:rStyle w:val="Aucun"/>
          <w:rFonts w:ascii="Calibri" w:hAnsi="Calibri"/>
        </w:rPr>
        <w:t>, forthcoming.</w:t>
      </w:r>
    </w:p>
    <w:p w14:paraId="6E3C2669" w14:textId="77777777" w:rsidR="007D00B8" w:rsidRDefault="00C11B0B">
      <w:pPr>
        <w:pStyle w:val="Bibliography"/>
        <w:rPr>
          <w:rStyle w:val="Aucun"/>
          <w:rFonts w:ascii="Calibri" w:eastAsia="Calibri" w:hAnsi="Calibri" w:cs="Calibri"/>
        </w:rPr>
      </w:pPr>
      <w:proofErr w:type="spellStart"/>
      <w:r>
        <w:rPr>
          <w:rStyle w:val="Aucun"/>
          <w:rFonts w:ascii="Calibri" w:hAnsi="Calibri"/>
        </w:rPr>
        <w:t>Guérin</w:t>
      </w:r>
      <w:proofErr w:type="spellEnd"/>
      <w:r>
        <w:rPr>
          <w:rStyle w:val="Aucun"/>
          <w:rFonts w:ascii="Calibri" w:hAnsi="Calibri"/>
        </w:rPr>
        <w:t xml:space="preserve">, Isabelle, </w:t>
      </w:r>
      <w:proofErr w:type="spellStart"/>
      <w:r>
        <w:rPr>
          <w:rStyle w:val="Aucun"/>
          <w:rFonts w:ascii="Calibri" w:hAnsi="Calibri"/>
        </w:rPr>
        <w:t>Youna</w:t>
      </w:r>
      <w:proofErr w:type="spellEnd"/>
      <w:r>
        <w:rPr>
          <w:rStyle w:val="Aucun"/>
          <w:rFonts w:ascii="Calibri" w:hAnsi="Calibri"/>
        </w:rPr>
        <w:t xml:space="preserve"> </w:t>
      </w:r>
      <w:proofErr w:type="spellStart"/>
      <w:r>
        <w:rPr>
          <w:rStyle w:val="Aucun"/>
          <w:rFonts w:ascii="Calibri" w:hAnsi="Calibri"/>
        </w:rPr>
        <w:t>Lanos</w:t>
      </w:r>
      <w:proofErr w:type="spellEnd"/>
      <w:r>
        <w:rPr>
          <w:rStyle w:val="Aucun"/>
          <w:rFonts w:ascii="Calibri" w:hAnsi="Calibri"/>
        </w:rPr>
        <w:t xml:space="preserve">, Sébastien </w:t>
      </w:r>
      <w:proofErr w:type="spellStart"/>
      <w:r>
        <w:rPr>
          <w:rStyle w:val="Aucun"/>
          <w:rFonts w:ascii="Calibri" w:hAnsi="Calibri"/>
        </w:rPr>
        <w:t>Michiels</w:t>
      </w:r>
      <w:proofErr w:type="spellEnd"/>
      <w:r>
        <w:rPr>
          <w:rStyle w:val="Aucun"/>
          <w:rFonts w:ascii="Calibri" w:hAnsi="Calibri"/>
        </w:rPr>
        <w:t xml:space="preserve">, Christophe Jalil </w:t>
      </w:r>
      <w:proofErr w:type="spellStart"/>
      <w:r>
        <w:rPr>
          <w:rStyle w:val="Aucun"/>
          <w:rFonts w:ascii="Calibri" w:hAnsi="Calibri"/>
        </w:rPr>
        <w:t>Nordman</w:t>
      </w:r>
      <w:proofErr w:type="spellEnd"/>
      <w:r>
        <w:rPr>
          <w:rStyle w:val="Aucun"/>
          <w:rFonts w:ascii="Calibri" w:hAnsi="Calibri"/>
        </w:rPr>
        <w:t xml:space="preserve">, and Govindan </w:t>
      </w:r>
      <w:proofErr w:type="spellStart"/>
      <w:r>
        <w:rPr>
          <w:rStyle w:val="Aucun"/>
          <w:rFonts w:ascii="Calibri" w:hAnsi="Calibri"/>
        </w:rPr>
        <w:t>Venkatasubramanian</w:t>
      </w:r>
      <w:proofErr w:type="spellEnd"/>
      <w:r>
        <w:rPr>
          <w:rStyle w:val="Aucun"/>
          <w:rFonts w:ascii="Calibri" w:hAnsi="Calibri"/>
        </w:rPr>
        <w:t xml:space="preserve">. 2017. “Insights on </w:t>
      </w:r>
      <w:proofErr w:type="spellStart"/>
      <w:r>
        <w:rPr>
          <w:rStyle w:val="Aucun"/>
          <w:rFonts w:ascii="Calibri" w:hAnsi="Calibri"/>
        </w:rPr>
        <w:t>Demonetisation</w:t>
      </w:r>
      <w:proofErr w:type="spellEnd"/>
      <w:r>
        <w:rPr>
          <w:rStyle w:val="Aucun"/>
          <w:rFonts w:ascii="Calibri" w:hAnsi="Calibri"/>
        </w:rPr>
        <w:t xml:space="preserve"> from Rural Tamil Nadu.” </w:t>
      </w:r>
      <w:r>
        <w:rPr>
          <w:rStyle w:val="Aucun"/>
          <w:rFonts w:ascii="Calibri" w:hAnsi="Calibri"/>
          <w:i/>
          <w:iCs/>
        </w:rPr>
        <w:t>Economic &amp; Political Weekly</w:t>
      </w:r>
      <w:r>
        <w:rPr>
          <w:rStyle w:val="Aucun"/>
          <w:rFonts w:ascii="Calibri" w:hAnsi="Calibri"/>
        </w:rPr>
        <w:t xml:space="preserve"> 52 (52): 45.</w:t>
      </w:r>
    </w:p>
    <w:p w14:paraId="149A7944" w14:textId="77777777" w:rsidR="007D00B8" w:rsidRDefault="00C11B0B">
      <w:pPr>
        <w:pStyle w:val="Bibliography"/>
        <w:rPr>
          <w:rStyle w:val="Aucun"/>
          <w:rFonts w:ascii="Calibri" w:eastAsia="Calibri" w:hAnsi="Calibri" w:cs="Calibri"/>
        </w:rPr>
      </w:pPr>
      <w:proofErr w:type="spellStart"/>
      <w:r>
        <w:rPr>
          <w:rStyle w:val="Aucun"/>
          <w:rFonts w:ascii="Calibri" w:hAnsi="Calibri"/>
        </w:rPr>
        <w:t>Guérin</w:t>
      </w:r>
      <w:proofErr w:type="spellEnd"/>
      <w:r>
        <w:rPr>
          <w:rStyle w:val="Aucun"/>
          <w:rFonts w:ascii="Calibri" w:hAnsi="Calibri"/>
        </w:rPr>
        <w:t xml:space="preserve">, Isabelle, </w:t>
      </w:r>
      <w:proofErr w:type="spellStart"/>
      <w:r>
        <w:rPr>
          <w:rStyle w:val="Aucun"/>
          <w:rFonts w:ascii="Calibri" w:hAnsi="Calibri"/>
        </w:rPr>
        <w:t>Solène</w:t>
      </w:r>
      <w:proofErr w:type="spellEnd"/>
      <w:r>
        <w:rPr>
          <w:rStyle w:val="Aucun"/>
          <w:rFonts w:ascii="Calibri" w:hAnsi="Calibri"/>
        </w:rPr>
        <w:t xml:space="preserve"> </w:t>
      </w:r>
      <w:proofErr w:type="spellStart"/>
      <w:r>
        <w:rPr>
          <w:rStyle w:val="Aucun"/>
          <w:rFonts w:ascii="Calibri" w:hAnsi="Calibri"/>
        </w:rPr>
        <w:t>Morvant</w:t>
      </w:r>
      <w:proofErr w:type="spellEnd"/>
      <w:r>
        <w:rPr>
          <w:rStyle w:val="Aucun"/>
          <w:rFonts w:ascii="Calibri" w:hAnsi="Calibri"/>
        </w:rPr>
        <w:t xml:space="preserve">-Roux, and Magdalena Villarreal, eds. 2013. </w:t>
      </w:r>
      <w:r>
        <w:rPr>
          <w:rStyle w:val="Aucun"/>
          <w:rFonts w:ascii="Calibri" w:hAnsi="Calibri"/>
          <w:i/>
          <w:iCs/>
        </w:rPr>
        <w:t>Microfinance, Debt and over-Indebtedness: Juggling with Money</w:t>
      </w:r>
      <w:r>
        <w:rPr>
          <w:rStyle w:val="Aucun"/>
          <w:rFonts w:ascii="Calibri" w:hAnsi="Calibri"/>
        </w:rPr>
        <w:t>. London and New-York: Routledge.</w:t>
      </w:r>
    </w:p>
    <w:p w14:paraId="052AE792" w14:textId="77777777" w:rsidR="007D00B8" w:rsidRDefault="00C11B0B">
      <w:pPr>
        <w:pStyle w:val="Bibliography"/>
        <w:rPr>
          <w:rStyle w:val="Aucun"/>
          <w:rFonts w:ascii="Calibri" w:eastAsia="Calibri" w:hAnsi="Calibri" w:cs="Calibri"/>
        </w:rPr>
      </w:pPr>
      <w:proofErr w:type="spellStart"/>
      <w:r w:rsidRPr="00B40C1E">
        <w:rPr>
          <w:rStyle w:val="Aucun"/>
          <w:rFonts w:ascii="Calibri" w:hAnsi="Calibri"/>
          <w:lang w:val="en-GB"/>
          <w:rPrChange w:id="1733" w:author="Arnaud" w:date="2021-08-19T00:20:00Z">
            <w:rPr>
              <w:rStyle w:val="Aucun"/>
              <w:rFonts w:ascii="Calibri" w:hAnsi="Calibri"/>
            </w:rPr>
          </w:rPrChange>
        </w:rPr>
        <w:t>Guérin</w:t>
      </w:r>
      <w:proofErr w:type="spellEnd"/>
      <w:r w:rsidRPr="00B40C1E">
        <w:rPr>
          <w:rStyle w:val="Aucun"/>
          <w:rFonts w:ascii="Calibri" w:hAnsi="Calibri"/>
          <w:lang w:val="en-GB"/>
          <w:rPrChange w:id="1734" w:author="Arnaud" w:date="2021-08-19T00:20:00Z">
            <w:rPr>
              <w:rStyle w:val="Aucun"/>
              <w:rFonts w:ascii="Calibri" w:hAnsi="Calibri"/>
            </w:rPr>
          </w:rPrChange>
        </w:rPr>
        <w:t xml:space="preserve">, Isabelle, G. </w:t>
      </w:r>
      <w:proofErr w:type="spellStart"/>
      <w:r w:rsidRPr="00B40C1E">
        <w:rPr>
          <w:rStyle w:val="Aucun"/>
          <w:rFonts w:ascii="Calibri" w:hAnsi="Calibri"/>
          <w:lang w:val="en-GB"/>
          <w:rPrChange w:id="1735" w:author="Arnaud" w:date="2021-08-19T00:20:00Z">
            <w:rPr>
              <w:rStyle w:val="Aucun"/>
              <w:rFonts w:ascii="Calibri" w:hAnsi="Calibri"/>
            </w:rPr>
          </w:rPrChange>
        </w:rPr>
        <w:t>Venkatasubramanian</w:t>
      </w:r>
      <w:proofErr w:type="spellEnd"/>
      <w:r w:rsidRPr="00B40C1E">
        <w:rPr>
          <w:rStyle w:val="Aucun"/>
          <w:rFonts w:ascii="Calibri" w:hAnsi="Calibri"/>
          <w:lang w:val="en-GB"/>
          <w:rPrChange w:id="1736" w:author="Arnaud" w:date="2021-08-19T00:20:00Z">
            <w:rPr>
              <w:rStyle w:val="Aucun"/>
              <w:rFonts w:ascii="Calibri" w:hAnsi="Calibri"/>
            </w:rPr>
          </w:rPrChange>
        </w:rPr>
        <w:t xml:space="preserve">, and Sébastien </w:t>
      </w:r>
      <w:proofErr w:type="spellStart"/>
      <w:r w:rsidRPr="00B40C1E">
        <w:rPr>
          <w:rStyle w:val="Aucun"/>
          <w:rFonts w:ascii="Calibri" w:hAnsi="Calibri"/>
          <w:lang w:val="en-GB"/>
          <w:rPrChange w:id="1737" w:author="Arnaud" w:date="2021-08-19T00:20:00Z">
            <w:rPr>
              <w:rStyle w:val="Aucun"/>
              <w:rFonts w:ascii="Calibri" w:hAnsi="Calibri"/>
            </w:rPr>
          </w:rPrChange>
        </w:rPr>
        <w:t>Michiels</w:t>
      </w:r>
      <w:proofErr w:type="spellEnd"/>
      <w:r w:rsidRPr="00B40C1E">
        <w:rPr>
          <w:rStyle w:val="Aucun"/>
          <w:rFonts w:ascii="Calibri" w:hAnsi="Calibri"/>
          <w:lang w:val="en-GB"/>
          <w:rPrChange w:id="1738" w:author="Arnaud" w:date="2021-08-19T00:20:00Z">
            <w:rPr>
              <w:rStyle w:val="Aucun"/>
              <w:rFonts w:ascii="Calibri" w:hAnsi="Calibri"/>
            </w:rPr>
          </w:rPrChange>
        </w:rPr>
        <w:t xml:space="preserve">. </w:t>
      </w:r>
      <w:r>
        <w:rPr>
          <w:rStyle w:val="Aucun"/>
          <w:rFonts w:ascii="Calibri" w:hAnsi="Calibri"/>
        </w:rPr>
        <w:t>2014. “</w:t>
      </w:r>
      <w:proofErr w:type="spellStart"/>
      <w:r>
        <w:rPr>
          <w:rStyle w:val="Aucun"/>
          <w:rFonts w:ascii="Calibri" w:hAnsi="Calibri"/>
        </w:rPr>
        <w:t>Labour</w:t>
      </w:r>
      <w:proofErr w:type="spellEnd"/>
      <w:r>
        <w:rPr>
          <w:rStyle w:val="Aucun"/>
          <w:rFonts w:ascii="Calibri" w:hAnsi="Calibri"/>
        </w:rPr>
        <w:t xml:space="preserve"> in Contemporary South India.” In </w:t>
      </w:r>
      <w:r>
        <w:rPr>
          <w:rStyle w:val="Aucun"/>
          <w:rFonts w:ascii="Calibri" w:hAnsi="Calibri"/>
          <w:i/>
          <w:iCs/>
        </w:rPr>
        <w:t>Indian Capitalism in Development</w:t>
      </w:r>
      <w:r>
        <w:rPr>
          <w:rStyle w:val="Aucun"/>
          <w:rFonts w:ascii="Calibri" w:hAnsi="Calibri"/>
        </w:rPr>
        <w:t xml:space="preserve">, edited by Barbara </w:t>
      </w:r>
      <w:proofErr w:type="spellStart"/>
      <w:r>
        <w:rPr>
          <w:rStyle w:val="Aucun"/>
          <w:rFonts w:ascii="Calibri" w:hAnsi="Calibri"/>
        </w:rPr>
        <w:t>Harriss</w:t>
      </w:r>
      <w:proofErr w:type="spellEnd"/>
      <w:r>
        <w:rPr>
          <w:rStyle w:val="Aucun"/>
          <w:rFonts w:ascii="Calibri" w:hAnsi="Calibri"/>
        </w:rPr>
        <w:t xml:space="preserve">-White and Judith </w:t>
      </w:r>
      <w:proofErr w:type="spellStart"/>
      <w:r>
        <w:rPr>
          <w:rStyle w:val="Aucun"/>
          <w:rFonts w:ascii="Calibri" w:hAnsi="Calibri"/>
        </w:rPr>
        <w:t>Heyer</w:t>
      </w:r>
      <w:proofErr w:type="spellEnd"/>
      <w:r>
        <w:rPr>
          <w:rStyle w:val="Aucun"/>
          <w:rFonts w:ascii="Calibri" w:hAnsi="Calibri"/>
        </w:rPr>
        <w:t>, 118–35. London: Routledge.</w:t>
      </w:r>
    </w:p>
    <w:p w14:paraId="5A02728D" w14:textId="2EC5E4D5" w:rsidR="007D00B8" w:rsidRDefault="00C11B0B">
      <w:pPr>
        <w:pStyle w:val="Bibliography"/>
        <w:rPr>
          <w:rStyle w:val="Aucun"/>
          <w:rFonts w:ascii="Calibri" w:eastAsia="Calibri" w:hAnsi="Calibri" w:cs="Calibri"/>
        </w:rPr>
      </w:pPr>
      <w:proofErr w:type="spellStart"/>
      <w:r>
        <w:rPr>
          <w:rStyle w:val="Aucun"/>
          <w:rFonts w:ascii="Calibri" w:hAnsi="Calibri"/>
        </w:rPr>
        <w:t>Guérin</w:t>
      </w:r>
      <w:proofErr w:type="spellEnd"/>
      <w:r>
        <w:rPr>
          <w:rStyle w:val="Aucun"/>
          <w:rFonts w:ascii="Calibri" w:hAnsi="Calibri"/>
        </w:rPr>
        <w:t xml:space="preserve">, Isabelle, Govindan </w:t>
      </w:r>
      <w:proofErr w:type="spellStart"/>
      <w:r>
        <w:rPr>
          <w:rStyle w:val="Aucun"/>
          <w:rFonts w:ascii="Calibri" w:hAnsi="Calibri"/>
        </w:rPr>
        <w:t>Venkatasubramanian</w:t>
      </w:r>
      <w:proofErr w:type="spellEnd"/>
      <w:r>
        <w:rPr>
          <w:rStyle w:val="Aucun"/>
          <w:rFonts w:ascii="Calibri" w:hAnsi="Calibri"/>
        </w:rPr>
        <w:t xml:space="preserve">, and Santosh Kumar. 2020. “Rethinking Saving: Indian Ceremonial Gifts as Relational and Reproductive Saving.” </w:t>
      </w:r>
      <w:r>
        <w:rPr>
          <w:rStyle w:val="Aucun"/>
          <w:rFonts w:ascii="Calibri" w:hAnsi="Calibri"/>
          <w:i/>
          <w:iCs/>
        </w:rPr>
        <w:t>Journal of Cultural Economy</w:t>
      </w:r>
      <w:r w:rsidR="00476DDF">
        <w:rPr>
          <w:rStyle w:val="Aucun"/>
          <w:rFonts w:ascii="Calibri" w:hAnsi="Calibri"/>
        </w:rPr>
        <w:t xml:space="preserve"> 13 (4): 387–401</w:t>
      </w:r>
      <w:r>
        <w:rPr>
          <w:rStyle w:val="Aucun"/>
          <w:rFonts w:ascii="Calibri" w:hAnsi="Calibri"/>
        </w:rPr>
        <w:t>.</w:t>
      </w:r>
    </w:p>
    <w:p w14:paraId="2AF17300" w14:textId="77777777" w:rsidR="007D00B8" w:rsidRDefault="00C11B0B">
      <w:pPr>
        <w:pStyle w:val="Bibliography"/>
        <w:rPr>
          <w:rStyle w:val="Aucun"/>
          <w:rFonts w:ascii="Calibri" w:eastAsia="Calibri" w:hAnsi="Calibri" w:cs="Calibri"/>
        </w:rPr>
      </w:pPr>
      <w:proofErr w:type="spellStart"/>
      <w:r>
        <w:rPr>
          <w:rStyle w:val="Aucun"/>
          <w:rFonts w:ascii="Calibri" w:hAnsi="Calibri"/>
        </w:rPr>
        <w:t>Harriss</w:t>
      </w:r>
      <w:proofErr w:type="spellEnd"/>
      <w:r>
        <w:rPr>
          <w:rStyle w:val="Aucun"/>
          <w:rFonts w:ascii="Calibri" w:hAnsi="Calibri"/>
        </w:rPr>
        <w:t>, John. 2013. “Does ‘</w:t>
      </w:r>
      <w:proofErr w:type="spellStart"/>
      <w:r>
        <w:rPr>
          <w:rStyle w:val="Aucun"/>
          <w:rFonts w:ascii="Calibri" w:hAnsi="Calibri"/>
        </w:rPr>
        <w:t>Landlordism’Still</w:t>
      </w:r>
      <w:proofErr w:type="spellEnd"/>
      <w:r>
        <w:rPr>
          <w:rStyle w:val="Aucun"/>
          <w:rFonts w:ascii="Calibri" w:hAnsi="Calibri"/>
        </w:rPr>
        <w:t xml:space="preserve"> Matter? Reflections on Agrarian Change in I </w:t>
      </w:r>
      <w:proofErr w:type="spellStart"/>
      <w:r>
        <w:rPr>
          <w:rStyle w:val="Aucun"/>
          <w:rFonts w:ascii="Calibri" w:hAnsi="Calibri"/>
        </w:rPr>
        <w:t>Ndia</w:t>
      </w:r>
      <w:proofErr w:type="spellEnd"/>
      <w:r>
        <w:rPr>
          <w:rStyle w:val="Aucun"/>
          <w:rFonts w:ascii="Calibri" w:hAnsi="Calibri"/>
        </w:rPr>
        <w:t xml:space="preserve">.” </w:t>
      </w:r>
      <w:r>
        <w:rPr>
          <w:rStyle w:val="Aucun"/>
          <w:rFonts w:ascii="Calibri" w:hAnsi="Calibri"/>
          <w:i/>
          <w:iCs/>
        </w:rPr>
        <w:t>Journal of Agrarian Change</w:t>
      </w:r>
      <w:r>
        <w:rPr>
          <w:rStyle w:val="Aucun"/>
          <w:rFonts w:ascii="Calibri" w:hAnsi="Calibri"/>
        </w:rPr>
        <w:t xml:space="preserve"> 13 (3): 351–64.</w:t>
      </w:r>
    </w:p>
    <w:p w14:paraId="0BD5906F" w14:textId="77777777" w:rsidR="007D00B8" w:rsidRDefault="00C11B0B">
      <w:pPr>
        <w:pStyle w:val="Bibliography"/>
        <w:rPr>
          <w:rStyle w:val="Aucun"/>
          <w:rFonts w:ascii="Calibri" w:eastAsia="Calibri" w:hAnsi="Calibri" w:cs="Calibri"/>
        </w:rPr>
      </w:pPr>
      <w:proofErr w:type="spellStart"/>
      <w:r>
        <w:rPr>
          <w:rStyle w:val="Aucun"/>
          <w:rFonts w:ascii="Calibri" w:hAnsi="Calibri"/>
        </w:rPr>
        <w:lastRenderedPageBreak/>
        <w:t>Harriss</w:t>
      </w:r>
      <w:proofErr w:type="spellEnd"/>
      <w:r>
        <w:rPr>
          <w:rStyle w:val="Aucun"/>
          <w:rFonts w:ascii="Calibri" w:hAnsi="Calibri"/>
        </w:rPr>
        <w:t xml:space="preserve">, John, and J. </w:t>
      </w:r>
      <w:proofErr w:type="spellStart"/>
      <w:r>
        <w:rPr>
          <w:rStyle w:val="Aucun"/>
          <w:rFonts w:ascii="Calibri" w:hAnsi="Calibri"/>
        </w:rPr>
        <w:t>Jeyaranjan</w:t>
      </w:r>
      <w:proofErr w:type="spellEnd"/>
      <w:r>
        <w:rPr>
          <w:rStyle w:val="Aucun"/>
          <w:rFonts w:ascii="Calibri" w:hAnsi="Calibri"/>
        </w:rPr>
        <w:t xml:space="preserve">. 2016. “Rural Tamil Nadu in the Liberalization Era: What Do We Learn from Village Studies?” In </w:t>
      </w:r>
      <w:r>
        <w:rPr>
          <w:rStyle w:val="Aucun"/>
          <w:rFonts w:ascii="Calibri" w:hAnsi="Calibri"/>
          <w:i/>
          <w:iCs/>
        </w:rPr>
        <w:t>The Changing Village in India: Insights from Longitudinal Research</w:t>
      </w:r>
      <w:r>
        <w:rPr>
          <w:rStyle w:val="Aucun"/>
          <w:rFonts w:ascii="Calibri" w:hAnsi="Calibri"/>
        </w:rPr>
        <w:t>, edited by Himanshu, Jha, and Rodgers. New Delhi: Oxford University Press.</w:t>
      </w:r>
    </w:p>
    <w:p w14:paraId="1B12A61A" w14:textId="77777777" w:rsidR="007D00B8" w:rsidRDefault="00C11B0B">
      <w:pPr>
        <w:pStyle w:val="Bibliography"/>
        <w:rPr>
          <w:rStyle w:val="Aucun"/>
          <w:rFonts w:ascii="Calibri" w:eastAsia="Calibri" w:hAnsi="Calibri" w:cs="Calibri"/>
        </w:rPr>
      </w:pPr>
      <w:proofErr w:type="spellStart"/>
      <w:r>
        <w:rPr>
          <w:rStyle w:val="Aucun"/>
          <w:rFonts w:ascii="Calibri" w:hAnsi="Calibri"/>
        </w:rPr>
        <w:t>Harriss</w:t>
      </w:r>
      <w:proofErr w:type="spellEnd"/>
      <w:r>
        <w:rPr>
          <w:rStyle w:val="Aucun"/>
          <w:rFonts w:ascii="Calibri" w:hAnsi="Calibri"/>
        </w:rPr>
        <w:t xml:space="preserve">-White, Barbara. 2003. </w:t>
      </w:r>
      <w:r>
        <w:rPr>
          <w:rStyle w:val="Aucun"/>
          <w:rFonts w:ascii="Calibri" w:hAnsi="Calibri"/>
          <w:i/>
          <w:iCs/>
        </w:rPr>
        <w:t>India Working: Essays on Society and Economy</w:t>
      </w:r>
      <w:r>
        <w:rPr>
          <w:rStyle w:val="Aucun"/>
          <w:rFonts w:ascii="Calibri" w:hAnsi="Calibri"/>
        </w:rPr>
        <w:t>. Vol. 8. Cambridge: Cambridge University Press.</w:t>
      </w:r>
    </w:p>
    <w:p w14:paraId="357AFAA1" w14:textId="77777777" w:rsidR="007D00B8" w:rsidRDefault="00C11B0B">
      <w:pPr>
        <w:pStyle w:val="Bibliography"/>
        <w:rPr>
          <w:rStyle w:val="Aucun"/>
          <w:rFonts w:ascii="Calibri" w:eastAsia="Calibri" w:hAnsi="Calibri" w:cs="Calibri"/>
        </w:rPr>
      </w:pPr>
      <w:r>
        <w:rPr>
          <w:rStyle w:val="Aucun"/>
          <w:rFonts w:ascii="Calibri" w:hAnsi="Calibri"/>
        </w:rPr>
        <w:t xml:space="preserve">———. 2020. “The Modi Sarkar’s Project for India’s Informal Economy.” </w:t>
      </w:r>
      <w:r>
        <w:rPr>
          <w:rStyle w:val="Aucun"/>
          <w:rFonts w:ascii="Calibri" w:hAnsi="Calibri"/>
          <w:i/>
          <w:iCs/>
        </w:rPr>
        <w:t>The Wire</w:t>
      </w:r>
      <w:r>
        <w:rPr>
          <w:rStyle w:val="Aucun"/>
          <w:rFonts w:ascii="Calibri" w:hAnsi="Calibri"/>
        </w:rPr>
        <w:t>, May 20, 2020. https://thewire.in/political-economy/the-modi-sarkars-project-for-indias-informal-economy.</w:t>
      </w:r>
    </w:p>
    <w:p w14:paraId="49EDBB65" w14:textId="77777777" w:rsidR="007D00B8" w:rsidRDefault="00C11B0B">
      <w:pPr>
        <w:pStyle w:val="Bibliography"/>
        <w:rPr>
          <w:rStyle w:val="Aucun"/>
          <w:rFonts w:ascii="Calibri" w:eastAsia="Calibri" w:hAnsi="Calibri" w:cs="Calibri"/>
        </w:rPr>
      </w:pPr>
      <w:r>
        <w:rPr>
          <w:rStyle w:val="Aucun"/>
          <w:rFonts w:ascii="Calibri" w:hAnsi="Calibri"/>
        </w:rPr>
        <w:t xml:space="preserve">Hart, Keith. 2000. “Kinship, Contract, and Trust: The Economic Organization of Migrants in an African City Slum.” </w:t>
      </w:r>
      <w:r>
        <w:rPr>
          <w:rStyle w:val="Aucun"/>
          <w:rFonts w:ascii="Calibri" w:hAnsi="Calibri"/>
          <w:i/>
          <w:iCs/>
        </w:rPr>
        <w:t>Trust: Making and Breaking Cooperative Relations</w:t>
      </w:r>
      <w:r>
        <w:rPr>
          <w:rStyle w:val="Aucun"/>
          <w:rFonts w:ascii="Calibri" w:hAnsi="Calibri"/>
        </w:rPr>
        <w:t>, 176–93.</w:t>
      </w:r>
    </w:p>
    <w:p w14:paraId="403AE16A" w14:textId="77777777" w:rsidR="007D00B8" w:rsidRDefault="00C11B0B">
      <w:pPr>
        <w:pStyle w:val="Bibliography"/>
        <w:rPr>
          <w:rStyle w:val="Aucun"/>
          <w:rFonts w:ascii="Calibri" w:eastAsia="Calibri" w:hAnsi="Calibri" w:cs="Calibri"/>
        </w:rPr>
      </w:pPr>
      <w:proofErr w:type="spellStart"/>
      <w:r>
        <w:rPr>
          <w:rStyle w:val="Aucun"/>
          <w:rFonts w:ascii="Calibri" w:hAnsi="Calibri"/>
        </w:rPr>
        <w:t>Heyer</w:t>
      </w:r>
      <w:proofErr w:type="spellEnd"/>
      <w:r>
        <w:rPr>
          <w:rStyle w:val="Aucun"/>
          <w:rFonts w:ascii="Calibri" w:hAnsi="Calibri"/>
        </w:rPr>
        <w:t>, Judith. 2012. “</w:t>
      </w:r>
      <w:proofErr w:type="spellStart"/>
      <w:r>
        <w:rPr>
          <w:rStyle w:val="Aucun"/>
          <w:rFonts w:ascii="Calibri" w:hAnsi="Calibri"/>
        </w:rPr>
        <w:t>Labour</w:t>
      </w:r>
      <w:proofErr w:type="spellEnd"/>
      <w:r>
        <w:rPr>
          <w:rStyle w:val="Aucun"/>
          <w:rFonts w:ascii="Calibri" w:hAnsi="Calibri"/>
        </w:rPr>
        <w:t xml:space="preserve"> Standards and Social Policy: A South Indian Case Study.” </w:t>
      </w:r>
      <w:r>
        <w:rPr>
          <w:rStyle w:val="Aucun"/>
          <w:rFonts w:ascii="Calibri" w:hAnsi="Calibri"/>
          <w:i/>
          <w:iCs/>
        </w:rPr>
        <w:t xml:space="preserve">Global </w:t>
      </w:r>
      <w:proofErr w:type="spellStart"/>
      <w:r>
        <w:rPr>
          <w:rStyle w:val="Aucun"/>
          <w:rFonts w:ascii="Calibri" w:hAnsi="Calibri"/>
          <w:i/>
          <w:iCs/>
        </w:rPr>
        <w:t>Labour</w:t>
      </w:r>
      <w:proofErr w:type="spellEnd"/>
      <w:r>
        <w:rPr>
          <w:rStyle w:val="Aucun"/>
          <w:rFonts w:ascii="Calibri" w:hAnsi="Calibri"/>
          <w:i/>
          <w:iCs/>
        </w:rPr>
        <w:t xml:space="preserve"> Journal</w:t>
      </w:r>
      <w:r>
        <w:rPr>
          <w:rStyle w:val="Aucun"/>
          <w:rFonts w:ascii="Calibri" w:hAnsi="Calibri"/>
        </w:rPr>
        <w:t xml:space="preserve"> 3 (1): 91–117.</w:t>
      </w:r>
    </w:p>
    <w:p w14:paraId="2DE6838A" w14:textId="77777777" w:rsidR="007D00B8" w:rsidRDefault="00C11B0B">
      <w:pPr>
        <w:pStyle w:val="Bibliography"/>
        <w:rPr>
          <w:rStyle w:val="Aucun"/>
          <w:rFonts w:ascii="Calibri" w:eastAsia="Calibri" w:hAnsi="Calibri" w:cs="Calibri"/>
        </w:rPr>
      </w:pPr>
      <w:proofErr w:type="spellStart"/>
      <w:r>
        <w:rPr>
          <w:rStyle w:val="Aucun"/>
          <w:rFonts w:ascii="Calibri" w:hAnsi="Calibri"/>
        </w:rPr>
        <w:t>Hilger</w:t>
      </w:r>
      <w:proofErr w:type="spellEnd"/>
      <w:r>
        <w:rPr>
          <w:rStyle w:val="Aucun"/>
          <w:rFonts w:ascii="Calibri" w:hAnsi="Calibri"/>
        </w:rPr>
        <w:t>, Anne, and Christophe</w:t>
      </w:r>
      <w:r w:rsidRPr="00AE1CDC">
        <w:rPr>
          <w:rStyle w:val="Aucun"/>
          <w:rFonts w:ascii="Calibri" w:hAnsi="Calibri"/>
        </w:rPr>
        <w:t xml:space="preserve"> Jalil</w:t>
      </w:r>
      <w:r>
        <w:rPr>
          <w:rStyle w:val="Aucun"/>
          <w:rFonts w:ascii="Calibri" w:hAnsi="Calibri"/>
        </w:rPr>
        <w:t xml:space="preserve"> </w:t>
      </w:r>
      <w:proofErr w:type="spellStart"/>
      <w:r>
        <w:rPr>
          <w:rStyle w:val="Aucun"/>
          <w:rFonts w:ascii="Calibri" w:hAnsi="Calibri"/>
        </w:rPr>
        <w:t>Nordman</w:t>
      </w:r>
      <w:proofErr w:type="spellEnd"/>
      <w:r>
        <w:rPr>
          <w:rStyle w:val="Aucun"/>
          <w:rFonts w:ascii="Calibri" w:hAnsi="Calibri"/>
        </w:rPr>
        <w:t xml:space="preserve">. 2020. “The Determinants of Trust: Evidence from Rural South India.” </w:t>
      </w:r>
      <w:r>
        <w:rPr>
          <w:rStyle w:val="Aucun"/>
          <w:rFonts w:ascii="Calibri" w:hAnsi="Calibri"/>
          <w:i/>
          <w:iCs/>
        </w:rPr>
        <w:t>IZA Discussion Paper No. 13150</w:t>
      </w:r>
      <w:r>
        <w:rPr>
          <w:rStyle w:val="Aucun"/>
          <w:rFonts w:ascii="Calibri" w:hAnsi="Calibri"/>
        </w:rPr>
        <w:t>.</w:t>
      </w:r>
    </w:p>
    <w:p w14:paraId="7F510B69" w14:textId="77777777" w:rsidR="007D00B8" w:rsidRDefault="00C11B0B">
      <w:pPr>
        <w:pStyle w:val="Bibliography"/>
        <w:rPr>
          <w:rStyle w:val="Aucun"/>
          <w:rFonts w:ascii="Calibri" w:eastAsia="Calibri" w:hAnsi="Calibri" w:cs="Calibri"/>
        </w:rPr>
      </w:pPr>
      <w:proofErr w:type="spellStart"/>
      <w:r>
        <w:rPr>
          <w:rStyle w:val="Aucun"/>
          <w:rFonts w:ascii="Calibri" w:hAnsi="Calibri"/>
        </w:rPr>
        <w:t>Kāne</w:t>
      </w:r>
      <w:proofErr w:type="spellEnd"/>
      <w:r>
        <w:rPr>
          <w:rStyle w:val="Aucun"/>
          <w:rFonts w:ascii="Calibri" w:hAnsi="Calibri"/>
        </w:rPr>
        <w:t xml:space="preserve">, </w:t>
      </w:r>
      <w:proofErr w:type="spellStart"/>
      <w:r>
        <w:rPr>
          <w:rStyle w:val="Aucun"/>
          <w:rFonts w:ascii="Calibri" w:hAnsi="Calibri"/>
        </w:rPr>
        <w:t>Pāṇḍuraṅga</w:t>
      </w:r>
      <w:proofErr w:type="spellEnd"/>
      <w:r>
        <w:rPr>
          <w:rStyle w:val="Aucun"/>
          <w:rFonts w:ascii="Calibri" w:hAnsi="Calibri"/>
        </w:rPr>
        <w:t xml:space="preserve"> </w:t>
      </w:r>
      <w:proofErr w:type="spellStart"/>
      <w:r>
        <w:rPr>
          <w:rStyle w:val="Aucun"/>
          <w:rFonts w:ascii="Calibri" w:hAnsi="Calibri"/>
        </w:rPr>
        <w:t>Vāmana</w:t>
      </w:r>
      <w:proofErr w:type="spellEnd"/>
      <w:r>
        <w:rPr>
          <w:rStyle w:val="Aucun"/>
          <w:rFonts w:ascii="Calibri" w:hAnsi="Calibri"/>
        </w:rPr>
        <w:t xml:space="preserve">. 2012. </w:t>
      </w:r>
      <w:r>
        <w:rPr>
          <w:rStyle w:val="Aucun"/>
          <w:rFonts w:ascii="Calibri" w:hAnsi="Calibri"/>
          <w:i/>
          <w:iCs/>
        </w:rPr>
        <w:t xml:space="preserve">History of </w:t>
      </w:r>
      <w:proofErr w:type="spellStart"/>
      <w:r>
        <w:rPr>
          <w:rStyle w:val="Aucun"/>
          <w:rFonts w:ascii="Calibri" w:hAnsi="Calibri"/>
          <w:i/>
          <w:iCs/>
        </w:rPr>
        <w:t>Dharmaśāstra</w:t>
      </w:r>
      <w:proofErr w:type="spellEnd"/>
      <w:r>
        <w:rPr>
          <w:rStyle w:val="Aucun"/>
          <w:rFonts w:ascii="Calibri" w:hAnsi="Calibri"/>
          <w:i/>
          <w:iCs/>
        </w:rPr>
        <w:t xml:space="preserve"> (Ancient and </w:t>
      </w:r>
      <w:proofErr w:type="spellStart"/>
      <w:r>
        <w:rPr>
          <w:rStyle w:val="Aucun"/>
          <w:rFonts w:ascii="Calibri" w:hAnsi="Calibri"/>
          <w:i/>
          <w:iCs/>
        </w:rPr>
        <w:t>Mediæval</w:t>
      </w:r>
      <w:proofErr w:type="spellEnd"/>
      <w:r>
        <w:rPr>
          <w:rStyle w:val="Aucun"/>
          <w:rFonts w:ascii="Calibri" w:hAnsi="Calibri"/>
          <w:i/>
          <w:iCs/>
        </w:rPr>
        <w:t xml:space="preserve"> Religious and Civil Law)</w:t>
      </w:r>
      <w:r>
        <w:rPr>
          <w:rStyle w:val="Aucun"/>
          <w:rFonts w:ascii="Calibri" w:hAnsi="Calibri"/>
        </w:rPr>
        <w:t>. 1st Ed. 1941. Poona: Bhandarkar Oriental Research Institute.</w:t>
      </w:r>
    </w:p>
    <w:p w14:paraId="632FC9E2" w14:textId="77777777" w:rsidR="007D00B8" w:rsidRDefault="00C11B0B">
      <w:pPr>
        <w:pStyle w:val="Bibliography"/>
        <w:rPr>
          <w:rStyle w:val="Aucun"/>
          <w:rFonts w:ascii="Calibri" w:eastAsia="Calibri" w:hAnsi="Calibri" w:cs="Calibri"/>
        </w:rPr>
      </w:pPr>
      <w:r>
        <w:rPr>
          <w:rStyle w:val="Aucun"/>
          <w:rFonts w:ascii="Calibri" w:hAnsi="Calibri"/>
        </w:rPr>
        <w:t xml:space="preserve">Kar, </w:t>
      </w:r>
      <w:proofErr w:type="spellStart"/>
      <w:r>
        <w:rPr>
          <w:rStyle w:val="Aucun"/>
          <w:rFonts w:ascii="Calibri" w:hAnsi="Calibri"/>
        </w:rPr>
        <w:t>Sohini</w:t>
      </w:r>
      <w:proofErr w:type="spellEnd"/>
      <w:r>
        <w:rPr>
          <w:rStyle w:val="Aucun"/>
          <w:rFonts w:ascii="Calibri" w:hAnsi="Calibri"/>
        </w:rPr>
        <w:t xml:space="preserve">. 2018. </w:t>
      </w:r>
      <w:r>
        <w:rPr>
          <w:rStyle w:val="Aucun"/>
          <w:rFonts w:ascii="Calibri" w:hAnsi="Calibri"/>
          <w:i/>
          <w:iCs/>
        </w:rPr>
        <w:t>Financializing Poverty: Labor and Risk in Indian Microfinance</w:t>
      </w:r>
      <w:r>
        <w:rPr>
          <w:rStyle w:val="Aucun"/>
          <w:rFonts w:ascii="Calibri" w:hAnsi="Calibri"/>
        </w:rPr>
        <w:t>. Stanford: Stanford University Press.</w:t>
      </w:r>
    </w:p>
    <w:p w14:paraId="3B60BDFD" w14:textId="77777777" w:rsidR="007D00B8" w:rsidRDefault="00C11B0B">
      <w:pPr>
        <w:pStyle w:val="Bibliography"/>
        <w:rPr>
          <w:rStyle w:val="Aucun"/>
          <w:rFonts w:ascii="Calibri" w:eastAsia="Calibri" w:hAnsi="Calibri" w:cs="Calibri"/>
        </w:rPr>
      </w:pPr>
      <w:proofErr w:type="spellStart"/>
      <w:r>
        <w:rPr>
          <w:rStyle w:val="Aucun"/>
          <w:rFonts w:ascii="Calibri" w:hAnsi="Calibri"/>
        </w:rPr>
        <w:t>Michelutti</w:t>
      </w:r>
      <w:proofErr w:type="spellEnd"/>
      <w:r>
        <w:rPr>
          <w:rStyle w:val="Aucun"/>
          <w:rFonts w:ascii="Calibri" w:hAnsi="Calibri"/>
        </w:rPr>
        <w:t xml:space="preserve">, Lucia, Ashraf Hoque, Nicolas Martin, David </w:t>
      </w:r>
      <w:proofErr w:type="spellStart"/>
      <w:r>
        <w:rPr>
          <w:rStyle w:val="Aucun"/>
          <w:rFonts w:ascii="Calibri" w:hAnsi="Calibri"/>
        </w:rPr>
        <w:t>Picherit</w:t>
      </w:r>
      <w:proofErr w:type="spellEnd"/>
      <w:r>
        <w:rPr>
          <w:rStyle w:val="Aucun"/>
          <w:rFonts w:ascii="Calibri" w:hAnsi="Calibri"/>
        </w:rPr>
        <w:t xml:space="preserve">, Paul </w:t>
      </w:r>
      <w:proofErr w:type="spellStart"/>
      <w:r>
        <w:rPr>
          <w:rStyle w:val="Aucun"/>
          <w:rFonts w:ascii="Calibri" w:hAnsi="Calibri"/>
        </w:rPr>
        <w:t>Rollier</w:t>
      </w:r>
      <w:proofErr w:type="spellEnd"/>
      <w:r>
        <w:rPr>
          <w:rStyle w:val="Aucun"/>
          <w:rFonts w:ascii="Calibri" w:hAnsi="Calibri"/>
        </w:rPr>
        <w:t xml:space="preserve">, </w:t>
      </w:r>
      <w:proofErr w:type="spellStart"/>
      <w:r>
        <w:rPr>
          <w:rStyle w:val="Aucun"/>
          <w:rFonts w:ascii="Calibri" w:hAnsi="Calibri"/>
        </w:rPr>
        <w:t>Arild</w:t>
      </w:r>
      <w:proofErr w:type="spellEnd"/>
      <w:r>
        <w:rPr>
          <w:rStyle w:val="Aucun"/>
          <w:rFonts w:ascii="Calibri" w:hAnsi="Calibri"/>
        </w:rPr>
        <w:t xml:space="preserve"> E. Ruud, and Clarinda Still. 2018. </w:t>
      </w:r>
      <w:r>
        <w:rPr>
          <w:rStyle w:val="Aucun"/>
          <w:rFonts w:ascii="Calibri" w:hAnsi="Calibri"/>
          <w:i/>
          <w:iCs/>
        </w:rPr>
        <w:t>Mafia Raj: The Rule of Bosses in South Asia</w:t>
      </w:r>
      <w:r>
        <w:rPr>
          <w:rStyle w:val="Aucun"/>
          <w:rFonts w:ascii="Calibri" w:hAnsi="Calibri"/>
        </w:rPr>
        <w:t>. Stanford: Stanford University Press.</w:t>
      </w:r>
    </w:p>
    <w:p w14:paraId="0965796A" w14:textId="77777777" w:rsidR="007D00B8" w:rsidRDefault="00C11B0B">
      <w:pPr>
        <w:pStyle w:val="Bibliography"/>
        <w:rPr>
          <w:rStyle w:val="Aucun"/>
          <w:rFonts w:ascii="Calibri" w:eastAsia="Calibri" w:hAnsi="Calibri" w:cs="Calibri"/>
        </w:rPr>
      </w:pPr>
      <w:r w:rsidRPr="00B40C1E">
        <w:rPr>
          <w:rStyle w:val="Aucun"/>
          <w:rFonts w:ascii="Calibri" w:hAnsi="Calibri"/>
          <w:lang w:val="fr-FR"/>
        </w:rPr>
        <w:t xml:space="preserve">Michiels, Sébastien, Christophe Jalil </w:t>
      </w:r>
      <w:proofErr w:type="spellStart"/>
      <w:r w:rsidRPr="00B40C1E">
        <w:rPr>
          <w:rStyle w:val="Aucun"/>
          <w:rFonts w:ascii="Calibri" w:hAnsi="Calibri"/>
          <w:lang w:val="fr-FR"/>
        </w:rPr>
        <w:t>Nordman</w:t>
      </w:r>
      <w:proofErr w:type="spellEnd"/>
      <w:r w:rsidRPr="00B40C1E">
        <w:rPr>
          <w:rStyle w:val="Aucun"/>
          <w:rFonts w:ascii="Calibri" w:hAnsi="Calibri"/>
          <w:lang w:val="fr-FR"/>
        </w:rPr>
        <w:t xml:space="preserve">, </w:t>
      </w:r>
      <w:proofErr w:type="spellStart"/>
      <w:r w:rsidRPr="00B40C1E">
        <w:rPr>
          <w:rStyle w:val="Aucun"/>
          <w:rFonts w:ascii="Calibri" w:hAnsi="Calibri"/>
          <w:lang w:val="fr-FR"/>
        </w:rPr>
        <w:t>Suneha</w:t>
      </w:r>
      <w:proofErr w:type="spellEnd"/>
      <w:r w:rsidRPr="00B40C1E">
        <w:rPr>
          <w:rStyle w:val="Aucun"/>
          <w:rFonts w:ascii="Calibri" w:hAnsi="Calibri"/>
          <w:lang w:val="fr-FR"/>
        </w:rPr>
        <w:t xml:space="preserve"> </w:t>
      </w:r>
      <w:proofErr w:type="spellStart"/>
      <w:r w:rsidRPr="00B40C1E">
        <w:rPr>
          <w:rStyle w:val="Aucun"/>
          <w:rFonts w:ascii="Calibri" w:hAnsi="Calibri"/>
          <w:lang w:val="fr-FR"/>
        </w:rPr>
        <w:t>Seetahul</w:t>
      </w:r>
      <w:proofErr w:type="spellEnd"/>
      <w:r w:rsidRPr="00B40C1E">
        <w:rPr>
          <w:rStyle w:val="Aucun"/>
          <w:rFonts w:ascii="Calibri" w:hAnsi="Calibri"/>
          <w:lang w:val="fr-FR"/>
        </w:rPr>
        <w:t xml:space="preserve">. </w:t>
      </w:r>
      <w:r w:rsidRPr="00AE1CDC">
        <w:rPr>
          <w:rStyle w:val="Aucun"/>
          <w:rFonts w:ascii="Calibri" w:hAnsi="Calibri"/>
        </w:rPr>
        <w:t xml:space="preserve">2021. </w:t>
      </w:r>
      <w:r>
        <w:rPr>
          <w:rStyle w:val="Aucun"/>
          <w:rFonts w:ascii="Calibri" w:hAnsi="Calibri"/>
        </w:rPr>
        <w:t xml:space="preserve">“Many Rivers to Cross: Social Identity, Cognition and </w:t>
      </w:r>
      <w:proofErr w:type="spellStart"/>
      <w:r>
        <w:rPr>
          <w:rStyle w:val="Aucun"/>
          <w:rFonts w:ascii="Calibri" w:hAnsi="Calibri"/>
        </w:rPr>
        <w:t>Labour</w:t>
      </w:r>
      <w:proofErr w:type="spellEnd"/>
      <w:r>
        <w:rPr>
          <w:rStyle w:val="Aucun"/>
          <w:rFonts w:ascii="Calibri" w:hAnsi="Calibri"/>
        </w:rPr>
        <w:t xml:space="preserve"> Mobility in Rural India</w:t>
      </w:r>
      <w:r w:rsidRPr="00AE1CDC">
        <w:rPr>
          <w:rStyle w:val="Aucun"/>
          <w:rFonts w:ascii="Calibri" w:hAnsi="Calibri"/>
        </w:rPr>
        <w:t>.</w:t>
      </w:r>
      <w:r>
        <w:rPr>
          <w:rStyle w:val="Aucun"/>
          <w:rFonts w:ascii="Calibri" w:hAnsi="Calibri"/>
        </w:rPr>
        <w:t>”</w:t>
      </w:r>
      <w:r w:rsidRPr="00AE1CDC">
        <w:rPr>
          <w:rStyle w:val="Aucun"/>
          <w:rFonts w:ascii="Calibri" w:hAnsi="Calibri"/>
        </w:rPr>
        <w:t xml:space="preserve"> </w:t>
      </w:r>
      <w:r w:rsidRPr="00AE1CDC">
        <w:rPr>
          <w:rStyle w:val="Aucun"/>
          <w:rFonts w:ascii="Calibri" w:hAnsi="Calibri"/>
          <w:i/>
          <w:iCs/>
        </w:rPr>
        <w:t>The Annals of the American Academy of Political and Social Science</w:t>
      </w:r>
      <w:r>
        <w:rPr>
          <w:rStyle w:val="Aucun"/>
          <w:rFonts w:ascii="Calibri" w:hAnsi="Calibri"/>
        </w:rPr>
        <w:t>, forthcoming</w:t>
      </w:r>
      <w:r w:rsidRPr="00AE1CDC">
        <w:rPr>
          <w:rStyle w:val="Aucun"/>
          <w:rFonts w:ascii="Calibri" w:hAnsi="Calibri"/>
        </w:rPr>
        <w:t>.</w:t>
      </w:r>
    </w:p>
    <w:p w14:paraId="14EF9D92" w14:textId="77777777" w:rsidR="007D00B8" w:rsidRDefault="00C11B0B">
      <w:pPr>
        <w:pStyle w:val="Bibliography"/>
        <w:rPr>
          <w:rStyle w:val="Aucun"/>
          <w:rFonts w:ascii="Calibri" w:eastAsia="Calibri" w:hAnsi="Calibri" w:cs="Calibri"/>
        </w:rPr>
      </w:pPr>
      <w:r>
        <w:rPr>
          <w:rStyle w:val="Aucun"/>
          <w:rFonts w:ascii="Calibri" w:hAnsi="Calibri"/>
        </w:rPr>
        <w:t xml:space="preserve">Mohanty, </w:t>
      </w:r>
      <w:proofErr w:type="spellStart"/>
      <w:r>
        <w:rPr>
          <w:rStyle w:val="Aucun"/>
          <w:rFonts w:ascii="Calibri" w:hAnsi="Calibri"/>
        </w:rPr>
        <w:t>Bibhuti</w:t>
      </w:r>
      <w:proofErr w:type="spellEnd"/>
      <w:r>
        <w:rPr>
          <w:rStyle w:val="Aucun"/>
          <w:rFonts w:ascii="Calibri" w:hAnsi="Calibri"/>
        </w:rPr>
        <w:t xml:space="preserve"> B. 2005. “‘We Are like the Living Dead’: Farmer Suicides in Maharashtra, Western India.” </w:t>
      </w:r>
      <w:r>
        <w:rPr>
          <w:rStyle w:val="Aucun"/>
          <w:rFonts w:ascii="Calibri" w:hAnsi="Calibri"/>
          <w:i/>
          <w:iCs/>
        </w:rPr>
        <w:t>Journal of Peasant Studies</w:t>
      </w:r>
      <w:r>
        <w:rPr>
          <w:rStyle w:val="Aucun"/>
          <w:rFonts w:ascii="Calibri" w:hAnsi="Calibri"/>
        </w:rPr>
        <w:t xml:space="preserve"> 32 (2): 243–76.</w:t>
      </w:r>
    </w:p>
    <w:p w14:paraId="477C9725" w14:textId="77777777" w:rsidR="007D00B8" w:rsidRDefault="00C11B0B">
      <w:pPr>
        <w:pStyle w:val="Bibliography"/>
        <w:rPr>
          <w:rStyle w:val="Aucun"/>
          <w:rFonts w:ascii="Calibri" w:eastAsia="Calibri" w:hAnsi="Calibri" w:cs="Calibri"/>
        </w:rPr>
      </w:pPr>
      <w:r>
        <w:rPr>
          <w:rStyle w:val="Aucun"/>
          <w:rFonts w:ascii="Calibri" w:hAnsi="Calibri"/>
        </w:rPr>
        <w:t xml:space="preserve">Nair, Tara S. 2016. “In Pursuit of an Inclusive Finance-Scape in India: Changing Course, Shifting Goals.” In </w:t>
      </w:r>
      <w:r>
        <w:rPr>
          <w:rStyle w:val="Aucun"/>
          <w:rFonts w:ascii="Calibri" w:hAnsi="Calibri"/>
          <w:i/>
          <w:iCs/>
        </w:rPr>
        <w:t>Social Development Report 2016</w:t>
      </w:r>
      <w:r>
        <w:rPr>
          <w:rStyle w:val="Aucun"/>
          <w:rFonts w:ascii="Calibri" w:hAnsi="Calibri"/>
        </w:rPr>
        <w:t xml:space="preserve">, edited by Kalpana </w:t>
      </w:r>
      <w:proofErr w:type="spellStart"/>
      <w:r>
        <w:rPr>
          <w:rStyle w:val="Aucun"/>
          <w:rFonts w:ascii="Calibri" w:hAnsi="Calibri"/>
        </w:rPr>
        <w:t>Kannabiran</w:t>
      </w:r>
      <w:proofErr w:type="spellEnd"/>
      <w:r>
        <w:rPr>
          <w:rStyle w:val="Aucun"/>
          <w:rFonts w:ascii="Calibri" w:hAnsi="Calibri"/>
        </w:rPr>
        <w:t xml:space="preserve"> and Asha Hans, 279–94. New Delhi: Oxford University Press.</w:t>
      </w:r>
    </w:p>
    <w:p w14:paraId="11BF4D9F" w14:textId="77777777" w:rsidR="007D00B8" w:rsidRPr="00AE1CDC" w:rsidRDefault="00C11B0B">
      <w:pPr>
        <w:pStyle w:val="Bibliography"/>
        <w:rPr>
          <w:rStyle w:val="Aucun"/>
          <w:rFonts w:ascii="Calibri" w:eastAsia="Calibri" w:hAnsi="Calibri" w:cs="Calibri"/>
          <w:lang w:val="fr-FR"/>
        </w:rPr>
      </w:pPr>
      <w:proofErr w:type="spellStart"/>
      <w:r>
        <w:rPr>
          <w:rStyle w:val="Aucun"/>
          <w:rFonts w:ascii="Calibri" w:hAnsi="Calibri"/>
        </w:rPr>
        <w:t>Nordman</w:t>
      </w:r>
      <w:proofErr w:type="spellEnd"/>
      <w:r>
        <w:rPr>
          <w:rStyle w:val="Aucun"/>
          <w:rFonts w:ascii="Calibri" w:hAnsi="Calibri"/>
        </w:rPr>
        <w:t xml:space="preserve">, Christophe Jalil, Isabelle </w:t>
      </w:r>
      <w:proofErr w:type="spellStart"/>
      <w:r>
        <w:rPr>
          <w:rStyle w:val="Aucun"/>
          <w:rFonts w:ascii="Calibri" w:hAnsi="Calibri"/>
        </w:rPr>
        <w:t>Guérin</w:t>
      </w:r>
      <w:proofErr w:type="spellEnd"/>
      <w:r>
        <w:rPr>
          <w:rStyle w:val="Aucun"/>
          <w:rFonts w:ascii="Calibri" w:hAnsi="Calibri"/>
        </w:rPr>
        <w:t xml:space="preserve">, Arnaud Natal, Sébastien </w:t>
      </w:r>
      <w:proofErr w:type="spellStart"/>
      <w:r>
        <w:rPr>
          <w:rStyle w:val="Aucun"/>
          <w:rFonts w:ascii="Calibri" w:hAnsi="Calibri"/>
        </w:rPr>
        <w:t>Michiels</w:t>
      </w:r>
      <w:proofErr w:type="spellEnd"/>
      <w:r>
        <w:rPr>
          <w:rStyle w:val="Aucun"/>
          <w:rFonts w:ascii="Calibri" w:hAnsi="Calibri"/>
        </w:rPr>
        <w:t xml:space="preserve">, and Govindan </w:t>
      </w:r>
      <w:proofErr w:type="spellStart"/>
      <w:r>
        <w:rPr>
          <w:rStyle w:val="Aucun"/>
          <w:rFonts w:ascii="Calibri" w:hAnsi="Calibri"/>
        </w:rPr>
        <w:t>Venkatasubramanian</w:t>
      </w:r>
      <w:proofErr w:type="spellEnd"/>
      <w:r>
        <w:rPr>
          <w:rStyle w:val="Aucun"/>
          <w:rFonts w:ascii="Calibri" w:hAnsi="Calibri"/>
        </w:rPr>
        <w:t xml:space="preserve">. 2019. “NEEMSIS Survey Report: A Full Statistical Picture of the Household and Individual Data.” </w:t>
      </w:r>
      <w:proofErr w:type="spellStart"/>
      <w:r>
        <w:rPr>
          <w:rStyle w:val="Aucun"/>
          <w:rFonts w:ascii="Calibri" w:hAnsi="Calibri"/>
          <w:lang w:val="fr-FR"/>
        </w:rPr>
        <w:t>Pondicherry</w:t>
      </w:r>
      <w:proofErr w:type="spellEnd"/>
      <w:r>
        <w:rPr>
          <w:rStyle w:val="Aucun"/>
          <w:rFonts w:ascii="Calibri" w:hAnsi="Calibri"/>
          <w:lang w:val="fr-FR"/>
        </w:rPr>
        <w:t xml:space="preserve">-Paris: French Institute of </w:t>
      </w:r>
      <w:proofErr w:type="spellStart"/>
      <w:r>
        <w:rPr>
          <w:rStyle w:val="Aucun"/>
          <w:rFonts w:ascii="Calibri" w:hAnsi="Calibri"/>
          <w:lang w:val="fr-FR"/>
        </w:rPr>
        <w:t>Pondicherry</w:t>
      </w:r>
      <w:proofErr w:type="spellEnd"/>
      <w:r>
        <w:rPr>
          <w:rStyle w:val="Aucun"/>
          <w:rFonts w:ascii="Calibri" w:hAnsi="Calibri"/>
          <w:lang w:val="fr-FR"/>
        </w:rPr>
        <w:t xml:space="preserve"> – IFP, Institut de Recherche pour le Développement – IRD.</w:t>
      </w:r>
    </w:p>
    <w:p w14:paraId="731184CE" w14:textId="77777777" w:rsidR="007D00B8" w:rsidRDefault="00C11B0B">
      <w:pPr>
        <w:pStyle w:val="Bibliography"/>
        <w:rPr>
          <w:rStyle w:val="Aucun"/>
          <w:rFonts w:ascii="Calibri" w:eastAsia="Calibri" w:hAnsi="Calibri" w:cs="Calibri"/>
          <w:lang w:val="fr-FR"/>
        </w:rPr>
      </w:pPr>
      <w:proofErr w:type="spellStart"/>
      <w:r>
        <w:rPr>
          <w:rStyle w:val="Aucun"/>
          <w:rFonts w:ascii="Calibri" w:hAnsi="Calibri"/>
          <w:lang w:val="fr-FR"/>
        </w:rPr>
        <w:t>Nordman</w:t>
      </w:r>
      <w:proofErr w:type="spellEnd"/>
      <w:r>
        <w:rPr>
          <w:rStyle w:val="Aucun"/>
          <w:rFonts w:ascii="Calibri" w:hAnsi="Calibri"/>
          <w:lang w:val="fr-FR"/>
        </w:rPr>
        <w:t xml:space="preserve">, Christophe Jalil, Isabelle Guérin, </w:t>
      </w:r>
      <w:proofErr w:type="spellStart"/>
      <w:r>
        <w:rPr>
          <w:rStyle w:val="Aucun"/>
          <w:rFonts w:ascii="Calibri" w:hAnsi="Calibri"/>
          <w:lang w:val="fr-FR"/>
        </w:rPr>
        <w:t>Govindan</w:t>
      </w:r>
      <w:proofErr w:type="spellEnd"/>
      <w:r>
        <w:rPr>
          <w:rStyle w:val="Aucun"/>
          <w:rFonts w:ascii="Calibri" w:hAnsi="Calibri"/>
          <w:lang w:val="fr-FR"/>
        </w:rPr>
        <w:t xml:space="preserve"> </w:t>
      </w:r>
      <w:proofErr w:type="spellStart"/>
      <w:r>
        <w:rPr>
          <w:rStyle w:val="Aucun"/>
          <w:rFonts w:ascii="Calibri" w:hAnsi="Calibri"/>
          <w:lang w:val="fr-FR"/>
        </w:rPr>
        <w:t>Venkatasubramanian</w:t>
      </w:r>
      <w:proofErr w:type="spellEnd"/>
      <w:r>
        <w:rPr>
          <w:rStyle w:val="Aucun"/>
          <w:rFonts w:ascii="Calibri" w:hAnsi="Calibri"/>
          <w:lang w:val="fr-FR"/>
        </w:rPr>
        <w:t xml:space="preserve">, Sébastien Michiels, </w:t>
      </w:r>
      <w:proofErr w:type="spellStart"/>
      <w:r>
        <w:rPr>
          <w:rStyle w:val="Aucun"/>
          <w:rFonts w:ascii="Calibri" w:hAnsi="Calibri"/>
          <w:lang w:val="fr-FR"/>
        </w:rPr>
        <w:t>Youna</w:t>
      </w:r>
      <w:proofErr w:type="spellEnd"/>
      <w:r>
        <w:rPr>
          <w:rStyle w:val="Aucun"/>
          <w:rFonts w:ascii="Calibri" w:hAnsi="Calibri"/>
          <w:lang w:val="fr-FR"/>
        </w:rPr>
        <w:t xml:space="preserve"> </w:t>
      </w:r>
      <w:proofErr w:type="spellStart"/>
      <w:r>
        <w:rPr>
          <w:rStyle w:val="Aucun"/>
          <w:rFonts w:ascii="Calibri" w:hAnsi="Calibri"/>
          <w:lang w:val="fr-FR"/>
        </w:rPr>
        <w:t>Lanos</w:t>
      </w:r>
      <w:proofErr w:type="spellEnd"/>
      <w:r>
        <w:rPr>
          <w:rStyle w:val="Aucun"/>
          <w:rFonts w:ascii="Calibri" w:hAnsi="Calibri"/>
          <w:lang w:val="fr-FR"/>
        </w:rPr>
        <w:t xml:space="preserve">, </w:t>
      </w:r>
      <w:proofErr w:type="spellStart"/>
      <w:r>
        <w:rPr>
          <w:rStyle w:val="Aucun"/>
          <w:rFonts w:ascii="Calibri" w:hAnsi="Calibri"/>
          <w:lang w:val="fr-FR"/>
        </w:rPr>
        <w:t>Santosh</w:t>
      </w:r>
      <w:proofErr w:type="spellEnd"/>
      <w:r>
        <w:rPr>
          <w:rStyle w:val="Aucun"/>
          <w:rFonts w:ascii="Calibri" w:hAnsi="Calibri"/>
          <w:lang w:val="fr-FR"/>
        </w:rPr>
        <w:t xml:space="preserve"> Kumar, Antony Raj, and Anne </w:t>
      </w:r>
      <w:proofErr w:type="spellStart"/>
      <w:r>
        <w:rPr>
          <w:rStyle w:val="Aucun"/>
          <w:rFonts w:ascii="Calibri" w:hAnsi="Calibri"/>
          <w:lang w:val="fr-FR"/>
        </w:rPr>
        <w:t>Hilger</w:t>
      </w:r>
      <w:proofErr w:type="spellEnd"/>
      <w:r>
        <w:rPr>
          <w:rStyle w:val="Aucun"/>
          <w:rFonts w:ascii="Calibri" w:hAnsi="Calibri"/>
          <w:lang w:val="fr-FR"/>
        </w:rPr>
        <w:t>. 2017. “NEEMSIS Survey Manual (</w:t>
      </w:r>
      <w:proofErr w:type="spellStart"/>
      <w:r>
        <w:rPr>
          <w:rStyle w:val="Aucun"/>
          <w:rFonts w:ascii="Calibri" w:hAnsi="Calibri"/>
          <w:lang w:val="fr-FR"/>
        </w:rPr>
        <w:t>Technical</w:t>
      </w:r>
      <w:proofErr w:type="spellEnd"/>
      <w:r>
        <w:rPr>
          <w:rStyle w:val="Aucun"/>
          <w:rFonts w:ascii="Calibri" w:hAnsi="Calibri"/>
          <w:lang w:val="fr-FR"/>
        </w:rPr>
        <w:t xml:space="preserve"> Report).  IRD, </w:t>
      </w:r>
      <w:proofErr w:type="spellStart"/>
      <w:r>
        <w:rPr>
          <w:rStyle w:val="Aucun"/>
          <w:rFonts w:ascii="Calibri" w:hAnsi="Calibri"/>
          <w:lang w:val="fr-FR"/>
        </w:rPr>
        <w:t>November</w:t>
      </w:r>
      <w:proofErr w:type="spellEnd"/>
      <w:r>
        <w:rPr>
          <w:rStyle w:val="Aucun"/>
          <w:rFonts w:ascii="Calibri" w:hAnsi="Calibri"/>
          <w:lang w:val="fr-FR"/>
        </w:rPr>
        <w:t xml:space="preserve">, 38 Pages :” </w:t>
      </w:r>
      <w:proofErr w:type="spellStart"/>
      <w:r>
        <w:rPr>
          <w:rStyle w:val="Aucun"/>
          <w:rFonts w:ascii="Calibri" w:hAnsi="Calibri"/>
          <w:lang w:val="fr-FR"/>
        </w:rPr>
        <w:t>Pondicherry</w:t>
      </w:r>
      <w:proofErr w:type="spellEnd"/>
      <w:r>
        <w:rPr>
          <w:rStyle w:val="Aucun"/>
          <w:rFonts w:ascii="Calibri" w:hAnsi="Calibri"/>
          <w:lang w:val="fr-FR"/>
        </w:rPr>
        <w:t xml:space="preserve">-Paris: French Institute of </w:t>
      </w:r>
      <w:proofErr w:type="spellStart"/>
      <w:r>
        <w:rPr>
          <w:rStyle w:val="Aucun"/>
          <w:rFonts w:ascii="Calibri" w:hAnsi="Calibri"/>
          <w:lang w:val="fr-FR"/>
        </w:rPr>
        <w:t>Pondicherry</w:t>
      </w:r>
      <w:proofErr w:type="spellEnd"/>
      <w:r>
        <w:rPr>
          <w:rStyle w:val="Aucun"/>
          <w:rFonts w:ascii="Calibri" w:hAnsi="Calibri"/>
          <w:lang w:val="fr-FR"/>
        </w:rPr>
        <w:t xml:space="preserve"> - IFP, Institut de Recherche pour le Développement – IRD.</w:t>
      </w:r>
    </w:p>
    <w:p w14:paraId="0220CDF2" w14:textId="77777777" w:rsidR="007D00B8" w:rsidRDefault="00C11B0B">
      <w:pPr>
        <w:pStyle w:val="Bibliography"/>
        <w:rPr>
          <w:rStyle w:val="Aucun"/>
          <w:rFonts w:ascii="Calibri" w:eastAsia="Calibri" w:hAnsi="Calibri" w:cs="Calibri"/>
        </w:rPr>
      </w:pPr>
      <w:r>
        <w:rPr>
          <w:rStyle w:val="Aucun"/>
          <w:rFonts w:ascii="Calibri" w:hAnsi="Calibri"/>
        </w:rPr>
        <w:t xml:space="preserve">Pandian, M. S. S. 2000. “Dalit Assertion in Tamil Nadu: An Exploratory Note.” </w:t>
      </w:r>
      <w:r>
        <w:rPr>
          <w:rStyle w:val="Aucun"/>
          <w:rFonts w:ascii="Calibri" w:hAnsi="Calibri"/>
          <w:i/>
          <w:iCs/>
        </w:rPr>
        <w:t>Journal of Indian School of Political Economy</w:t>
      </w:r>
      <w:r>
        <w:rPr>
          <w:rStyle w:val="Aucun"/>
          <w:rFonts w:ascii="Calibri" w:hAnsi="Calibri"/>
        </w:rPr>
        <w:t xml:space="preserve"> 12 (3 &amp; 4): 501–17.</w:t>
      </w:r>
    </w:p>
    <w:p w14:paraId="3F89812D" w14:textId="4EAEB567" w:rsidR="007D00B8" w:rsidRDefault="00C11B0B">
      <w:pPr>
        <w:pStyle w:val="Bibliography"/>
        <w:rPr>
          <w:rStyle w:val="Aucun"/>
          <w:rFonts w:ascii="Calibri" w:eastAsia="Calibri" w:hAnsi="Calibri" w:cs="Calibri"/>
        </w:rPr>
      </w:pPr>
      <w:proofErr w:type="spellStart"/>
      <w:r>
        <w:rPr>
          <w:rStyle w:val="Aucun"/>
          <w:rFonts w:ascii="Calibri" w:hAnsi="Calibri"/>
        </w:rPr>
        <w:t>Platteau</w:t>
      </w:r>
      <w:proofErr w:type="spellEnd"/>
      <w:r>
        <w:rPr>
          <w:rStyle w:val="Aucun"/>
          <w:rFonts w:ascii="Calibri" w:hAnsi="Calibri"/>
        </w:rPr>
        <w:t xml:space="preserve">, Jean-Philippe. 1994. “Behind the Market Stage Where Real Societies Exist ‐ Part I: The Role of Public and Private Order Institutions.” </w:t>
      </w:r>
      <w:r>
        <w:rPr>
          <w:rStyle w:val="Aucun"/>
          <w:rFonts w:ascii="Calibri" w:hAnsi="Calibri"/>
          <w:i/>
          <w:iCs/>
        </w:rPr>
        <w:t>The Journal of Development Studies</w:t>
      </w:r>
      <w:r w:rsidR="00476DDF">
        <w:rPr>
          <w:rStyle w:val="Aucun"/>
          <w:rFonts w:ascii="Calibri" w:hAnsi="Calibri"/>
        </w:rPr>
        <w:t xml:space="preserve"> 30 (3): 533–77</w:t>
      </w:r>
      <w:r>
        <w:rPr>
          <w:rStyle w:val="Aucun"/>
          <w:rFonts w:ascii="Calibri" w:hAnsi="Calibri"/>
        </w:rPr>
        <w:t>.</w:t>
      </w:r>
    </w:p>
    <w:p w14:paraId="192D6109" w14:textId="77777777" w:rsidR="007D00B8" w:rsidRDefault="00C11B0B">
      <w:pPr>
        <w:pStyle w:val="Bibliography"/>
        <w:rPr>
          <w:rStyle w:val="Aucun"/>
          <w:rFonts w:ascii="Calibri" w:eastAsia="Calibri" w:hAnsi="Calibri" w:cs="Calibri"/>
        </w:rPr>
      </w:pPr>
      <w:r>
        <w:rPr>
          <w:rStyle w:val="Aucun"/>
          <w:rFonts w:ascii="Calibri" w:hAnsi="Calibri"/>
        </w:rPr>
        <w:t xml:space="preserve">Reboul, Elena, Isabelle </w:t>
      </w:r>
      <w:proofErr w:type="spellStart"/>
      <w:r>
        <w:rPr>
          <w:rStyle w:val="Aucun"/>
          <w:rFonts w:ascii="Calibri" w:hAnsi="Calibri"/>
        </w:rPr>
        <w:t>Guérin</w:t>
      </w:r>
      <w:proofErr w:type="spellEnd"/>
      <w:r>
        <w:rPr>
          <w:rStyle w:val="Aucun"/>
          <w:rFonts w:ascii="Calibri" w:hAnsi="Calibri"/>
        </w:rPr>
        <w:t xml:space="preserve">, Antony Raj, and G. </w:t>
      </w:r>
      <w:proofErr w:type="spellStart"/>
      <w:r>
        <w:rPr>
          <w:rStyle w:val="Aucun"/>
          <w:rFonts w:ascii="Calibri" w:hAnsi="Calibri"/>
        </w:rPr>
        <w:t>Venkatasubramanian</w:t>
      </w:r>
      <w:proofErr w:type="spellEnd"/>
      <w:r>
        <w:rPr>
          <w:rStyle w:val="Aucun"/>
          <w:rFonts w:ascii="Calibri" w:hAnsi="Calibri"/>
        </w:rPr>
        <w:t>. 2019. “Managing Economic Volatility. A Gender Perspective.” Working Papers CEB 19-015, ULB.</w:t>
      </w:r>
    </w:p>
    <w:p w14:paraId="7CF05DE6" w14:textId="77777777" w:rsidR="007D00B8" w:rsidRDefault="00C11B0B">
      <w:pPr>
        <w:pStyle w:val="Bibliography"/>
        <w:rPr>
          <w:rStyle w:val="Aucun"/>
          <w:rFonts w:ascii="Calibri" w:eastAsia="Calibri" w:hAnsi="Calibri" w:cs="Calibri"/>
        </w:rPr>
      </w:pPr>
      <w:proofErr w:type="spellStart"/>
      <w:r>
        <w:rPr>
          <w:rStyle w:val="Aucun"/>
          <w:rFonts w:ascii="Calibri" w:hAnsi="Calibri"/>
        </w:rPr>
        <w:lastRenderedPageBreak/>
        <w:t>Servet</w:t>
      </w:r>
      <w:proofErr w:type="spellEnd"/>
      <w:r>
        <w:rPr>
          <w:rStyle w:val="Aucun"/>
          <w:rFonts w:ascii="Calibri" w:hAnsi="Calibri"/>
        </w:rPr>
        <w:t xml:space="preserve">, Jean-Michel, and </w:t>
      </w:r>
      <w:proofErr w:type="spellStart"/>
      <w:r>
        <w:rPr>
          <w:rStyle w:val="Aucun"/>
          <w:rFonts w:ascii="Calibri" w:hAnsi="Calibri"/>
        </w:rPr>
        <w:t>Hadrien</w:t>
      </w:r>
      <w:proofErr w:type="spellEnd"/>
      <w:r>
        <w:rPr>
          <w:rStyle w:val="Aucun"/>
          <w:rFonts w:ascii="Calibri" w:hAnsi="Calibri"/>
        </w:rPr>
        <w:t xml:space="preserve"> </w:t>
      </w:r>
      <w:proofErr w:type="spellStart"/>
      <w:r>
        <w:rPr>
          <w:rStyle w:val="Aucun"/>
          <w:rFonts w:ascii="Calibri" w:hAnsi="Calibri"/>
        </w:rPr>
        <w:t>Saiag</w:t>
      </w:r>
      <w:proofErr w:type="spellEnd"/>
      <w:r>
        <w:rPr>
          <w:rStyle w:val="Aucun"/>
          <w:rFonts w:ascii="Calibri" w:hAnsi="Calibri"/>
        </w:rPr>
        <w:t xml:space="preserve">. 2013. “Household Over-Indebtedness in Northern and Southern Countries: A Macro-Perspective.” In </w:t>
      </w:r>
      <w:r>
        <w:rPr>
          <w:rStyle w:val="Aucun"/>
          <w:rFonts w:ascii="Calibri" w:hAnsi="Calibri"/>
          <w:i/>
          <w:iCs/>
        </w:rPr>
        <w:t>Microfinance, Debt and Over-Indebtedness</w:t>
      </w:r>
      <w:r>
        <w:rPr>
          <w:rStyle w:val="Aucun"/>
          <w:rFonts w:ascii="Calibri" w:hAnsi="Calibri"/>
        </w:rPr>
        <w:t xml:space="preserve">, edited by Isabelle </w:t>
      </w:r>
      <w:proofErr w:type="spellStart"/>
      <w:r>
        <w:rPr>
          <w:rStyle w:val="Aucun"/>
          <w:rFonts w:ascii="Calibri" w:hAnsi="Calibri"/>
        </w:rPr>
        <w:t>Guérin</w:t>
      </w:r>
      <w:proofErr w:type="spellEnd"/>
      <w:r>
        <w:rPr>
          <w:rStyle w:val="Aucun"/>
          <w:rFonts w:ascii="Calibri" w:hAnsi="Calibri"/>
        </w:rPr>
        <w:t xml:space="preserve">, </w:t>
      </w:r>
      <w:proofErr w:type="spellStart"/>
      <w:r>
        <w:rPr>
          <w:rStyle w:val="Aucun"/>
          <w:rFonts w:ascii="Calibri" w:hAnsi="Calibri"/>
        </w:rPr>
        <w:t>Solène</w:t>
      </w:r>
      <w:proofErr w:type="spellEnd"/>
      <w:r>
        <w:rPr>
          <w:rStyle w:val="Aucun"/>
          <w:rFonts w:ascii="Calibri" w:hAnsi="Calibri"/>
        </w:rPr>
        <w:t xml:space="preserve"> </w:t>
      </w:r>
      <w:proofErr w:type="spellStart"/>
      <w:r>
        <w:rPr>
          <w:rStyle w:val="Aucun"/>
          <w:rFonts w:ascii="Calibri" w:hAnsi="Calibri"/>
        </w:rPr>
        <w:t>Morvant</w:t>
      </w:r>
      <w:proofErr w:type="spellEnd"/>
      <w:r>
        <w:rPr>
          <w:rStyle w:val="Aucun"/>
          <w:rFonts w:ascii="Calibri" w:hAnsi="Calibri"/>
        </w:rPr>
        <w:t>-Roux, and Magdalena Villarreal, 44–65. London and New-York: Routledge.</w:t>
      </w:r>
    </w:p>
    <w:p w14:paraId="2C4F3345" w14:textId="77777777" w:rsidR="007D00B8" w:rsidRDefault="00C11B0B">
      <w:pPr>
        <w:pStyle w:val="Bibliography"/>
        <w:rPr>
          <w:rStyle w:val="Aucun"/>
          <w:rFonts w:ascii="Calibri" w:eastAsia="Calibri" w:hAnsi="Calibri" w:cs="Calibri"/>
        </w:rPr>
      </w:pPr>
      <w:r>
        <w:rPr>
          <w:rStyle w:val="Aucun"/>
          <w:rFonts w:ascii="Calibri" w:hAnsi="Calibri"/>
        </w:rPr>
        <w:t xml:space="preserve">Shah, </w:t>
      </w:r>
      <w:proofErr w:type="spellStart"/>
      <w:r>
        <w:rPr>
          <w:rStyle w:val="Aucun"/>
          <w:rFonts w:ascii="Calibri" w:hAnsi="Calibri"/>
        </w:rPr>
        <w:t>Alpa</w:t>
      </w:r>
      <w:proofErr w:type="spellEnd"/>
      <w:r>
        <w:rPr>
          <w:rStyle w:val="Aucun"/>
          <w:rFonts w:ascii="Calibri" w:hAnsi="Calibri"/>
        </w:rPr>
        <w:t xml:space="preserve">, Jens </w:t>
      </w:r>
      <w:proofErr w:type="spellStart"/>
      <w:r>
        <w:rPr>
          <w:rStyle w:val="Aucun"/>
          <w:rFonts w:ascii="Calibri" w:hAnsi="Calibri"/>
        </w:rPr>
        <w:t>Lerche</w:t>
      </w:r>
      <w:proofErr w:type="spellEnd"/>
      <w:r>
        <w:rPr>
          <w:rStyle w:val="Aucun"/>
          <w:rFonts w:ascii="Calibri" w:hAnsi="Calibri"/>
        </w:rPr>
        <w:t xml:space="preserve">, Richard </w:t>
      </w:r>
      <w:proofErr w:type="spellStart"/>
      <w:r>
        <w:rPr>
          <w:rStyle w:val="Aucun"/>
          <w:rFonts w:ascii="Calibri" w:hAnsi="Calibri"/>
        </w:rPr>
        <w:t>Axelby</w:t>
      </w:r>
      <w:proofErr w:type="spellEnd"/>
      <w:r>
        <w:rPr>
          <w:rStyle w:val="Aucun"/>
          <w:rFonts w:ascii="Calibri" w:hAnsi="Calibri"/>
        </w:rPr>
        <w:t xml:space="preserve">, </w:t>
      </w:r>
      <w:proofErr w:type="spellStart"/>
      <w:r>
        <w:rPr>
          <w:rStyle w:val="Aucun"/>
          <w:rFonts w:ascii="Calibri" w:hAnsi="Calibri"/>
        </w:rPr>
        <w:t>Delel</w:t>
      </w:r>
      <w:proofErr w:type="spellEnd"/>
      <w:r>
        <w:rPr>
          <w:rStyle w:val="Aucun"/>
          <w:rFonts w:ascii="Calibri" w:hAnsi="Calibri"/>
        </w:rPr>
        <w:t xml:space="preserve"> </w:t>
      </w:r>
      <w:proofErr w:type="spellStart"/>
      <w:r>
        <w:rPr>
          <w:rStyle w:val="Aucun"/>
          <w:rFonts w:ascii="Calibri" w:hAnsi="Calibri"/>
        </w:rPr>
        <w:t>Benbabaali</w:t>
      </w:r>
      <w:proofErr w:type="spellEnd"/>
      <w:r>
        <w:rPr>
          <w:rStyle w:val="Aucun"/>
          <w:rFonts w:ascii="Calibri" w:hAnsi="Calibri"/>
        </w:rPr>
        <w:t xml:space="preserve">, Brendan Donegan, </w:t>
      </w:r>
      <w:proofErr w:type="spellStart"/>
      <w:r>
        <w:rPr>
          <w:rStyle w:val="Aucun"/>
          <w:rFonts w:ascii="Calibri" w:hAnsi="Calibri"/>
        </w:rPr>
        <w:t>Jayaseelan</w:t>
      </w:r>
      <w:proofErr w:type="spellEnd"/>
      <w:r>
        <w:rPr>
          <w:rStyle w:val="Aucun"/>
          <w:rFonts w:ascii="Calibri" w:hAnsi="Calibri"/>
        </w:rPr>
        <w:t xml:space="preserve"> Raj, and </w:t>
      </w:r>
      <w:proofErr w:type="spellStart"/>
      <w:r>
        <w:rPr>
          <w:rStyle w:val="Aucun"/>
          <w:rFonts w:ascii="Calibri" w:hAnsi="Calibri"/>
        </w:rPr>
        <w:t>Vikramaditya</w:t>
      </w:r>
      <w:proofErr w:type="spellEnd"/>
      <w:r>
        <w:rPr>
          <w:rStyle w:val="Aucun"/>
          <w:rFonts w:ascii="Calibri" w:hAnsi="Calibri"/>
        </w:rPr>
        <w:t xml:space="preserve"> Thakur. 2018. </w:t>
      </w:r>
      <w:r>
        <w:rPr>
          <w:rStyle w:val="Aucun"/>
          <w:rFonts w:ascii="Calibri" w:hAnsi="Calibri"/>
          <w:i/>
          <w:iCs/>
        </w:rPr>
        <w:t>Ground Down by Growth. Tribe, Caste, Class, and Inequality in Twenty-First Century India</w:t>
      </w:r>
      <w:r>
        <w:rPr>
          <w:rStyle w:val="Aucun"/>
          <w:rFonts w:ascii="Calibri" w:hAnsi="Calibri"/>
        </w:rPr>
        <w:t>. London: Pluto Press.</w:t>
      </w:r>
    </w:p>
    <w:p w14:paraId="756EBB80" w14:textId="77777777" w:rsidR="007D00B8" w:rsidRDefault="00C11B0B">
      <w:pPr>
        <w:pStyle w:val="Bibliography"/>
        <w:rPr>
          <w:rStyle w:val="Aucun"/>
          <w:rFonts w:ascii="Calibri" w:eastAsia="Calibri" w:hAnsi="Calibri" w:cs="Calibri"/>
        </w:rPr>
      </w:pPr>
      <w:r>
        <w:rPr>
          <w:rStyle w:val="Aucun"/>
          <w:rFonts w:ascii="Calibri" w:hAnsi="Calibri"/>
        </w:rPr>
        <w:t xml:space="preserve">Srivastava, Ravi. 2020. “Covid-19 and Circular Migration in India.” </w:t>
      </w:r>
      <w:r>
        <w:rPr>
          <w:rStyle w:val="Aucun"/>
          <w:rFonts w:ascii="Calibri" w:hAnsi="Calibri"/>
          <w:i/>
          <w:iCs/>
        </w:rPr>
        <w:t>Review of Agrarian Studies</w:t>
      </w:r>
      <w:r>
        <w:rPr>
          <w:rStyle w:val="Aucun"/>
          <w:rFonts w:ascii="Calibri" w:hAnsi="Calibri"/>
        </w:rPr>
        <w:t xml:space="preserve"> 10 (1). http://ras.org.in/covid_19_and_circular_migration_in_india.</w:t>
      </w:r>
    </w:p>
    <w:p w14:paraId="341C0ABF" w14:textId="77777777" w:rsidR="007D00B8" w:rsidRDefault="00C11B0B">
      <w:pPr>
        <w:pStyle w:val="Bibliography"/>
        <w:rPr>
          <w:rStyle w:val="Aucun"/>
          <w:rFonts w:ascii="Calibri" w:eastAsia="Calibri" w:hAnsi="Calibri" w:cs="Calibri"/>
        </w:rPr>
      </w:pPr>
      <w:r>
        <w:rPr>
          <w:rStyle w:val="Aucun"/>
          <w:rFonts w:ascii="Calibri" w:hAnsi="Calibri"/>
        </w:rPr>
        <w:t>Subramanian, Arvind. 2019. “India’s GDP Mis-Estimation: Likelihood, Magnitudes, Mechanisms, and Implications.” Center for International Development. Harvard University CID Faculty Working Paper No. 354.</w:t>
      </w:r>
    </w:p>
    <w:p w14:paraId="32D514EF" w14:textId="77777777" w:rsidR="007D00B8" w:rsidRDefault="00C11B0B">
      <w:pPr>
        <w:pStyle w:val="Bibliography"/>
        <w:rPr>
          <w:rStyle w:val="Aucun"/>
          <w:rFonts w:ascii="Calibri" w:eastAsia="Calibri" w:hAnsi="Calibri" w:cs="Calibri"/>
        </w:rPr>
      </w:pPr>
      <w:r>
        <w:rPr>
          <w:rStyle w:val="Aucun"/>
          <w:rFonts w:ascii="Calibri" w:hAnsi="Calibri"/>
        </w:rPr>
        <w:t>UN. 2020. “Private Debt and Human Rights.” Report of the Independent Expert on the effects of foreign debt and other related international financial obligations of States on the full enjoyment of human rights, particularly economic, social and cultural rights. Geneva: UN.</w:t>
      </w:r>
    </w:p>
    <w:p w14:paraId="3390DC9B" w14:textId="77777777" w:rsidR="007D00B8" w:rsidRDefault="00C11B0B">
      <w:pPr>
        <w:pStyle w:val="Bibliography"/>
        <w:rPr>
          <w:rStyle w:val="Aucun"/>
          <w:rFonts w:ascii="Calibri" w:eastAsia="Calibri" w:hAnsi="Calibri" w:cs="Calibri"/>
        </w:rPr>
      </w:pPr>
      <w:r>
        <w:rPr>
          <w:rStyle w:val="Aucun"/>
          <w:rFonts w:ascii="Calibri" w:hAnsi="Calibri"/>
        </w:rPr>
        <w:t>UNCTAD. 2019. “Trade and Development Report 2019. Financing A Global Green New Deal.” Geneva: United Nations.</w:t>
      </w:r>
    </w:p>
    <w:p w14:paraId="576C0099" w14:textId="77777777" w:rsidR="007D00B8" w:rsidRDefault="00C11B0B">
      <w:pPr>
        <w:pStyle w:val="Bibliography"/>
        <w:rPr>
          <w:rStyle w:val="Aucun"/>
          <w:rFonts w:ascii="Calibri" w:eastAsia="Calibri" w:hAnsi="Calibri" w:cs="Calibri"/>
        </w:rPr>
      </w:pPr>
      <w:r>
        <w:rPr>
          <w:rStyle w:val="Aucun"/>
          <w:rFonts w:ascii="Calibri" w:hAnsi="Calibri"/>
        </w:rPr>
        <w:t>World Bank. 2020. “Global Waves of Debt. Causes and Consequences.” Washington DC: International Bank for Reconstruction and Development / The World Bank.</w:t>
      </w:r>
    </w:p>
    <w:bookmarkEnd w:id="1732"/>
    <w:p w14:paraId="655FC2B3" w14:textId="77777777" w:rsidR="007D00B8" w:rsidRDefault="007D00B8">
      <w:pPr>
        <w:pStyle w:val="BodyText"/>
        <w:jc w:val="both"/>
        <w:rPr>
          <w:rStyle w:val="Aucun"/>
          <w:rFonts w:ascii="Calibri" w:eastAsia="Calibri" w:hAnsi="Calibri" w:cs="Calibri"/>
        </w:rPr>
      </w:pPr>
    </w:p>
    <w:bookmarkEnd w:id="1731"/>
    <w:p w14:paraId="25BD340E" w14:textId="77777777" w:rsidR="007D00B8" w:rsidRDefault="007D00B8">
      <w:pPr>
        <w:pStyle w:val="Corps"/>
        <w:rPr>
          <w:rStyle w:val="Aucun"/>
          <w:rFonts w:ascii="Calibri" w:eastAsia="Calibri" w:hAnsi="Calibri" w:cs="Calibri"/>
          <w:b/>
          <w:bCs/>
          <w:color w:val="4F81BD"/>
          <w:sz w:val="32"/>
          <w:szCs w:val="32"/>
          <w:u w:color="4F81BD"/>
        </w:rPr>
      </w:pPr>
    </w:p>
    <w:bookmarkEnd w:id="0"/>
    <w:bookmarkEnd w:id="963"/>
    <w:bookmarkEnd w:id="1506"/>
    <w:bookmarkEnd w:id="1728"/>
    <w:bookmarkEnd w:id="1729"/>
    <w:p w14:paraId="0EAD91A0" w14:textId="77777777" w:rsidR="007D00B8" w:rsidRPr="00FF2804" w:rsidRDefault="007D00B8">
      <w:pPr>
        <w:pStyle w:val="Titre1"/>
        <w:jc w:val="both"/>
        <w:rPr>
          <w:lang w:val="en-GB"/>
        </w:rPr>
      </w:pPr>
    </w:p>
    <w:sectPr w:rsidR="007D00B8" w:rsidRPr="00FF2804">
      <w:headerReference w:type="default" r:id="rId24"/>
      <w:footerReference w:type="default" r:id="rId25"/>
      <w:pgSz w:w="12240" w:h="15840"/>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rnaud" w:date="2021-08-19T00:21:00Z" w:initials="A">
    <w:p w14:paraId="349114E5" w14:textId="43F6C71C" w:rsidR="00826EC4" w:rsidRPr="00826EC4" w:rsidRDefault="00826EC4">
      <w:pPr>
        <w:pStyle w:val="CommentText"/>
        <w:rPr>
          <w:lang w:val="fr-FR"/>
        </w:rPr>
      </w:pPr>
      <w:r>
        <w:rPr>
          <w:rStyle w:val="CommentReference"/>
        </w:rPr>
        <w:annotationRef/>
      </w:r>
      <w:r w:rsidRPr="00826EC4">
        <w:rPr>
          <w:lang w:val="fr-FR"/>
        </w:rPr>
        <w:t xml:space="preserve">Pour que ça colle </w:t>
      </w:r>
      <w:proofErr w:type="spellStart"/>
      <w:r w:rsidRPr="00826EC4">
        <w:rPr>
          <w:lang w:val="fr-FR"/>
        </w:rPr>
        <w:t>parfaitment</w:t>
      </w:r>
      <w:proofErr w:type="spellEnd"/>
      <w:r w:rsidRPr="00826EC4">
        <w:rPr>
          <w:lang w:val="fr-FR"/>
        </w:rPr>
        <w:t xml:space="preserve"> avec le </w:t>
      </w:r>
      <w:r>
        <w:rPr>
          <w:lang w:val="fr-FR"/>
        </w:rPr>
        <w:t xml:space="preserve">tableau, donc j’ai précisé à l’échelle du ménage </w:t>
      </w:r>
      <w:r>
        <w:rPr>
          <w:lang w:val="fr-FR"/>
        </w:rPr>
        <w:br/>
        <w:t>Cette fois ci la phrase est juste..... !</w:t>
      </w:r>
    </w:p>
  </w:comment>
  <w:comment w:id="977" w:author="Isabelle GUERIN" w:date="2021-08-18T17:01:00Z" w:initials="IG">
    <w:p w14:paraId="51990F3F" w14:textId="6EB14B98" w:rsidR="001139CC" w:rsidRPr="001139CC" w:rsidRDefault="001139CC">
      <w:pPr>
        <w:pStyle w:val="CommentText"/>
        <w:rPr>
          <w:lang w:val="fr-FR"/>
        </w:rPr>
      </w:pPr>
      <w:r>
        <w:rPr>
          <w:rStyle w:val="CommentReference"/>
        </w:rPr>
        <w:annotationRef/>
      </w:r>
      <w:r w:rsidRPr="001139CC">
        <w:rPr>
          <w:lang w:val="fr-FR"/>
        </w:rPr>
        <w:t>préciser (volume ou nombre) et vé</w:t>
      </w:r>
      <w:r>
        <w:rPr>
          <w:lang w:val="fr-FR"/>
        </w:rPr>
        <w:t xml:space="preserve">rifier </w:t>
      </w:r>
    </w:p>
  </w:comment>
  <w:comment w:id="978" w:author="Arnaud" w:date="2021-08-19T00:20:00Z" w:initials="A">
    <w:p w14:paraId="30E3DAC0" w14:textId="2794B638" w:rsidR="00B40C1E" w:rsidRPr="00B40C1E" w:rsidRDefault="00B40C1E">
      <w:pPr>
        <w:pStyle w:val="CommentText"/>
        <w:rPr>
          <w:lang w:val="fr-FR"/>
        </w:rPr>
      </w:pPr>
      <w:r>
        <w:rPr>
          <w:rStyle w:val="CommentReference"/>
        </w:rPr>
        <w:annotationRef/>
      </w:r>
      <w:r>
        <w:t>Volume !</w:t>
      </w:r>
    </w:p>
  </w:comment>
  <w:comment w:id="985" w:author="Isabelle GUERIN" w:date="2021-08-18T17:00:00Z" w:initials="IG">
    <w:p w14:paraId="54AAEA9E" w14:textId="39501DEE" w:rsidR="001139CC" w:rsidRPr="00DF7FD8" w:rsidRDefault="001139CC">
      <w:pPr>
        <w:pStyle w:val="CommentText"/>
        <w:rPr>
          <w:lang w:val="fr-FR"/>
        </w:rPr>
      </w:pPr>
      <w:r>
        <w:rPr>
          <w:rStyle w:val="CommentReference"/>
        </w:rPr>
        <w:annotationRef/>
      </w:r>
      <w:r w:rsidRPr="00DF7FD8">
        <w:rPr>
          <w:lang w:val="fr-FR"/>
        </w:rPr>
        <w:t>plutôt 32%?</w:t>
      </w:r>
    </w:p>
  </w:comment>
  <w:comment w:id="986" w:author="Arnaud" w:date="2021-08-19T00:20:00Z" w:initials="A">
    <w:p w14:paraId="0F1F46E8" w14:textId="68188030" w:rsidR="00B40C1E" w:rsidRDefault="00B40C1E">
      <w:pPr>
        <w:pStyle w:val="CommentText"/>
      </w:pPr>
      <w:r>
        <w:rPr>
          <w:rStyle w:val="CommentReference"/>
        </w:rPr>
        <w:annotationRef/>
      </w:r>
      <w:proofErr w:type="spellStart"/>
      <w:r>
        <w:t>Absolument</w:t>
      </w:r>
      <w:proofErr w:type="spellEnd"/>
    </w:p>
  </w:comment>
  <w:comment w:id="989" w:author="Isabelle GUERIN" w:date="2021-08-18T16:59:00Z" w:initials="IG">
    <w:p w14:paraId="10260F62" w14:textId="5DA66CDB" w:rsidR="001139CC" w:rsidRPr="001139CC" w:rsidRDefault="001139CC">
      <w:pPr>
        <w:pStyle w:val="CommentText"/>
        <w:rPr>
          <w:lang w:val="fr-FR"/>
        </w:rPr>
      </w:pPr>
      <w:r>
        <w:rPr>
          <w:rStyle w:val="CommentReference"/>
        </w:rPr>
        <w:annotationRef/>
      </w:r>
      <w:r w:rsidRPr="001139CC">
        <w:rPr>
          <w:lang w:val="fr-FR"/>
        </w:rPr>
        <w:t xml:space="preserve">je trouve plutôt 16,7%? mais </w:t>
      </w:r>
      <w:r>
        <w:rPr>
          <w:lang w:val="fr-FR"/>
        </w:rPr>
        <w:t xml:space="preserve">le </w:t>
      </w:r>
      <w:r w:rsidRPr="001139CC">
        <w:rPr>
          <w:lang w:val="fr-FR"/>
        </w:rPr>
        <w:t>mieux serait</w:t>
      </w:r>
      <w:r>
        <w:rPr>
          <w:lang w:val="fr-FR"/>
        </w:rPr>
        <w:t xml:space="preserve"> de ne pas devoir faire la somme et d’avoir la somme directement dans le tableau, pour toutes les catégories </w:t>
      </w:r>
    </w:p>
  </w:comment>
  <w:comment w:id="990" w:author="Arnaud" w:date="2021-08-19T00:20:00Z" w:initials="A">
    <w:p w14:paraId="0EFA94B9" w14:textId="19EAB265" w:rsidR="00B40C1E" w:rsidRPr="00DF4329" w:rsidRDefault="00B40C1E">
      <w:pPr>
        <w:pStyle w:val="CommentText"/>
        <w:rPr>
          <w:lang w:val="fr-FR"/>
        </w:rPr>
      </w:pPr>
      <w:r>
        <w:rPr>
          <w:rStyle w:val="CommentReference"/>
        </w:rPr>
        <w:annotationRef/>
      </w:r>
      <w:r w:rsidR="00DF4329" w:rsidRPr="00DF4329">
        <w:rPr>
          <w:lang w:val="fr-FR"/>
        </w:rPr>
        <w:t>16.7, j’ai fait les sommes dans l</w:t>
      </w:r>
      <w:r w:rsidR="00DF4329">
        <w:rPr>
          <w:lang w:val="fr-FR"/>
        </w:rPr>
        <w:t>e tableau</w:t>
      </w:r>
    </w:p>
  </w:comment>
  <w:comment w:id="996" w:author="Isabelle GUERIN" w:date="2021-08-18T17:08:00Z" w:initials="IG">
    <w:p w14:paraId="08E904BB" w14:textId="77777777" w:rsidR="008D137A" w:rsidRDefault="008D137A" w:rsidP="008D137A">
      <w:pPr>
        <w:pStyle w:val="CommentText"/>
        <w:rPr>
          <w:lang w:val="fr-FR"/>
        </w:rPr>
      </w:pPr>
      <w:r>
        <w:rPr>
          <w:rStyle w:val="CommentReference"/>
        </w:rPr>
        <w:annotationRef/>
      </w:r>
      <w:r w:rsidRPr="002F708D">
        <w:rPr>
          <w:lang w:val="fr-FR"/>
        </w:rPr>
        <w:t>je propose de mettre le total de chaque</w:t>
      </w:r>
      <w:r>
        <w:rPr>
          <w:lang w:val="fr-FR"/>
        </w:rPr>
        <w:t xml:space="preserve"> rubrique, et en revanche on peut simplifier le tableau et par ex supprimer </w:t>
      </w:r>
      <w:proofErr w:type="spellStart"/>
      <w:r>
        <w:rPr>
          <w:lang w:val="fr-FR"/>
        </w:rPr>
        <w:t>number</w:t>
      </w:r>
      <w:proofErr w:type="spellEnd"/>
      <w:r>
        <w:rPr>
          <w:lang w:val="fr-FR"/>
        </w:rPr>
        <w:t xml:space="preserve"> of </w:t>
      </w:r>
      <w:proofErr w:type="spellStart"/>
      <w:r>
        <w:rPr>
          <w:lang w:val="fr-FR"/>
        </w:rPr>
        <w:t>loans</w:t>
      </w:r>
      <w:proofErr w:type="spellEnd"/>
      <w:r>
        <w:rPr>
          <w:lang w:val="fr-FR"/>
        </w:rPr>
        <w:t xml:space="preserve"> ( ?)</w:t>
      </w:r>
    </w:p>
    <w:p w14:paraId="6E6741A3" w14:textId="77777777" w:rsidR="008D137A" w:rsidRPr="002F708D" w:rsidRDefault="008D137A" w:rsidP="008D137A">
      <w:pPr>
        <w:pStyle w:val="CommentText"/>
        <w:rPr>
          <w:lang w:val="fr-FR"/>
        </w:rPr>
      </w:pPr>
      <w:r>
        <w:rPr>
          <w:lang w:val="fr-FR"/>
        </w:rPr>
        <w:t>j’ai renommé « social » en « </w:t>
      </w:r>
      <w:r w:rsidRPr="00095768">
        <w:rPr>
          <w:rFonts w:ascii="Calibri" w:eastAsia="Times New Roman" w:hAnsi="Calibri" w:cs="Calibri"/>
          <w:color w:val="000000"/>
          <w:sz w:val="18"/>
          <w:szCs w:val="18"/>
          <w:lang w:val="fr-FR" w:eastAsia="fr-FR"/>
        </w:rPr>
        <w:t>Social</w:t>
      </w:r>
      <w:r>
        <w:rPr>
          <w:rFonts w:ascii="Calibri" w:eastAsia="Times New Roman" w:hAnsi="Calibri" w:cs="Calibri"/>
          <w:color w:val="000000"/>
          <w:sz w:val="18"/>
          <w:szCs w:val="18"/>
          <w:lang w:val="fr-FR" w:eastAsia="fr-FR"/>
        </w:rPr>
        <w:t xml:space="preserve"> and </w:t>
      </w:r>
      <w:proofErr w:type="spellStart"/>
      <w:r>
        <w:rPr>
          <w:rFonts w:ascii="Calibri" w:eastAsia="Times New Roman" w:hAnsi="Calibri" w:cs="Calibri"/>
          <w:color w:val="000000"/>
          <w:sz w:val="18"/>
          <w:szCs w:val="18"/>
          <w:lang w:val="fr-FR" w:eastAsia="fr-FR"/>
        </w:rPr>
        <w:t>ritual</w:t>
      </w:r>
      <w:proofErr w:type="spellEnd"/>
      <w:r>
        <w:rPr>
          <w:rFonts w:ascii="Calibri" w:eastAsia="Times New Roman" w:hAnsi="Calibri" w:cs="Calibri"/>
          <w:color w:val="000000"/>
          <w:sz w:val="18"/>
          <w:szCs w:val="18"/>
          <w:lang w:val="fr-FR" w:eastAsia="fr-FR"/>
        </w:rPr>
        <w:t xml:space="preserve"> </w:t>
      </w:r>
      <w:proofErr w:type="spellStart"/>
      <w:r>
        <w:rPr>
          <w:rFonts w:ascii="Calibri" w:eastAsia="Times New Roman" w:hAnsi="Calibri" w:cs="Calibri"/>
          <w:color w:val="000000"/>
          <w:sz w:val="18"/>
          <w:szCs w:val="18"/>
          <w:lang w:val="fr-FR" w:eastAsia="fr-FR"/>
        </w:rPr>
        <w:t>events</w:t>
      </w:r>
      <w:proofErr w:type="spellEnd"/>
      <w:r>
        <w:rPr>
          <w:rFonts w:ascii="Calibri" w:eastAsia="Times New Roman" w:hAnsi="Calibri" w:cs="Calibri"/>
          <w:color w:val="000000"/>
          <w:sz w:val="18"/>
          <w:szCs w:val="18"/>
          <w:lang w:val="fr-FR" w:eastAsia="fr-FR"/>
        </w:rPr>
        <w:t> »</w:t>
      </w:r>
    </w:p>
  </w:comment>
  <w:comment w:id="1524" w:author="Isabelle GUERIN" w:date="2021-08-18T17:03:00Z" w:initials="IG">
    <w:p w14:paraId="1BC02203" w14:textId="77777777" w:rsidR="00C4064B" w:rsidRPr="00FC0644" w:rsidRDefault="00C4064B" w:rsidP="00C4064B">
      <w:pPr>
        <w:pStyle w:val="CommentText"/>
        <w:rPr>
          <w:lang w:val="fr-FR"/>
        </w:rPr>
      </w:pPr>
      <w:r>
        <w:rPr>
          <w:rStyle w:val="CommentReference"/>
        </w:rPr>
        <w:annotationRef/>
      </w:r>
      <w:r w:rsidRPr="00FC0644">
        <w:rPr>
          <w:lang w:val="fr-FR"/>
        </w:rPr>
        <w:t>tableau finalement pas très clair</w:t>
      </w:r>
    </w:p>
    <w:p w14:paraId="34E57E2B" w14:textId="77777777" w:rsidR="00C4064B" w:rsidRDefault="00C4064B" w:rsidP="00C4064B">
      <w:pPr>
        <w:pStyle w:val="CommentText"/>
        <w:rPr>
          <w:lang w:val="fr-FR"/>
        </w:rPr>
      </w:pPr>
      <w:r w:rsidRPr="00FC0644">
        <w:rPr>
          <w:lang w:val="fr-FR"/>
        </w:rPr>
        <w:t>c</w:t>
      </w:r>
      <w:r>
        <w:rPr>
          <w:lang w:val="fr-FR"/>
        </w:rPr>
        <w:t>ela représente le % de HH qui utilisent chaque source, n’est-ce pas ?</w:t>
      </w:r>
    </w:p>
    <w:p w14:paraId="6326107C" w14:textId="77777777" w:rsidR="00C4064B" w:rsidRPr="00FC0644" w:rsidRDefault="00C4064B" w:rsidP="00C4064B">
      <w:pPr>
        <w:pStyle w:val="CommentText"/>
        <w:rPr>
          <w:lang w:val="fr-FR"/>
        </w:rPr>
      </w:pPr>
      <w:r>
        <w:rPr>
          <w:lang w:val="fr-FR"/>
        </w:rPr>
        <w:t xml:space="preserve">il faudrait alors préciser dans la légende ; % of </w:t>
      </w:r>
      <w:proofErr w:type="spellStart"/>
      <w:r>
        <w:rPr>
          <w:lang w:val="fr-FR"/>
        </w:rPr>
        <w:t>users</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9114E5" w15:done="0"/>
  <w15:commentEx w15:paraId="51990F3F" w15:done="0"/>
  <w15:commentEx w15:paraId="30E3DAC0" w15:paraIdParent="51990F3F" w15:done="0"/>
  <w15:commentEx w15:paraId="54AAEA9E" w15:done="0"/>
  <w15:commentEx w15:paraId="0F1F46E8" w15:paraIdParent="54AAEA9E" w15:done="0"/>
  <w15:commentEx w15:paraId="10260F62" w15:done="0"/>
  <w15:commentEx w15:paraId="0EFA94B9" w15:paraIdParent="10260F62" w15:done="0"/>
  <w15:commentEx w15:paraId="6E6741A3" w15:done="0"/>
  <w15:commentEx w15:paraId="6326107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8227E" w16cex:dateUtc="2021-08-18T22:21:00Z"/>
  <w16cex:commentExtensible w16cex:durableId="24C8223D" w16cex:dateUtc="2021-08-18T22:20:00Z"/>
  <w16cex:commentExtensible w16cex:durableId="24C82247" w16cex:dateUtc="2021-08-18T22:20:00Z"/>
  <w16cex:commentExtensible w16cex:durableId="24C82252" w16cex:dateUtc="2021-08-18T2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9114E5" w16cid:durableId="24C8227E"/>
  <w16cid:commentId w16cid:paraId="51990F3F" w16cid:durableId="24C7EDEC"/>
  <w16cid:commentId w16cid:paraId="30E3DAC0" w16cid:durableId="24C8223D"/>
  <w16cid:commentId w16cid:paraId="54AAEA9E" w16cid:durableId="24C7EDED"/>
  <w16cid:commentId w16cid:paraId="0F1F46E8" w16cid:durableId="24C82247"/>
  <w16cid:commentId w16cid:paraId="10260F62" w16cid:durableId="24C7EDEE"/>
  <w16cid:commentId w16cid:paraId="0EFA94B9" w16cid:durableId="24C82252"/>
  <w16cid:commentId w16cid:paraId="6E6741A3" w16cid:durableId="24C8253E"/>
  <w16cid:commentId w16cid:paraId="6326107C" w16cid:durableId="24C825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DB127" w14:textId="77777777" w:rsidR="00B2614D" w:rsidRDefault="00B2614D">
      <w:r>
        <w:separator/>
      </w:r>
    </w:p>
  </w:endnote>
  <w:endnote w:type="continuationSeparator" w:id="0">
    <w:p w14:paraId="769F6B77" w14:textId="77777777" w:rsidR="00B2614D" w:rsidRDefault="00B26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83098" w14:textId="77777777" w:rsidR="007D00B8" w:rsidRDefault="007D00B8">
    <w:pPr>
      <w:pStyle w:val="En-tte1"/>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1A1DD" w14:textId="77777777" w:rsidR="00B2614D" w:rsidRDefault="00B2614D">
      <w:r>
        <w:separator/>
      </w:r>
    </w:p>
  </w:footnote>
  <w:footnote w:type="continuationSeparator" w:id="0">
    <w:p w14:paraId="704581BB" w14:textId="77777777" w:rsidR="00B2614D" w:rsidRDefault="00B2614D">
      <w:r>
        <w:continuationSeparator/>
      </w:r>
    </w:p>
  </w:footnote>
  <w:footnote w:type="continuationNotice" w:id="1">
    <w:p w14:paraId="4259ADBE" w14:textId="77777777" w:rsidR="00B2614D" w:rsidRDefault="00B2614D"/>
  </w:footnote>
  <w:footnote w:id="2">
    <w:p w14:paraId="32CFD84C" w14:textId="57B36CBE" w:rsidR="007D00B8" w:rsidRPr="00AE1CDC" w:rsidRDefault="00C11B0B">
      <w:pPr>
        <w:pStyle w:val="FootnoteText"/>
        <w:jc w:val="both"/>
        <w:rPr>
          <w:rFonts w:ascii="Calibri" w:hAnsi="Calibri" w:cs="Calibri"/>
          <w:sz w:val="20"/>
          <w:szCs w:val="20"/>
        </w:rPr>
      </w:pPr>
      <w:r w:rsidRPr="00AE1CDC">
        <w:rPr>
          <w:rStyle w:val="FootnoteReference"/>
          <w:rFonts w:ascii="Calibri" w:hAnsi="Calibri" w:cs="Calibri"/>
          <w:sz w:val="20"/>
          <w:szCs w:val="20"/>
        </w:rPr>
        <w:footnoteRef/>
      </w:r>
      <w:r w:rsidRPr="00652AB8">
        <w:rPr>
          <w:rStyle w:val="Aucun"/>
          <w:rFonts w:ascii="Calibri" w:hAnsi="Calibri" w:cs="Calibri"/>
          <w:sz w:val="20"/>
          <w:szCs w:val="20"/>
        </w:rPr>
        <w:t xml:space="preserve"> This research has been made thanks to the financial support of the </w:t>
      </w:r>
      <w:proofErr w:type="spellStart"/>
      <w:r w:rsidRPr="00652AB8">
        <w:rPr>
          <w:rStyle w:val="Aucun"/>
          <w:rFonts w:ascii="Calibri" w:hAnsi="Calibri" w:cs="Calibri"/>
          <w:sz w:val="20"/>
          <w:szCs w:val="20"/>
        </w:rPr>
        <w:t>Agence</w:t>
      </w:r>
      <w:proofErr w:type="spellEnd"/>
      <w:r w:rsidRPr="00652AB8">
        <w:rPr>
          <w:rStyle w:val="Aucun"/>
          <w:rFonts w:ascii="Calibri" w:hAnsi="Calibri" w:cs="Calibri"/>
          <w:sz w:val="20"/>
          <w:szCs w:val="20"/>
        </w:rPr>
        <w:t xml:space="preserve"> </w:t>
      </w:r>
      <w:proofErr w:type="spellStart"/>
      <w:r w:rsidRPr="00652AB8">
        <w:rPr>
          <w:rStyle w:val="Aucun"/>
          <w:rFonts w:ascii="Calibri" w:hAnsi="Calibri" w:cs="Calibri"/>
          <w:sz w:val="20"/>
          <w:szCs w:val="20"/>
        </w:rPr>
        <w:t>Universitaire</w:t>
      </w:r>
      <w:proofErr w:type="spellEnd"/>
      <w:r w:rsidRPr="00652AB8">
        <w:rPr>
          <w:rStyle w:val="Aucun"/>
          <w:rFonts w:ascii="Calibri" w:hAnsi="Calibri" w:cs="Calibri"/>
          <w:sz w:val="20"/>
          <w:szCs w:val="20"/>
        </w:rPr>
        <w:t xml:space="preserve"> de la Francophonie (AUF), through the COVINDIA project, which combines food distribution to villagers and a survey of villagers' survival tactics and strategies. For more details, see </w:t>
      </w:r>
      <w:r w:rsidR="007B6E8B" w:rsidRPr="007B6E8B">
        <w:t>https://odriis.hypotheses.org/projects#covindia</w:t>
      </w:r>
      <w:r w:rsidRPr="00652AB8">
        <w:rPr>
          <w:rStyle w:val="Aucun"/>
          <w:rFonts w:ascii="Calibri" w:hAnsi="Calibri" w:cs="Calibri"/>
          <w:sz w:val="20"/>
          <w:szCs w:val="20"/>
        </w:rPr>
        <w:t xml:space="preserve">. We sincerely thank Barbara </w:t>
      </w:r>
      <w:proofErr w:type="spellStart"/>
      <w:r w:rsidRPr="00652AB8">
        <w:rPr>
          <w:rStyle w:val="Aucun"/>
          <w:rFonts w:ascii="Calibri" w:hAnsi="Calibri" w:cs="Calibri"/>
          <w:sz w:val="20"/>
          <w:szCs w:val="20"/>
        </w:rPr>
        <w:t>Harriss</w:t>
      </w:r>
      <w:proofErr w:type="spellEnd"/>
      <w:r w:rsidRPr="00652AB8">
        <w:rPr>
          <w:rStyle w:val="Aucun"/>
          <w:rFonts w:ascii="Calibri" w:hAnsi="Calibri" w:cs="Calibri"/>
          <w:sz w:val="20"/>
          <w:szCs w:val="20"/>
        </w:rPr>
        <w:t xml:space="preserve">-White, Judith </w:t>
      </w:r>
      <w:proofErr w:type="spellStart"/>
      <w:r w:rsidRPr="00652AB8">
        <w:rPr>
          <w:rStyle w:val="Aucun"/>
          <w:rFonts w:ascii="Calibri" w:hAnsi="Calibri" w:cs="Calibri"/>
          <w:sz w:val="20"/>
          <w:szCs w:val="20"/>
        </w:rPr>
        <w:t>Heyer</w:t>
      </w:r>
      <w:proofErr w:type="spellEnd"/>
      <w:r w:rsidRPr="00652AB8">
        <w:rPr>
          <w:rStyle w:val="Aucun"/>
          <w:rFonts w:ascii="Calibri" w:hAnsi="Calibri" w:cs="Calibri"/>
          <w:sz w:val="20"/>
          <w:szCs w:val="20"/>
        </w:rPr>
        <w:t xml:space="preserve">, </w:t>
      </w:r>
      <w:proofErr w:type="spellStart"/>
      <w:r w:rsidRPr="00652AB8">
        <w:rPr>
          <w:rStyle w:val="Aucun"/>
          <w:rFonts w:ascii="Calibri" w:hAnsi="Calibri" w:cs="Calibri"/>
          <w:sz w:val="20"/>
          <w:szCs w:val="20"/>
        </w:rPr>
        <w:t>Solène</w:t>
      </w:r>
      <w:proofErr w:type="spellEnd"/>
      <w:r w:rsidRPr="00652AB8">
        <w:rPr>
          <w:rStyle w:val="Aucun"/>
          <w:rFonts w:ascii="Calibri" w:hAnsi="Calibri" w:cs="Calibri"/>
          <w:sz w:val="20"/>
          <w:szCs w:val="20"/>
        </w:rPr>
        <w:t xml:space="preserve"> </w:t>
      </w:r>
      <w:proofErr w:type="spellStart"/>
      <w:r w:rsidRPr="00652AB8">
        <w:rPr>
          <w:rStyle w:val="Aucun"/>
          <w:rFonts w:ascii="Calibri" w:hAnsi="Calibri" w:cs="Calibri"/>
          <w:sz w:val="20"/>
          <w:szCs w:val="20"/>
        </w:rPr>
        <w:t>Morvant</w:t>
      </w:r>
      <w:proofErr w:type="spellEnd"/>
      <w:r w:rsidRPr="00652AB8">
        <w:rPr>
          <w:rStyle w:val="Aucun"/>
          <w:rFonts w:ascii="Calibri" w:hAnsi="Calibri" w:cs="Calibri"/>
          <w:sz w:val="20"/>
          <w:szCs w:val="20"/>
        </w:rPr>
        <w:t>-Roux</w:t>
      </w:r>
      <w:r w:rsidRPr="00AE1CDC">
        <w:rPr>
          <w:rStyle w:val="Aucun"/>
          <w:rFonts w:ascii="Calibri" w:hAnsi="Calibri" w:cs="Calibri"/>
          <w:sz w:val="20"/>
          <w:szCs w:val="20"/>
        </w:rPr>
        <w:t xml:space="preserve"> and Jean-Michel </w:t>
      </w:r>
      <w:proofErr w:type="spellStart"/>
      <w:r w:rsidRPr="00AE1CDC">
        <w:rPr>
          <w:rStyle w:val="Aucun"/>
          <w:rFonts w:ascii="Calibri" w:hAnsi="Calibri" w:cs="Calibri"/>
          <w:sz w:val="20"/>
          <w:szCs w:val="20"/>
        </w:rPr>
        <w:t>Servet</w:t>
      </w:r>
      <w:proofErr w:type="spellEnd"/>
      <w:r w:rsidRPr="00AE1CDC">
        <w:rPr>
          <w:rStyle w:val="Aucun"/>
          <w:rFonts w:ascii="Calibri" w:hAnsi="Calibri" w:cs="Calibri"/>
          <w:sz w:val="20"/>
          <w:szCs w:val="20"/>
        </w:rPr>
        <w:t xml:space="preserve"> for their very helpful comments on an earlier draft.</w:t>
      </w:r>
    </w:p>
  </w:footnote>
  <w:footnote w:id="3">
    <w:p w14:paraId="6AA9A064" w14:textId="7F699DC1" w:rsidR="007D00B8" w:rsidRPr="00AE1CDC" w:rsidRDefault="00C11B0B">
      <w:pPr>
        <w:pStyle w:val="FootnoteText"/>
        <w:jc w:val="both"/>
        <w:rPr>
          <w:rFonts w:ascii="Calibri" w:hAnsi="Calibri" w:cs="Calibri"/>
          <w:sz w:val="20"/>
          <w:szCs w:val="20"/>
        </w:rPr>
      </w:pPr>
      <w:r w:rsidRPr="00AE1CDC">
        <w:rPr>
          <w:rStyle w:val="FootnoteReference"/>
          <w:rFonts w:ascii="Calibri" w:hAnsi="Calibri" w:cs="Calibri"/>
          <w:sz w:val="20"/>
          <w:szCs w:val="20"/>
        </w:rPr>
        <w:footnoteRef/>
      </w:r>
      <w:r w:rsidRPr="00652AB8">
        <w:rPr>
          <w:rStyle w:val="Aucun"/>
          <w:rFonts w:ascii="Calibri" w:hAnsi="Calibri" w:cs="Calibri"/>
          <w:sz w:val="20"/>
          <w:szCs w:val="20"/>
        </w:rPr>
        <w:t xml:space="preserve"> For further details, see the survey dedicated website </w:t>
      </w:r>
      <w:hyperlink r:id="rId1" w:history="1">
        <w:r w:rsidRPr="00AE1CDC">
          <w:rPr>
            <w:rStyle w:val="Hyperlink0"/>
          </w:rPr>
          <w:t>https://neemsis.hypotheses.org/</w:t>
        </w:r>
      </w:hyperlink>
      <w:r w:rsidRPr="00652AB8">
        <w:rPr>
          <w:rStyle w:val="Aucun"/>
          <w:rFonts w:ascii="Calibri" w:hAnsi="Calibri" w:cs="Calibri"/>
          <w:sz w:val="20"/>
          <w:szCs w:val="20"/>
        </w:rPr>
        <w:t xml:space="preserve"> and the NEEMSIS </w:t>
      </w:r>
      <w:r w:rsidRPr="00AE1CDC">
        <w:rPr>
          <w:rStyle w:val="Aucun"/>
          <w:rFonts w:ascii="Calibri" w:hAnsi="Calibri" w:cs="Calibri"/>
          <w:sz w:val="20"/>
          <w:szCs w:val="20"/>
        </w:rPr>
        <w:t>manual and statistical report (</w:t>
      </w:r>
      <w:proofErr w:type="spellStart"/>
      <w:r w:rsidRPr="00AE1CDC">
        <w:rPr>
          <w:rStyle w:val="Aucun"/>
          <w:rFonts w:ascii="Calibri" w:hAnsi="Calibri" w:cs="Calibri"/>
          <w:sz w:val="20"/>
          <w:szCs w:val="20"/>
        </w:rPr>
        <w:t>Nordman</w:t>
      </w:r>
      <w:proofErr w:type="spellEnd"/>
      <w:r w:rsidRPr="00AE1CDC">
        <w:rPr>
          <w:rStyle w:val="Aucun"/>
          <w:rFonts w:ascii="Calibri" w:hAnsi="Calibri" w:cs="Calibri"/>
          <w:sz w:val="20"/>
          <w:szCs w:val="20"/>
        </w:rPr>
        <w:t xml:space="preserve"> et al. 2017; 2019). In the NEEMSIS (2016-17</w:t>
      </w:r>
      <w:r w:rsidRPr="00652AB8">
        <w:rPr>
          <w:rStyle w:val="Aucun"/>
          <w:rFonts w:ascii="Calibri" w:hAnsi="Calibri" w:cs="Calibri"/>
          <w:sz w:val="20"/>
          <w:szCs w:val="20"/>
        </w:rPr>
        <w:t>), individuals from the first wave of the survey w</w:t>
      </w:r>
      <w:r w:rsidRPr="00AE1CDC">
        <w:rPr>
          <w:rStyle w:val="Aucun"/>
          <w:rFonts w:ascii="Calibri" w:hAnsi="Calibri" w:cs="Calibri"/>
          <w:sz w:val="20"/>
          <w:szCs w:val="20"/>
        </w:rPr>
        <w:t xml:space="preserve">ho are now living elsewhere were also tracked and interviewed. Their place of residence includes 9 villages from Kancheepuram and </w:t>
      </w:r>
      <w:proofErr w:type="spellStart"/>
      <w:r w:rsidRPr="00AE1CDC">
        <w:rPr>
          <w:rStyle w:val="Aucun"/>
          <w:rFonts w:ascii="Calibri" w:hAnsi="Calibri" w:cs="Calibri"/>
          <w:sz w:val="20"/>
          <w:szCs w:val="20"/>
        </w:rPr>
        <w:t>Tiruppur</w:t>
      </w:r>
      <w:proofErr w:type="spellEnd"/>
      <w:r w:rsidRPr="00AE1CDC">
        <w:rPr>
          <w:rStyle w:val="Aucun"/>
          <w:rFonts w:ascii="Calibri" w:hAnsi="Calibri" w:cs="Calibri"/>
          <w:sz w:val="20"/>
          <w:szCs w:val="20"/>
        </w:rPr>
        <w:t xml:space="preserve"> districts.</w:t>
      </w:r>
    </w:p>
  </w:footnote>
  <w:footnote w:id="4">
    <w:p w14:paraId="116C2E51" w14:textId="39B5A5B4" w:rsidR="00652AB8" w:rsidRPr="00AE1CDC" w:rsidRDefault="00652AB8">
      <w:pPr>
        <w:pStyle w:val="FootnoteText"/>
        <w:rPr>
          <w:rFonts w:ascii="Calibri" w:hAnsi="Calibri" w:cs="Calibri"/>
          <w:sz w:val="20"/>
          <w:szCs w:val="20"/>
        </w:rPr>
      </w:pPr>
      <w:r w:rsidRPr="00AE1CDC">
        <w:rPr>
          <w:rStyle w:val="FootnoteReference"/>
          <w:rFonts w:ascii="Calibri" w:hAnsi="Calibri" w:cs="Calibri"/>
          <w:sz w:val="20"/>
          <w:szCs w:val="20"/>
        </w:rPr>
        <w:footnoteRef/>
      </w:r>
      <w:r w:rsidRPr="00AE1CDC">
        <w:rPr>
          <w:rFonts w:ascii="Calibri" w:hAnsi="Calibri" w:cs="Calibri"/>
          <w:sz w:val="20"/>
          <w:szCs w:val="20"/>
        </w:rPr>
        <w:t xml:space="preserve"> For more details, see https://odriis.hypotheses.org/</w:t>
      </w:r>
    </w:p>
  </w:footnote>
  <w:footnote w:id="5">
    <w:p w14:paraId="087B12CB" w14:textId="77777777" w:rsidR="007D00B8" w:rsidRPr="00AE1CDC" w:rsidRDefault="00C11B0B">
      <w:pPr>
        <w:pStyle w:val="FootnoteText"/>
        <w:jc w:val="both"/>
        <w:rPr>
          <w:rFonts w:ascii="Calibri" w:hAnsi="Calibri" w:cs="Calibri"/>
          <w:sz w:val="20"/>
          <w:szCs w:val="20"/>
        </w:rPr>
      </w:pPr>
      <w:r w:rsidRPr="00AE1CDC">
        <w:rPr>
          <w:rStyle w:val="FootnoteReference"/>
          <w:rFonts w:ascii="Calibri" w:hAnsi="Calibri" w:cs="Calibri"/>
          <w:sz w:val="20"/>
          <w:szCs w:val="20"/>
        </w:rPr>
        <w:footnoteRef/>
      </w:r>
      <w:r w:rsidRPr="00652AB8">
        <w:rPr>
          <w:rStyle w:val="Aucun"/>
          <w:rFonts w:ascii="Calibri" w:hAnsi="Calibri" w:cs="Calibri"/>
          <w:sz w:val="20"/>
          <w:szCs w:val="20"/>
        </w:rPr>
        <w:t xml:space="preserve"> There are also a few </w:t>
      </w:r>
      <w:proofErr w:type="spellStart"/>
      <w:r w:rsidRPr="00652AB8">
        <w:rPr>
          <w:rStyle w:val="Aucun"/>
          <w:rFonts w:ascii="Calibri" w:hAnsi="Calibri" w:cs="Calibri"/>
          <w:sz w:val="20"/>
          <w:szCs w:val="20"/>
        </w:rPr>
        <w:t>Padayachis</w:t>
      </w:r>
      <w:proofErr w:type="spellEnd"/>
      <w:r w:rsidRPr="00652AB8">
        <w:rPr>
          <w:rStyle w:val="Aucun"/>
          <w:rFonts w:ascii="Calibri" w:hAnsi="Calibri" w:cs="Calibri"/>
          <w:sz w:val="20"/>
          <w:szCs w:val="20"/>
        </w:rPr>
        <w:t xml:space="preserve">, </w:t>
      </w:r>
      <w:proofErr w:type="spellStart"/>
      <w:r w:rsidRPr="00652AB8">
        <w:rPr>
          <w:rStyle w:val="Aucun"/>
          <w:rFonts w:ascii="Calibri" w:hAnsi="Calibri" w:cs="Calibri"/>
          <w:sz w:val="20"/>
          <w:szCs w:val="20"/>
        </w:rPr>
        <w:t>Gramanis</w:t>
      </w:r>
      <w:proofErr w:type="spellEnd"/>
      <w:r w:rsidRPr="00652AB8">
        <w:rPr>
          <w:rStyle w:val="Aucun"/>
          <w:rFonts w:ascii="Calibri" w:hAnsi="Calibri" w:cs="Calibri"/>
          <w:sz w:val="20"/>
          <w:szCs w:val="20"/>
        </w:rPr>
        <w:t xml:space="preserve">, </w:t>
      </w:r>
      <w:proofErr w:type="spellStart"/>
      <w:r w:rsidRPr="00652AB8">
        <w:rPr>
          <w:rStyle w:val="Aucun"/>
          <w:rFonts w:ascii="Calibri" w:hAnsi="Calibri" w:cs="Calibri"/>
          <w:sz w:val="20"/>
          <w:szCs w:val="20"/>
        </w:rPr>
        <w:t>Navithars</w:t>
      </w:r>
      <w:proofErr w:type="spellEnd"/>
      <w:r w:rsidRPr="00652AB8">
        <w:rPr>
          <w:rStyle w:val="Aucun"/>
          <w:rFonts w:ascii="Calibri" w:hAnsi="Calibri" w:cs="Calibri"/>
          <w:sz w:val="20"/>
          <w:szCs w:val="20"/>
        </w:rPr>
        <w:t xml:space="preserve">, </w:t>
      </w:r>
      <w:proofErr w:type="spellStart"/>
      <w:r w:rsidRPr="00652AB8">
        <w:rPr>
          <w:rStyle w:val="Aucun"/>
          <w:rFonts w:ascii="Calibri" w:hAnsi="Calibri" w:cs="Calibri"/>
          <w:sz w:val="20"/>
          <w:szCs w:val="20"/>
        </w:rPr>
        <w:t>Nattars</w:t>
      </w:r>
      <w:proofErr w:type="spellEnd"/>
      <w:r w:rsidRPr="00652AB8">
        <w:rPr>
          <w:rStyle w:val="Aucun"/>
          <w:rFonts w:ascii="Calibri" w:hAnsi="Calibri" w:cs="Calibri"/>
          <w:sz w:val="20"/>
          <w:szCs w:val="20"/>
        </w:rPr>
        <w:t xml:space="preserve">, </w:t>
      </w:r>
      <w:proofErr w:type="spellStart"/>
      <w:r w:rsidRPr="00652AB8">
        <w:rPr>
          <w:rStyle w:val="Aucun"/>
          <w:rFonts w:ascii="Calibri" w:hAnsi="Calibri" w:cs="Calibri"/>
          <w:sz w:val="20"/>
          <w:szCs w:val="20"/>
        </w:rPr>
        <w:t>Kulalars</w:t>
      </w:r>
      <w:proofErr w:type="spellEnd"/>
      <w:r w:rsidRPr="00652AB8">
        <w:rPr>
          <w:rStyle w:val="Aucun"/>
          <w:rFonts w:ascii="Calibri" w:hAnsi="Calibri" w:cs="Calibri"/>
          <w:sz w:val="20"/>
          <w:szCs w:val="20"/>
        </w:rPr>
        <w:t xml:space="preserve"> and </w:t>
      </w:r>
      <w:proofErr w:type="spellStart"/>
      <w:r w:rsidRPr="00652AB8">
        <w:rPr>
          <w:rStyle w:val="Aucun"/>
          <w:rFonts w:ascii="Calibri" w:hAnsi="Calibri" w:cs="Calibri"/>
          <w:sz w:val="20"/>
          <w:szCs w:val="20"/>
        </w:rPr>
        <w:t>Asarai</w:t>
      </w:r>
      <w:proofErr w:type="spellEnd"/>
      <w:r w:rsidRPr="00652AB8">
        <w:rPr>
          <w:rStyle w:val="Aucun"/>
          <w:rFonts w:ascii="Calibri" w:hAnsi="Calibri" w:cs="Calibri"/>
          <w:sz w:val="20"/>
          <w:szCs w:val="20"/>
        </w:rPr>
        <w:t>, who have a similar position in the caste hierarchy.</w:t>
      </w:r>
    </w:p>
  </w:footnote>
  <w:footnote w:id="6">
    <w:p w14:paraId="748CAFE3" w14:textId="77777777" w:rsidR="007D00B8" w:rsidRPr="00AE1CDC" w:rsidRDefault="00C11B0B">
      <w:pPr>
        <w:pStyle w:val="FootnoteText"/>
        <w:jc w:val="both"/>
        <w:rPr>
          <w:rFonts w:ascii="Calibri" w:hAnsi="Calibri" w:cs="Calibri"/>
          <w:sz w:val="20"/>
          <w:szCs w:val="20"/>
        </w:rPr>
      </w:pPr>
      <w:r w:rsidRPr="00AE1CDC">
        <w:rPr>
          <w:rStyle w:val="FootnoteReference"/>
          <w:rFonts w:ascii="Calibri" w:hAnsi="Calibri" w:cs="Calibri"/>
          <w:sz w:val="20"/>
          <w:szCs w:val="20"/>
        </w:rPr>
        <w:footnoteRef/>
      </w:r>
      <w:r w:rsidRPr="00652AB8">
        <w:rPr>
          <w:rStyle w:val="Aucun"/>
          <w:rFonts w:ascii="Calibri" w:hAnsi="Calibri" w:cs="Calibri"/>
          <w:sz w:val="20"/>
          <w:szCs w:val="20"/>
        </w:rPr>
        <w:t xml:space="preserve"> For converging findings on other parts of Tamil Nadu, see (</w:t>
      </w:r>
      <w:proofErr w:type="spellStart"/>
      <w:r w:rsidRPr="00652AB8">
        <w:rPr>
          <w:rStyle w:val="Aucun"/>
          <w:rFonts w:ascii="Calibri" w:hAnsi="Calibri" w:cs="Calibri"/>
          <w:sz w:val="20"/>
          <w:szCs w:val="20"/>
        </w:rPr>
        <w:t>Heyer</w:t>
      </w:r>
      <w:proofErr w:type="spellEnd"/>
      <w:r w:rsidRPr="00652AB8">
        <w:rPr>
          <w:rStyle w:val="Aucun"/>
          <w:rFonts w:ascii="Calibri" w:hAnsi="Calibri" w:cs="Calibri"/>
          <w:sz w:val="20"/>
          <w:szCs w:val="20"/>
        </w:rPr>
        <w:t xml:space="preserve"> 2012; </w:t>
      </w:r>
      <w:proofErr w:type="spellStart"/>
      <w:r w:rsidRPr="00652AB8">
        <w:rPr>
          <w:rStyle w:val="Aucun"/>
          <w:rFonts w:ascii="Calibri" w:hAnsi="Calibri" w:cs="Calibri"/>
          <w:sz w:val="20"/>
          <w:szCs w:val="20"/>
        </w:rPr>
        <w:t>Harriss</w:t>
      </w:r>
      <w:proofErr w:type="spellEnd"/>
      <w:r w:rsidRPr="00652AB8">
        <w:rPr>
          <w:rStyle w:val="Aucun"/>
          <w:rFonts w:ascii="Calibri" w:hAnsi="Calibri" w:cs="Calibri"/>
          <w:sz w:val="20"/>
          <w:szCs w:val="20"/>
        </w:rPr>
        <w:t xml:space="preserve"> and </w:t>
      </w:r>
      <w:proofErr w:type="spellStart"/>
      <w:r w:rsidRPr="00652AB8">
        <w:rPr>
          <w:rStyle w:val="Aucun"/>
          <w:rFonts w:ascii="Calibri" w:hAnsi="Calibri" w:cs="Calibri"/>
          <w:sz w:val="20"/>
          <w:szCs w:val="20"/>
        </w:rPr>
        <w:t>Jeyaranjan</w:t>
      </w:r>
      <w:proofErr w:type="spellEnd"/>
      <w:r w:rsidRPr="00652AB8">
        <w:rPr>
          <w:rStyle w:val="Aucun"/>
          <w:rFonts w:ascii="Calibri" w:hAnsi="Calibri" w:cs="Calibri"/>
          <w:sz w:val="20"/>
          <w:szCs w:val="20"/>
        </w:rPr>
        <w:t xml:space="preserve"> 2016).</w:t>
      </w:r>
    </w:p>
  </w:footnote>
  <w:footnote w:id="7">
    <w:p w14:paraId="544495DE" w14:textId="77777777" w:rsidR="007D00B8" w:rsidRPr="00AE1CDC" w:rsidRDefault="00C11B0B">
      <w:pPr>
        <w:pStyle w:val="FootnoteText"/>
        <w:jc w:val="both"/>
        <w:rPr>
          <w:rFonts w:ascii="Calibri" w:hAnsi="Calibri" w:cs="Calibri"/>
          <w:sz w:val="20"/>
          <w:szCs w:val="20"/>
        </w:rPr>
      </w:pPr>
      <w:r w:rsidRPr="00AE1CDC">
        <w:rPr>
          <w:rStyle w:val="FootnoteReference"/>
          <w:rFonts w:ascii="Calibri" w:hAnsi="Calibri" w:cs="Calibri"/>
          <w:sz w:val="20"/>
          <w:szCs w:val="20"/>
        </w:rPr>
        <w:footnoteRef/>
      </w:r>
      <w:r w:rsidRPr="00652AB8">
        <w:rPr>
          <w:rStyle w:val="Aucun"/>
          <w:rFonts w:ascii="Calibri" w:hAnsi="Calibri" w:cs="Calibri"/>
          <w:sz w:val="20"/>
          <w:szCs w:val="20"/>
        </w:rPr>
        <w:t xml:space="preserve"> Arvind Subramanian, former Chief Economic Advisor to the Government of India (2014–2018), considers that between 2011 and 2017, the annual GDP growth would be 4.5 percent and not 7 percent (Subramanian 2019).</w:t>
      </w:r>
    </w:p>
  </w:footnote>
  <w:footnote w:id="8">
    <w:p w14:paraId="66364FF8" w14:textId="77777777" w:rsidR="007D00B8" w:rsidRPr="00AE1CDC" w:rsidRDefault="00C11B0B">
      <w:pPr>
        <w:pStyle w:val="FootnoteText"/>
        <w:jc w:val="both"/>
        <w:rPr>
          <w:rFonts w:ascii="Calibri" w:hAnsi="Calibri" w:cs="Calibri"/>
          <w:sz w:val="20"/>
          <w:szCs w:val="20"/>
        </w:rPr>
      </w:pPr>
      <w:r w:rsidRPr="00AE1CDC">
        <w:rPr>
          <w:rStyle w:val="FootnoteReference"/>
          <w:rFonts w:ascii="Calibri" w:hAnsi="Calibri" w:cs="Calibri"/>
          <w:sz w:val="20"/>
          <w:szCs w:val="20"/>
        </w:rPr>
        <w:footnoteRef/>
      </w:r>
      <w:r w:rsidRPr="00652AB8">
        <w:rPr>
          <w:rStyle w:val="Aucun"/>
          <w:rFonts w:ascii="Calibri" w:hAnsi="Calibri" w:cs="Calibri"/>
          <w:sz w:val="20"/>
          <w:szCs w:val="20"/>
        </w:rPr>
        <w:t xml:space="preserve"> SHGs were India’s first microcredit model. SHGs are groups of 15 to 20 people, mainly women, who first circulate money among themselves and are then eligible for external credit, provided by an NGO, a micro-credit institution or a bank. In the region studied here, with the advent of for-profit micro-credit companies, SHGs have all but disappeared. However, joint liability groups are still the main collateral.</w:t>
      </w:r>
    </w:p>
  </w:footnote>
  <w:footnote w:id="9">
    <w:p w14:paraId="4CA6D3A1" w14:textId="77777777" w:rsidR="007D00B8" w:rsidRPr="00AE1CDC" w:rsidRDefault="00C11B0B">
      <w:pPr>
        <w:pStyle w:val="FootnoteText"/>
        <w:jc w:val="both"/>
        <w:rPr>
          <w:rFonts w:ascii="Calibri" w:hAnsi="Calibri" w:cs="Calibri"/>
          <w:sz w:val="20"/>
          <w:szCs w:val="20"/>
        </w:rPr>
      </w:pPr>
      <w:r w:rsidRPr="00AE1CDC">
        <w:rPr>
          <w:rStyle w:val="FootnoteReference"/>
          <w:rFonts w:ascii="Calibri" w:hAnsi="Calibri" w:cs="Calibri"/>
          <w:sz w:val="20"/>
          <w:szCs w:val="20"/>
        </w:rPr>
        <w:footnoteRef/>
      </w:r>
      <w:r w:rsidRPr="00652AB8">
        <w:rPr>
          <w:rStyle w:val="Aucun"/>
          <w:rFonts w:ascii="Calibri" w:hAnsi="Calibri" w:cs="Calibri"/>
          <w:sz w:val="20"/>
          <w:szCs w:val="20"/>
        </w:rPr>
        <w:t xml:space="preserve"> See for instance (Collins et al. 2009; </w:t>
      </w:r>
      <w:proofErr w:type="spellStart"/>
      <w:r w:rsidRPr="00652AB8">
        <w:rPr>
          <w:rStyle w:val="Aucun"/>
          <w:rFonts w:ascii="Calibri" w:hAnsi="Calibri" w:cs="Calibri"/>
          <w:sz w:val="20"/>
          <w:szCs w:val="20"/>
        </w:rPr>
        <w:t>Guérin</w:t>
      </w:r>
      <w:proofErr w:type="spellEnd"/>
      <w:r w:rsidRPr="00652AB8">
        <w:rPr>
          <w:rStyle w:val="Aucun"/>
          <w:rFonts w:ascii="Calibri" w:hAnsi="Calibri" w:cs="Calibri"/>
          <w:sz w:val="20"/>
          <w:szCs w:val="20"/>
        </w:rPr>
        <w:t xml:space="preserve">, </w:t>
      </w:r>
      <w:proofErr w:type="spellStart"/>
      <w:r w:rsidRPr="00652AB8">
        <w:rPr>
          <w:rStyle w:val="Aucun"/>
          <w:rFonts w:ascii="Calibri" w:hAnsi="Calibri" w:cs="Calibri"/>
          <w:sz w:val="20"/>
          <w:szCs w:val="20"/>
        </w:rPr>
        <w:t>Morvant</w:t>
      </w:r>
      <w:proofErr w:type="spellEnd"/>
      <w:r w:rsidRPr="00652AB8">
        <w:rPr>
          <w:rStyle w:val="Aucun"/>
          <w:rFonts w:ascii="Calibri" w:hAnsi="Calibri" w:cs="Calibri"/>
          <w:sz w:val="20"/>
          <w:szCs w:val="20"/>
        </w:rPr>
        <w:t>-Roux, and Villarreal 2013).</w:t>
      </w:r>
    </w:p>
  </w:footnote>
  <w:footnote w:id="10">
    <w:p w14:paraId="3711AEF7" w14:textId="77777777" w:rsidR="007D00B8" w:rsidRPr="00AE1CDC" w:rsidRDefault="00C11B0B">
      <w:pPr>
        <w:pStyle w:val="FootnoteText"/>
        <w:jc w:val="both"/>
        <w:rPr>
          <w:rFonts w:ascii="Calibri" w:hAnsi="Calibri" w:cs="Calibri"/>
          <w:sz w:val="20"/>
          <w:szCs w:val="20"/>
        </w:rPr>
      </w:pPr>
      <w:r w:rsidRPr="00AE1CDC">
        <w:rPr>
          <w:rStyle w:val="FootnoteReference"/>
          <w:rFonts w:ascii="Calibri" w:hAnsi="Calibri" w:cs="Calibri"/>
          <w:sz w:val="20"/>
          <w:szCs w:val="20"/>
        </w:rPr>
        <w:footnoteRef/>
      </w:r>
      <w:r w:rsidRPr="00652AB8">
        <w:rPr>
          <w:rStyle w:val="Aucun"/>
          <w:rFonts w:ascii="Calibri" w:hAnsi="Calibri" w:cs="Calibri"/>
          <w:sz w:val="20"/>
          <w:szCs w:val="20"/>
        </w:rPr>
        <w:t xml:space="preserve"> We shall note the existence of internal Dalit hierarchies, the term being a political category that in fact includes many </w:t>
      </w:r>
      <w:proofErr w:type="spellStart"/>
      <w:r w:rsidRPr="00652AB8">
        <w:rPr>
          <w:rStyle w:val="Aucun"/>
          <w:rFonts w:ascii="Calibri" w:hAnsi="Calibri" w:cs="Calibri"/>
          <w:i/>
          <w:iCs/>
          <w:sz w:val="20"/>
          <w:szCs w:val="20"/>
        </w:rPr>
        <w:t>jatis</w:t>
      </w:r>
      <w:proofErr w:type="spellEnd"/>
      <w:r w:rsidRPr="00652AB8">
        <w:rPr>
          <w:rStyle w:val="Aucun"/>
          <w:rFonts w:ascii="Calibri" w:hAnsi="Calibri" w:cs="Calibri"/>
          <w:sz w:val="20"/>
          <w:szCs w:val="20"/>
        </w:rPr>
        <w:t xml:space="preserve"> (castes).</w:t>
      </w:r>
    </w:p>
  </w:footnote>
  <w:footnote w:id="11">
    <w:p w14:paraId="3C720DA7" w14:textId="77777777" w:rsidR="007D00B8" w:rsidRPr="00AE1CDC" w:rsidRDefault="00C11B0B">
      <w:pPr>
        <w:pStyle w:val="FootnoteText"/>
        <w:jc w:val="both"/>
        <w:rPr>
          <w:rFonts w:ascii="Calibri" w:hAnsi="Calibri" w:cs="Calibri"/>
          <w:sz w:val="20"/>
          <w:szCs w:val="20"/>
        </w:rPr>
      </w:pPr>
      <w:r w:rsidRPr="00AE1CDC">
        <w:rPr>
          <w:rStyle w:val="FootnoteReference"/>
          <w:rFonts w:ascii="Calibri" w:hAnsi="Calibri" w:cs="Calibri"/>
          <w:sz w:val="20"/>
          <w:szCs w:val="20"/>
        </w:rPr>
        <w:footnoteRef/>
      </w:r>
      <w:r w:rsidRPr="00652AB8">
        <w:rPr>
          <w:rStyle w:val="Aucun"/>
          <w:rFonts w:ascii="Calibri" w:hAnsi="Calibri" w:cs="Calibri"/>
          <w:sz w:val="20"/>
          <w:szCs w:val="20"/>
        </w:rPr>
        <w:t xml:space="preserve"> </w:t>
      </w:r>
      <w:hyperlink r:id="rId2" w:history="1">
        <w:r w:rsidRPr="00AE1CDC">
          <w:rPr>
            <w:rStyle w:val="Hyperlink0"/>
          </w:rPr>
          <w:t>https://www.thehindu.com/news/cities/Madurai/collector-warns-against-violation-of-rbi-norms-on-loan-moratorium/article31664789.ece/amp/</w:t>
        </w:r>
      </w:hyperlink>
      <w:r w:rsidRPr="00652AB8">
        <w:rPr>
          <w:rStyle w:val="Aucun"/>
          <w:rFonts w:ascii="Calibri" w:hAnsi="Calibri" w:cs="Calibri"/>
          <w:sz w:val="20"/>
          <w:szCs w:val="20"/>
        </w:rPr>
        <w:t xml:space="preserve">; </w:t>
      </w:r>
      <w:hyperlink r:id="rId3" w:history="1">
        <w:r w:rsidRPr="00AE1CDC">
          <w:rPr>
            <w:rStyle w:val="Hyperlink0"/>
          </w:rPr>
          <w:t>https://www.thehindu.com/news/national/tamil-nadu/private-finance-firms-putting-pressure-on-self-help-group-women-says-rajapalayam-mla/article31663098.ece</w:t>
        </w:r>
      </w:hyperlink>
    </w:p>
  </w:footnote>
  <w:footnote w:id="12">
    <w:p w14:paraId="7E8283ED" w14:textId="77777777" w:rsidR="007D00B8" w:rsidRPr="00AE1CDC" w:rsidRDefault="00C11B0B">
      <w:pPr>
        <w:pStyle w:val="FootnoteText"/>
        <w:jc w:val="both"/>
        <w:rPr>
          <w:rFonts w:ascii="Calibri" w:hAnsi="Calibri" w:cs="Calibri"/>
          <w:sz w:val="20"/>
          <w:szCs w:val="20"/>
        </w:rPr>
      </w:pPr>
      <w:r w:rsidRPr="00AE1CDC">
        <w:rPr>
          <w:rStyle w:val="FootnoteReference"/>
          <w:rFonts w:ascii="Calibri" w:hAnsi="Calibri" w:cs="Calibri"/>
          <w:sz w:val="20"/>
          <w:szCs w:val="20"/>
        </w:rPr>
        <w:footnoteRef/>
      </w:r>
      <w:r w:rsidRPr="00652AB8">
        <w:rPr>
          <w:rStyle w:val="Aucun"/>
          <w:rFonts w:ascii="Calibri" w:hAnsi="Calibri" w:cs="Calibri"/>
          <w:sz w:val="20"/>
          <w:szCs w:val="20"/>
        </w:rPr>
        <w:t xml:space="preserve"> Our NEEMSIS survey had to be discontinued due to demonetization, which allowed us to measure its effects.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75EA1" w14:textId="77777777" w:rsidR="007D00B8" w:rsidRDefault="007D00B8">
    <w:pPr>
      <w:pStyle w:val="En-tte1"/>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6F7D"/>
    <w:multiLevelType w:val="hybridMultilevel"/>
    <w:tmpl w:val="29088556"/>
    <w:numStyleLink w:val="Style1import"/>
  </w:abstractNum>
  <w:abstractNum w:abstractNumId="1" w15:restartNumberingAfterBreak="0">
    <w:nsid w:val="513B07C1"/>
    <w:multiLevelType w:val="hybridMultilevel"/>
    <w:tmpl w:val="29088556"/>
    <w:styleLink w:val="Style1import"/>
    <w:lvl w:ilvl="0" w:tplc="D91ECCE6">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1DAE20F4">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7B005184">
      <w:start w:val="1"/>
      <w:numFmt w:val="lowerRoman"/>
      <w:lvlText w:val="%3."/>
      <w:lvlJc w:val="left"/>
      <w:pPr>
        <w:ind w:left="2160" w:hanging="358"/>
      </w:pPr>
      <w:rPr>
        <w:rFonts w:hAnsi="Arial Unicode MS"/>
        <w:b/>
        <w:bCs/>
        <w:caps w:val="0"/>
        <w:smallCaps w:val="0"/>
        <w:strike w:val="0"/>
        <w:dstrike w:val="0"/>
        <w:outline w:val="0"/>
        <w:emboss w:val="0"/>
        <w:imprint w:val="0"/>
        <w:spacing w:val="0"/>
        <w:w w:val="100"/>
        <w:kern w:val="0"/>
        <w:position w:val="0"/>
        <w:highlight w:val="none"/>
        <w:vertAlign w:val="baseline"/>
      </w:rPr>
    </w:lvl>
    <w:lvl w:ilvl="3" w:tplc="B17C794E">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07E4263C">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59300334">
      <w:start w:val="1"/>
      <w:numFmt w:val="lowerRoman"/>
      <w:lvlText w:val="%6."/>
      <w:lvlJc w:val="left"/>
      <w:pPr>
        <w:ind w:left="4320" w:hanging="358"/>
      </w:pPr>
      <w:rPr>
        <w:rFonts w:hAnsi="Arial Unicode MS"/>
        <w:b/>
        <w:bCs/>
        <w:caps w:val="0"/>
        <w:smallCaps w:val="0"/>
        <w:strike w:val="0"/>
        <w:dstrike w:val="0"/>
        <w:outline w:val="0"/>
        <w:emboss w:val="0"/>
        <w:imprint w:val="0"/>
        <w:spacing w:val="0"/>
        <w:w w:val="100"/>
        <w:kern w:val="0"/>
        <w:position w:val="0"/>
        <w:highlight w:val="none"/>
        <w:vertAlign w:val="baseline"/>
      </w:rPr>
    </w:lvl>
    <w:lvl w:ilvl="6" w:tplc="62FCB41C">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30465ECE">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7C4CFD3E">
      <w:start w:val="1"/>
      <w:numFmt w:val="lowerRoman"/>
      <w:lvlText w:val="%9."/>
      <w:lvlJc w:val="left"/>
      <w:pPr>
        <w:ind w:left="6480" w:hanging="358"/>
      </w:pPr>
      <w:rPr>
        <w:rFonts w:hAnsi="Arial Unicode MS"/>
        <w:b/>
        <w:bC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naud">
    <w15:presenceInfo w15:providerId="None" w15:userId="Arnaud"/>
  </w15:person>
  <w15:person w15:author="Isabelle GUERIN">
    <w15:presenceInfo w15:providerId="None" w15:userId="Isabelle GUER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trackRevisions/>
  <w:defaultTabStop w:val="720"/>
  <w:hyphenationZone w:val="425"/>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0B8"/>
    <w:rsid w:val="00007911"/>
    <w:rsid w:val="000B187A"/>
    <w:rsid w:val="000D6EAF"/>
    <w:rsid w:val="000E7D8E"/>
    <w:rsid w:val="001139CC"/>
    <w:rsid w:val="00144FF3"/>
    <w:rsid w:val="00152AA4"/>
    <w:rsid w:val="003F6A63"/>
    <w:rsid w:val="00476DDF"/>
    <w:rsid w:val="00517E23"/>
    <w:rsid w:val="00652AB8"/>
    <w:rsid w:val="007B51C2"/>
    <w:rsid w:val="007B6E8B"/>
    <w:rsid w:val="007D00B8"/>
    <w:rsid w:val="007F12D3"/>
    <w:rsid w:val="00826EC4"/>
    <w:rsid w:val="008651F2"/>
    <w:rsid w:val="008D137A"/>
    <w:rsid w:val="00A0412B"/>
    <w:rsid w:val="00A80818"/>
    <w:rsid w:val="00AE1CDC"/>
    <w:rsid w:val="00B1789B"/>
    <w:rsid w:val="00B2614D"/>
    <w:rsid w:val="00B40C1E"/>
    <w:rsid w:val="00C11B0B"/>
    <w:rsid w:val="00C4064B"/>
    <w:rsid w:val="00CB0BB6"/>
    <w:rsid w:val="00D14095"/>
    <w:rsid w:val="00DE0737"/>
    <w:rsid w:val="00DF4329"/>
    <w:rsid w:val="00DF7FD8"/>
    <w:rsid w:val="00E4602B"/>
    <w:rsid w:val="00E9426F"/>
    <w:rsid w:val="00F268FB"/>
    <w:rsid w:val="00F9188B"/>
    <w:rsid w:val="00FA68D3"/>
    <w:rsid w:val="00FD0246"/>
    <w:rsid w:val="00FE6A3A"/>
    <w:rsid w:val="00FF28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5B36E"/>
  <w15:docId w15:val="{F6EA16CA-56AF-4A1E-9596-E2F6F52A4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En-tte1">
    <w:name w:val="En-tête1"/>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Title">
    <w:name w:val="Title"/>
    <w:next w:val="BodyText"/>
    <w:uiPriority w:val="10"/>
    <w:qFormat/>
    <w:pPr>
      <w:keepNext/>
      <w:keepLines/>
      <w:spacing w:before="480" w:after="240"/>
      <w:jc w:val="center"/>
    </w:pPr>
    <w:rPr>
      <w:rFonts w:ascii="Calibri" w:hAnsi="Calibri" w:cs="Arial Unicode MS"/>
      <w:b/>
      <w:bCs/>
      <w:color w:val="345A8A"/>
      <w:sz w:val="36"/>
      <w:szCs w:val="36"/>
      <w:u w:color="345A8A"/>
      <w:lang w:val="en-US"/>
    </w:rPr>
  </w:style>
  <w:style w:type="paragraph" w:styleId="BodyText">
    <w:name w:val="Body Text"/>
    <w:pPr>
      <w:spacing w:before="180" w:after="180"/>
    </w:pPr>
    <w:rPr>
      <w:rFonts w:ascii="Cambria" w:hAnsi="Cambria" w:cs="Arial Unicode MS"/>
      <w:color w:val="000000"/>
      <w:sz w:val="24"/>
      <w:szCs w:val="24"/>
      <w:u w:color="000000"/>
      <w:lang w:val="en-US"/>
    </w:rPr>
  </w:style>
  <w:style w:type="character" w:customStyle="1" w:styleId="Aucun">
    <w:name w:val="Aucun"/>
    <w:rPr>
      <w:lang w:val="en-US"/>
    </w:rPr>
  </w:style>
  <w:style w:type="paragraph" w:styleId="FootnoteText">
    <w:name w:val="footnote text"/>
    <w:pPr>
      <w:spacing w:after="200"/>
    </w:pPr>
    <w:rPr>
      <w:rFonts w:ascii="Cambria" w:eastAsia="Cambria" w:hAnsi="Cambria" w:cs="Cambria"/>
      <w:color w:val="000000"/>
      <w:sz w:val="24"/>
      <w:szCs w:val="24"/>
      <w:u w:color="000000"/>
      <w:lang w:val="en-US"/>
    </w:rPr>
  </w:style>
  <w:style w:type="character" w:customStyle="1" w:styleId="Lien">
    <w:name w:val="Lien"/>
    <w:rPr>
      <w:outline w:val="0"/>
      <w:color w:val="4F81BD"/>
      <w:u w:val="single" w:color="4F81BD"/>
    </w:rPr>
  </w:style>
  <w:style w:type="character" w:customStyle="1" w:styleId="Hyperlink0">
    <w:name w:val="Hyperlink.0"/>
    <w:basedOn w:val="Lien"/>
    <w:rPr>
      <w:rFonts w:ascii="Calibri" w:eastAsia="Calibri" w:hAnsi="Calibri" w:cs="Calibri"/>
      <w:outline w:val="0"/>
      <w:color w:val="4F81BD"/>
      <w:sz w:val="20"/>
      <w:szCs w:val="20"/>
      <w:u w:val="single" w:color="4F81BD"/>
    </w:rPr>
  </w:style>
  <w:style w:type="paragraph" w:customStyle="1" w:styleId="Author">
    <w:name w:val="Author"/>
    <w:next w:val="BodyText"/>
    <w:pPr>
      <w:keepNext/>
      <w:keepLines/>
      <w:spacing w:after="200"/>
      <w:jc w:val="center"/>
    </w:pPr>
    <w:rPr>
      <w:rFonts w:ascii="Cambria" w:hAnsi="Cambria" w:cs="Arial Unicode MS"/>
      <w:color w:val="000000"/>
      <w:sz w:val="24"/>
      <w:szCs w:val="24"/>
      <w:u w:color="000000"/>
      <w:lang w:val="en-US"/>
    </w:rPr>
  </w:style>
  <w:style w:type="paragraph" w:customStyle="1" w:styleId="Abstract">
    <w:name w:val="Abstract"/>
    <w:next w:val="BodyText"/>
    <w:pPr>
      <w:keepNext/>
      <w:keepLines/>
      <w:spacing w:before="300" w:after="300"/>
    </w:pPr>
    <w:rPr>
      <w:rFonts w:ascii="Cambria" w:hAnsi="Cambria" w:cs="Arial Unicode MS"/>
      <w:color w:val="000000"/>
      <w:u w:color="000000"/>
      <w:lang w:val="en-US"/>
    </w:rPr>
  </w:style>
  <w:style w:type="paragraph" w:customStyle="1" w:styleId="Titre1">
    <w:name w:val="Titre1"/>
    <w:next w:val="BodyText"/>
    <w:pPr>
      <w:keepNext/>
      <w:keepLines/>
      <w:spacing w:before="480"/>
      <w:outlineLvl w:val="0"/>
    </w:pPr>
    <w:rPr>
      <w:rFonts w:ascii="Calibri" w:eastAsia="Calibri" w:hAnsi="Calibri" w:cs="Calibri"/>
      <w:b/>
      <w:bCs/>
      <w:color w:val="4F81BD"/>
      <w:sz w:val="32"/>
      <w:szCs w:val="32"/>
      <w:u w:color="4F81BD"/>
      <w14:textOutline w14:w="0" w14:cap="flat" w14:cmpd="sng" w14:algn="ctr">
        <w14:noFill/>
        <w14:prstDash w14:val="solid"/>
        <w14:bevel/>
      </w14:textOutline>
    </w:rPr>
  </w:style>
  <w:style w:type="paragraph" w:customStyle="1" w:styleId="Pardfaut">
    <w:name w:val="Par défaut"/>
    <w:pPr>
      <w:spacing w:before="160" w:line="288" w:lineRule="auto"/>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numbering" w:customStyle="1" w:styleId="Style1import">
    <w:name w:val="Style 1 importé"/>
    <w:pPr>
      <w:numPr>
        <w:numId w:val="1"/>
      </w:numPr>
    </w:pPr>
  </w:style>
  <w:style w:type="paragraph" w:customStyle="1" w:styleId="FirstParagraph">
    <w:name w:val="First Paragraph"/>
    <w:next w:val="BodyText"/>
    <w:pPr>
      <w:spacing w:before="180" w:after="180"/>
    </w:pPr>
    <w:rPr>
      <w:rFonts w:ascii="Cambria" w:hAnsi="Cambria" w:cs="Arial Unicode MS"/>
      <w:color w:val="000000"/>
      <w:sz w:val="24"/>
      <w:szCs w:val="24"/>
      <w:u w:color="000000"/>
      <w:lang w:val="en-US"/>
    </w:rPr>
  </w:style>
  <w:style w:type="character" w:customStyle="1" w:styleId="Hyperlink1">
    <w:name w:val="Hyperlink.1"/>
    <w:basedOn w:val="Lien"/>
    <w:rPr>
      <w:rFonts w:ascii="Calibri" w:eastAsia="Calibri" w:hAnsi="Calibri" w:cs="Calibri"/>
      <w:outline w:val="0"/>
      <w:color w:val="4F81BD"/>
      <w:u w:val="single" w:color="4F81BD"/>
    </w:rPr>
  </w:style>
  <w:style w:type="paragraph" w:styleId="BlockText">
    <w:name w:val="Block Text"/>
    <w:next w:val="BodyText"/>
    <w:pPr>
      <w:spacing w:before="100" w:after="100"/>
      <w:ind w:left="480" w:right="480"/>
    </w:pPr>
    <w:rPr>
      <w:rFonts w:ascii="Cambria" w:hAnsi="Cambria" w:cs="Arial Unicode MS"/>
      <w:color w:val="000000"/>
      <w:sz w:val="24"/>
      <w:szCs w:val="24"/>
      <w:u w:color="000000"/>
      <w:lang w:val="en-US"/>
    </w:rPr>
  </w:style>
  <w:style w:type="paragraph" w:styleId="Bibliography">
    <w:name w:val="Bibliography"/>
    <w:pPr>
      <w:ind w:left="720" w:hanging="720"/>
    </w:pPr>
    <w:rPr>
      <w:rFonts w:ascii="Cambria" w:hAnsi="Cambria" w:cs="Arial Unicode MS"/>
      <w:color w:val="000000"/>
      <w:sz w:val="24"/>
      <w:szCs w:val="24"/>
      <w:u w:color="000000"/>
      <w:lang w:val="en-US"/>
    </w:rPr>
  </w:style>
  <w:style w:type="paragraph" w:customStyle="1" w:styleId="Corps">
    <w:name w:val="Corps"/>
    <w:pPr>
      <w:spacing w:after="200"/>
    </w:pPr>
    <w:rPr>
      <w:rFonts w:ascii="Cambria" w:eastAsia="Cambria" w:hAnsi="Cambria" w:cs="Cambria"/>
      <w:color w:val="000000"/>
      <w:sz w:val="24"/>
      <w:szCs w:val="24"/>
      <w:u w:color="000000"/>
      <w14:textOutline w14:w="0" w14:cap="flat" w14:cmpd="sng" w14:algn="ctr">
        <w14:noFill/>
        <w14:prstDash w14:val="solid"/>
        <w14:bevel/>
      </w14:textOutline>
    </w:rPr>
  </w:style>
  <w:style w:type="paragraph" w:styleId="Caption">
    <w:name w:val="caption"/>
    <w:link w:val="CaptionChar"/>
    <w:pPr>
      <w:spacing w:after="120"/>
    </w:pPr>
    <w:rPr>
      <w:rFonts w:ascii="Cambria" w:eastAsia="Cambria" w:hAnsi="Cambria" w:cs="Cambria"/>
      <w:i/>
      <w:iCs/>
      <w:color w:val="000000"/>
      <w:sz w:val="24"/>
      <w:szCs w:val="24"/>
      <w:u w:color="000000"/>
      <w:lang w:val="en-US"/>
      <w14:textOutline w14:w="12700" w14:cap="flat" w14:cmpd="sng" w14:algn="ctr">
        <w14:noFill/>
        <w14:prstDash w14:val="solid"/>
        <w14:miter w14:lim="400000"/>
      </w14:textOutline>
    </w:rPr>
  </w:style>
  <w:style w:type="paragraph" w:styleId="CommentText">
    <w:name w:val="annotation text"/>
    <w:basedOn w:val="Normal"/>
    <w:link w:val="CommentTextChar"/>
    <w:unhideWhenUsed/>
    <w:rPr>
      <w:sz w:val="20"/>
      <w:szCs w:val="20"/>
    </w:rPr>
  </w:style>
  <w:style w:type="character" w:customStyle="1" w:styleId="CommentTextChar">
    <w:name w:val="Comment Text Char"/>
    <w:basedOn w:val="DefaultParagraphFont"/>
    <w:link w:val="CommentText"/>
    <w:rPr>
      <w:lang w:val="en-US" w:eastAsia="en-US"/>
    </w:rPr>
  </w:style>
  <w:style w:type="character" w:styleId="CommentReference">
    <w:name w:val="annotation reference"/>
    <w:basedOn w:val="DefaultParagraphFont"/>
    <w:semiHidden/>
    <w:unhideWhenUsed/>
    <w:rPr>
      <w:sz w:val="16"/>
      <w:szCs w:val="16"/>
    </w:rPr>
  </w:style>
  <w:style w:type="character" w:styleId="EndnoteReference">
    <w:name w:val="endnote reference"/>
    <w:basedOn w:val="DefaultParagraphFont"/>
    <w:uiPriority w:val="99"/>
    <w:semiHidden/>
    <w:unhideWhenUsed/>
    <w:rsid w:val="00E4602B"/>
    <w:rPr>
      <w:vertAlign w:val="superscript"/>
    </w:rPr>
  </w:style>
  <w:style w:type="character" w:styleId="FootnoteReference">
    <w:name w:val="footnote reference"/>
    <w:basedOn w:val="DefaultParagraphFont"/>
    <w:uiPriority w:val="99"/>
    <w:semiHidden/>
    <w:unhideWhenUsed/>
    <w:rsid w:val="00E4602B"/>
    <w:rPr>
      <w:vertAlign w:val="superscript"/>
    </w:rPr>
  </w:style>
  <w:style w:type="paragraph" w:styleId="BalloonText">
    <w:name w:val="Balloon Text"/>
    <w:basedOn w:val="Normal"/>
    <w:link w:val="BalloonTextChar"/>
    <w:uiPriority w:val="99"/>
    <w:semiHidden/>
    <w:unhideWhenUsed/>
    <w:rsid w:val="00E4602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602B"/>
    <w:rPr>
      <w:rFonts w:ascii="Segoe UI" w:hAnsi="Segoe UI" w:cs="Segoe UI"/>
      <w:sz w:val="18"/>
      <w:szCs w:val="18"/>
      <w:lang w:val="en-US" w:eastAsia="en-US"/>
    </w:rPr>
  </w:style>
  <w:style w:type="paragraph" w:styleId="CommentSubject">
    <w:name w:val="annotation subject"/>
    <w:basedOn w:val="CommentText"/>
    <w:next w:val="CommentText"/>
    <w:link w:val="CommentSubjectChar"/>
    <w:uiPriority w:val="99"/>
    <w:semiHidden/>
    <w:unhideWhenUsed/>
    <w:rsid w:val="00652AB8"/>
    <w:rPr>
      <w:b/>
      <w:bCs/>
    </w:rPr>
  </w:style>
  <w:style w:type="character" w:customStyle="1" w:styleId="CommentSubjectChar">
    <w:name w:val="Comment Subject Char"/>
    <w:basedOn w:val="CommentTextChar"/>
    <w:link w:val="CommentSubject"/>
    <w:uiPriority w:val="99"/>
    <w:semiHidden/>
    <w:rsid w:val="00652AB8"/>
    <w:rPr>
      <w:b/>
      <w:bCs/>
      <w:lang w:val="en-US" w:eastAsia="en-US"/>
    </w:rPr>
  </w:style>
  <w:style w:type="character" w:customStyle="1" w:styleId="CaptionChar">
    <w:name w:val="Caption Char"/>
    <w:basedOn w:val="DefaultParagraphFont"/>
    <w:link w:val="Caption"/>
    <w:rsid w:val="008D137A"/>
    <w:rPr>
      <w:rFonts w:ascii="Cambria" w:eastAsia="Cambria" w:hAnsi="Cambria" w:cs="Cambria"/>
      <w:i/>
      <w:iCs/>
      <w:color w:val="000000"/>
      <w:sz w:val="24"/>
      <w:szCs w:val="24"/>
      <w:u w:color="000000"/>
      <w:lang w:val="en-US"/>
      <w14:textOutline w14:w="12700" w14:cap="flat" w14:cmpd="sng" w14:algn="ctr">
        <w14:noFill/>
        <w14:prstDash w14:val="solid"/>
        <w14:miter w14:lim="400000"/>
      </w14:textOutline>
    </w:rPr>
  </w:style>
  <w:style w:type="paragraph" w:customStyle="1" w:styleId="ImageCaption">
    <w:name w:val="Image Caption"/>
    <w:basedOn w:val="Caption"/>
    <w:rsid w:val="008D137A"/>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iCs w:val="0"/>
      <w:color w:val="auto"/>
      <w:bdr w:val="none" w:sz="0" w:space="0" w:color="auto"/>
      <w:lang w:eastAsia="en-US"/>
      <w14:textOutline w14:w="0" w14:cap="rnd" w14:cmpd="sng" w14:algn="ctr">
        <w14:noFill/>
        <w14:prstDash w14:val="solid"/>
        <w14:bevel/>
      </w14:textOutline>
    </w:rPr>
  </w:style>
  <w:style w:type="paragraph" w:customStyle="1" w:styleId="CaptionedFigure">
    <w:name w:val="Captioned Figure"/>
    <w:basedOn w:val="Normal"/>
    <w:rsid w:val="008D137A"/>
    <w:pPr>
      <w:keepNext/>
      <w:pBdr>
        <w:top w:val="none" w:sz="0" w:space="0" w:color="auto"/>
        <w:left w:val="none" w:sz="0" w:space="0" w:color="auto"/>
        <w:bottom w:val="none" w:sz="0" w:space="0" w:color="auto"/>
        <w:right w:val="none" w:sz="0" w:space="0" w:color="auto"/>
        <w:between w:val="none" w:sz="0" w:space="0" w:color="auto"/>
        <w:bar w:val="none" w:sz="0" w:color="auto"/>
      </w:pBdr>
      <w:spacing w:after="200"/>
    </w:pPr>
    <w:rPr>
      <w:rFonts w:asciiTheme="minorHAnsi" w:eastAsiaTheme="minorHAnsi" w:hAnsiTheme="minorHAnsi" w:cstheme="minorBidi"/>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sv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sv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image" Target="media/image12.sv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sv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microsoft.com/office/2011/relationships/people" Target="people.xml"/></Relationships>
</file>

<file path=word/_rels/footnotes.xml.rels><?xml version="1.0" encoding="UTF-8" standalone="yes"?>
<Relationships xmlns="http://schemas.openxmlformats.org/package/2006/relationships"><Relationship Id="rId3" Type="http://schemas.openxmlformats.org/officeDocument/2006/relationships/hyperlink" Target="https://www.thehindu.com/news/national/tamil-nadu/private-finance-firms-putting-pressure-on-self-help-group-women-says-rajapalayam-mla/article31663098.ece" TargetMode="External"/><Relationship Id="rId2" Type="http://schemas.openxmlformats.org/officeDocument/2006/relationships/hyperlink" Target="https://www.thehindu.com/news/cities/Madurai/collector-warns-against-violation-of-rbi-norms-on-loan-moratorium/article31664789.ece/amp/" TargetMode="External"/><Relationship Id="rId1" Type="http://schemas.openxmlformats.org/officeDocument/2006/relationships/hyperlink" Target="https://neemsis.hypotheses.org/"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457200" rtl="0" fontAlgn="auto" latinLnBrk="0" hangingPunct="0">
          <a:lnSpc>
            <a:spcPct val="100000"/>
          </a:lnSpc>
          <a:spcBef>
            <a:spcPts val="600"/>
          </a:spcBef>
          <a:spcAft>
            <a:spcPts val="0"/>
          </a:spcAft>
          <a:buClrTx/>
          <a:buSzTx/>
          <a:buFontTx/>
          <a:buNone/>
          <a:tabLst/>
          <a:defRPr kumimoji="0" sz="1200" b="0" i="1" u="none" strike="noStrike" cap="none" spc="0" normalizeH="0" baseline="0">
            <a:ln>
              <a:noFill/>
            </a:ln>
            <a:solidFill>
              <a:srgbClr val="000000"/>
            </a:solidFill>
            <a:effectLst/>
            <a:uFill>
              <a:solidFill>
                <a:srgbClr val="000000"/>
              </a:solidFill>
            </a:uFill>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A0357-A6AD-4C3D-B3DA-52842FE73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22</Pages>
  <Words>7976</Words>
  <Characters>43870</Characters>
  <Application>Microsoft Office Word</Application>
  <DocSecurity>0</DocSecurity>
  <Lines>365</Lines>
  <Paragraphs>103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Isabelle GUERIN</dc:creator>
  <cp:lastModifiedBy>Arnaud</cp:lastModifiedBy>
  <cp:revision>13</cp:revision>
  <dcterms:created xsi:type="dcterms:W3CDTF">2021-08-18T14:53:00Z</dcterms:created>
  <dcterms:modified xsi:type="dcterms:W3CDTF">2021-08-18T22:34:00Z</dcterms:modified>
</cp:coreProperties>
</file>