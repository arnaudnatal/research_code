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60683" w14:textId="1E76DB16" w:rsidR="001A3255" w:rsidRDefault="00B86B1F" w:rsidP="009F135D">
      <w:pPr>
        <w:pStyle w:val="Title"/>
        <w:jc w:val="both"/>
        <w:rPr>
          <w:rFonts w:cstheme="majorHAnsi"/>
        </w:rPr>
      </w:pPr>
      <w:r w:rsidRPr="009F135D">
        <w:rPr>
          <w:rFonts w:cstheme="majorHAnsi"/>
        </w:rPr>
        <w:t>Surviving debt, survival debt in times of lockdown</w:t>
      </w:r>
      <w:r w:rsidRPr="009F135D">
        <w:rPr>
          <w:rStyle w:val="FootnoteReference"/>
          <w:rFonts w:cstheme="majorHAnsi"/>
        </w:rPr>
        <w:footnoteReference w:id="1"/>
      </w:r>
    </w:p>
    <w:p w14:paraId="6435F04F" w14:textId="0C9B0082" w:rsidR="009271A6" w:rsidRPr="007C018D" w:rsidRDefault="009271A6" w:rsidP="009271A6">
      <w:pPr>
        <w:pStyle w:val="Author"/>
        <w:rPr>
          <w:rFonts w:asciiTheme="majorHAnsi" w:hAnsiTheme="majorHAnsi" w:cstheme="majorHAnsi"/>
          <w:i/>
          <w:lang w:val="fr-FR"/>
        </w:rPr>
      </w:pPr>
      <w:r w:rsidRPr="007C018D">
        <w:rPr>
          <w:rFonts w:asciiTheme="majorHAnsi" w:hAnsiTheme="majorHAnsi" w:cstheme="majorHAnsi"/>
          <w:lang w:val="fr-FR"/>
        </w:rPr>
        <w:t xml:space="preserve">Isabelle </w:t>
      </w:r>
      <w:proofErr w:type="spellStart"/>
      <w:r w:rsidRPr="007C018D">
        <w:rPr>
          <w:rFonts w:asciiTheme="majorHAnsi" w:hAnsiTheme="majorHAnsi" w:cstheme="majorHAnsi"/>
          <w:lang w:val="fr-FR"/>
        </w:rPr>
        <w:t>Guérin</w:t>
      </w:r>
      <w:r w:rsidRPr="0089752F">
        <w:rPr>
          <w:rStyle w:val="fontstyle01"/>
          <w:rFonts w:asciiTheme="majorHAnsi" w:hAnsiTheme="majorHAnsi" w:cstheme="majorHAnsi"/>
          <w:i w:val="0"/>
          <w:sz w:val="24"/>
          <w:szCs w:val="24"/>
          <w:vertAlign w:val="superscript"/>
          <w:lang w:val="fr-FR"/>
        </w:rPr>
        <w:t>a,b,c</w:t>
      </w:r>
      <w:proofErr w:type="spellEnd"/>
    </w:p>
    <w:p w14:paraId="0450FA05" w14:textId="0B633671" w:rsidR="009271A6" w:rsidRPr="007C018D" w:rsidRDefault="009271A6" w:rsidP="009271A6">
      <w:pPr>
        <w:pStyle w:val="Author"/>
        <w:rPr>
          <w:rFonts w:asciiTheme="majorHAnsi" w:hAnsiTheme="majorHAnsi" w:cstheme="majorHAnsi"/>
          <w:lang w:val="fr-FR"/>
        </w:rPr>
      </w:pPr>
      <w:r w:rsidRPr="007C018D">
        <w:rPr>
          <w:rFonts w:asciiTheme="majorHAnsi" w:hAnsiTheme="majorHAnsi" w:cstheme="majorHAnsi"/>
          <w:lang w:val="fr-FR"/>
        </w:rPr>
        <w:t xml:space="preserve">Sébastien </w:t>
      </w:r>
      <w:proofErr w:type="spellStart"/>
      <w:r w:rsidRPr="007C018D">
        <w:rPr>
          <w:rFonts w:asciiTheme="majorHAnsi" w:hAnsiTheme="majorHAnsi" w:cstheme="majorHAnsi"/>
          <w:lang w:val="fr-FR"/>
        </w:rPr>
        <w:t>Michiels</w:t>
      </w:r>
      <w:r w:rsidRPr="0089752F">
        <w:rPr>
          <w:rStyle w:val="fontstyle01"/>
          <w:rFonts w:asciiTheme="majorHAnsi" w:hAnsiTheme="majorHAnsi" w:cstheme="majorHAnsi"/>
          <w:i w:val="0"/>
          <w:sz w:val="24"/>
          <w:szCs w:val="24"/>
          <w:vertAlign w:val="superscript"/>
          <w:lang w:val="fr-FR"/>
        </w:rPr>
        <w:t>c</w:t>
      </w:r>
      <w:r w:rsidR="009A35B7">
        <w:rPr>
          <w:rStyle w:val="fontstyle01"/>
          <w:rFonts w:asciiTheme="majorHAnsi" w:hAnsiTheme="majorHAnsi" w:cstheme="majorHAnsi"/>
          <w:i w:val="0"/>
          <w:sz w:val="24"/>
          <w:szCs w:val="24"/>
          <w:vertAlign w:val="superscript"/>
          <w:lang w:val="fr-FR"/>
        </w:rPr>
        <w:t>,d</w:t>
      </w:r>
      <w:proofErr w:type="spellEnd"/>
    </w:p>
    <w:p w14:paraId="319433D6" w14:textId="55A8A1B9" w:rsidR="009271A6" w:rsidRPr="00334556" w:rsidRDefault="009271A6" w:rsidP="009271A6">
      <w:pPr>
        <w:pStyle w:val="Author"/>
        <w:rPr>
          <w:rFonts w:asciiTheme="majorHAnsi" w:hAnsiTheme="majorHAnsi" w:cstheme="majorHAnsi"/>
          <w:lang w:val="en-GB"/>
          <w:rPrChange w:id="1" w:author="Isabelle GUERIN" w:date="2021-07-30T15:29:00Z">
            <w:rPr>
              <w:rFonts w:asciiTheme="majorHAnsi" w:hAnsiTheme="majorHAnsi" w:cstheme="majorHAnsi"/>
            </w:rPr>
          </w:rPrChange>
        </w:rPr>
      </w:pPr>
      <w:r w:rsidRPr="00334556">
        <w:rPr>
          <w:rFonts w:asciiTheme="majorHAnsi" w:hAnsiTheme="majorHAnsi" w:cstheme="majorHAnsi"/>
          <w:lang w:val="en-GB"/>
          <w:rPrChange w:id="2" w:author="Isabelle GUERIN" w:date="2021-07-30T15:29:00Z">
            <w:rPr>
              <w:rFonts w:asciiTheme="majorHAnsi" w:hAnsiTheme="majorHAnsi" w:cstheme="majorHAnsi"/>
            </w:rPr>
          </w:rPrChange>
        </w:rPr>
        <w:t>Arnaud Natal</w:t>
      </w:r>
      <w:r w:rsidR="009A35B7" w:rsidRPr="00334556">
        <w:rPr>
          <w:rFonts w:asciiTheme="majorHAnsi" w:hAnsiTheme="majorHAnsi" w:cstheme="majorHAnsi"/>
          <w:vertAlign w:val="superscript"/>
          <w:lang w:val="en-GB"/>
        </w:rPr>
        <w:t>e</w:t>
      </w:r>
    </w:p>
    <w:p w14:paraId="1D955E0E" w14:textId="5D127757" w:rsidR="009271A6" w:rsidRPr="00334556" w:rsidRDefault="009271A6" w:rsidP="009271A6">
      <w:pPr>
        <w:pStyle w:val="Author"/>
        <w:rPr>
          <w:rFonts w:asciiTheme="majorHAnsi" w:hAnsiTheme="majorHAnsi" w:cstheme="majorHAnsi"/>
          <w:lang w:val="en-GB"/>
          <w:rPrChange w:id="3" w:author="Isabelle GUERIN" w:date="2021-07-30T15:29:00Z">
            <w:rPr>
              <w:rFonts w:asciiTheme="majorHAnsi" w:hAnsiTheme="majorHAnsi" w:cstheme="majorHAnsi"/>
            </w:rPr>
          </w:rPrChange>
        </w:rPr>
      </w:pPr>
      <w:r w:rsidRPr="00334556">
        <w:rPr>
          <w:rFonts w:asciiTheme="majorHAnsi" w:hAnsiTheme="majorHAnsi" w:cstheme="majorHAnsi"/>
          <w:lang w:val="en-GB"/>
          <w:rPrChange w:id="4" w:author="Isabelle GUERIN" w:date="2021-07-30T15:29:00Z">
            <w:rPr>
              <w:rFonts w:asciiTheme="majorHAnsi" w:hAnsiTheme="majorHAnsi" w:cstheme="majorHAnsi"/>
            </w:rPr>
          </w:rPrChange>
        </w:rPr>
        <w:t xml:space="preserve">Christophe Jalil </w:t>
      </w:r>
      <w:proofErr w:type="spellStart"/>
      <w:r w:rsidRPr="00334556">
        <w:rPr>
          <w:rFonts w:asciiTheme="majorHAnsi" w:hAnsiTheme="majorHAnsi" w:cstheme="majorHAnsi"/>
          <w:lang w:val="en-GB"/>
          <w:rPrChange w:id="5" w:author="Isabelle GUERIN" w:date="2021-07-30T15:29:00Z">
            <w:rPr>
              <w:rFonts w:asciiTheme="majorHAnsi" w:hAnsiTheme="majorHAnsi" w:cstheme="majorHAnsi"/>
            </w:rPr>
          </w:rPrChange>
        </w:rPr>
        <w:t>Nordman</w:t>
      </w:r>
      <w:r w:rsidRPr="00334556">
        <w:rPr>
          <w:rFonts w:asciiTheme="majorHAnsi" w:hAnsiTheme="majorHAnsi" w:cstheme="majorHAnsi"/>
          <w:vertAlign w:val="superscript"/>
          <w:lang w:val="en-GB"/>
          <w:rPrChange w:id="6" w:author="Isabelle GUERIN" w:date="2021-07-30T15:29:00Z">
            <w:rPr>
              <w:rFonts w:asciiTheme="majorHAnsi" w:hAnsiTheme="majorHAnsi" w:cstheme="majorHAnsi"/>
              <w:vertAlign w:val="superscript"/>
            </w:rPr>
          </w:rPrChange>
        </w:rPr>
        <w:t>a,c,</w:t>
      </w:r>
      <w:r w:rsidR="009A35B7" w:rsidRPr="00334556">
        <w:rPr>
          <w:rFonts w:asciiTheme="majorHAnsi" w:hAnsiTheme="majorHAnsi" w:cstheme="majorHAnsi"/>
          <w:vertAlign w:val="superscript"/>
          <w:lang w:val="en-GB"/>
        </w:rPr>
        <w:t>f</w:t>
      </w:r>
      <w:proofErr w:type="spellEnd"/>
    </w:p>
    <w:p w14:paraId="0645F33D" w14:textId="77777777" w:rsidR="009271A6" w:rsidRPr="00334556" w:rsidRDefault="009271A6" w:rsidP="009271A6">
      <w:pPr>
        <w:pStyle w:val="Author"/>
        <w:rPr>
          <w:rFonts w:asciiTheme="majorHAnsi" w:hAnsiTheme="majorHAnsi" w:cstheme="majorHAnsi"/>
          <w:vertAlign w:val="superscript"/>
          <w:lang w:val="en-GB"/>
          <w:rPrChange w:id="7" w:author="Isabelle GUERIN" w:date="2021-07-30T15:29:00Z">
            <w:rPr>
              <w:rFonts w:asciiTheme="majorHAnsi" w:hAnsiTheme="majorHAnsi" w:cstheme="majorHAnsi"/>
              <w:vertAlign w:val="superscript"/>
            </w:rPr>
          </w:rPrChange>
        </w:rPr>
      </w:pPr>
      <w:r w:rsidRPr="00334556">
        <w:rPr>
          <w:rFonts w:asciiTheme="majorHAnsi" w:hAnsiTheme="majorHAnsi" w:cstheme="majorHAnsi"/>
          <w:lang w:val="en-GB"/>
          <w:rPrChange w:id="8" w:author="Isabelle GUERIN" w:date="2021-07-30T15:29:00Z">
            <w:rPr>
              <w:rFonts w:asciiTheme="majorHAnsi" w:hAnsiTheme="majorHAnsi" w:cstheme="majorHAnsi"/>
            </w:rPr>
          </w:rPrChange>
        </w:rPr>
        <w:t xml:space="preserve">Govindan </w:t>
      </w:r>
      <w:proofErr w:type="spellStart"/>
      <w:r w:rsidRPr="00334556">
        <w:rPr>
          <w:rFonts w:asciiTheme="majorHAnsi" w:hAnsiTheme="majorHAnsi" w:cstheme="majorHAnsi"/>
          <w:lang w:val="en-GB"/>
          <w:rPrChange w:id="9" w:author="Isabelle GUERIN" w:date="2021-07-30T15:29:00Z">
            <w:rPr>
              <w:rFonts w:asciiTheme="majorHAnsi" w:hAnsiTheme="majorHAnsi" w:cstheme="majorHAnsi"/>
            </w:rPr>
          </w:rPrChange>
        </w:rPr>
        <w:t>Venkatasubramanian</w:t>
      </w:r>
      <w:r w:rsidRPr="00334556">
        <w:rPr>
          <w:rFonts w:asciiTheme="majorHAnsi" w:hAnsiTheme="majorHAnsi" w:cstheme="majorHAnsi"/>
          <w:vertAlign w:val="superscript"/>
          <w:lang w:val="en-GB"/>
          <w:rPrChange w:id="10" w:author="Isabelle GUERIN" w:date="2021-07-30T15:29:00Z">
            <w:rPr>
              <w:rFonts w:asciiTheme="majorHAnsi" w:hAnsiTheme="majorHAnsi" w:cstheme="majorHAnsi"/>
              <w:vertAlign w:val="superscript"/>
            </w:rPr>
          </w:rPrChange>
        </w:rPr>
        <w:t>c</w:t>
      </w:r>
      <w:proofErr w:type="spellEnd"/>
    </w:p>
    <w:p w14:paraId="72D1F992" w14:textId="0E292A21" w:rsidR="009A35B7" w:rsidRDefault="009271A6" w:rsidP="009271A6">
      <w:pPr>
        <w:pStyle w:val="Author"/>
        <w:spacing w:after="0"/>
        <w:jc w:val="left"/>
        <w:rPr>
          <w:rStyle w:val="fontstyle11"/>
          <w:rFonts w:asciiTheme="majorHAnsi" w:hAnsiTheme="majorHAnsi"/>
          <w:sz w:val="22"/>
          <w:szCs w:val="22"/>
          <w:lang w:val="en-GB"/>
        </w:rPr>
      </w:pPr>
      <w:r w:rsidRPr="009A35B7">
        <w:rPr>
          <w:lang w:val="en-GB"/>
          <w:rPrChange w:id="11" w:author="Isabelle GUERIN" w:date="2021-07-30T15:29:00Z">
            <w:rPr>
              <w:rFonts w:ascii="CMTI8" w:hAnsi="CMTI8"/>
              <w:i/>
              <w:iCs/>
              <w:color w:val="000000"/>
              <w:sz w:val="16"/>
              <w:szCs w:val="16"/>
            </w:rPr>
          </w:rPrChange>
        </w:rPr>
        <w:br/>
      </w:r>
      <w:r w:rsidRPr="009A35B7">
        <w:rPr>
          <w:rStyle w:val="fontstyle01"/>
          <w:rFonts w:asciiTheme="majorHAnsi" w:hAnsiTheme="majorHAnsi"/>
          <w:sz w:val="22"/>
          <w:szCs w:val="22"/>
          <w:vertAlign w:val="superscript"/>
          <w:lang w:val="en-GB"/>
          <w:rPrChange w:id="12" w:author="Isabelle GUERIN" w:date="2021-07-30T15:29:00Z">
            <w:rPr>
              <w:rStyle w:val="fontstyle01"/>
              <w:rFonts w:asciiTheme="majorHAnsi" w:hAnsiTheme="majorHAnsi"/>
              <w:sz w:val="22"/>
              <w:szCs w:val="22"/>
              <w:vertAlign w:val="superscript"/>
            </w:rPr>
          </w:rPrChange>
        </w:rPr>
        <w:t>a</w:t>
      </w:r>
      <w:r w:rsidRPr="009A35B7">
        <w:rPr>
          <w:rStyle w:val="fontstyle01"/>
          <w:rFonts w:asciiTheme="majorHAnsi" w:hAnsiTheme="majorHAnsi"/>
          <w:sz w:val="22"/>
          <w:szCs w:val="22"/>
          <w:lang w:val="en-GB"/>
          <w:rPrChange w:id="13" w:author="Isabelle GUERIN" w:date="2021-07-30T15:29:00Z">
            <w:rPr>
              <w:rStyle w:val="fontstyle01"/>
              <w:rFonts w:asciiTheme="majorHAnsi" w:hAnsiTheme="majorHAnsi"/>
              <w:sz w:val="22"/>
              <w:szCs w:val="22"/>
            </w:rPr>
          </w:rPrChange>
        </w:rPr>
        <w:t xml:space="preserve"> </w:t>
      </w:r>
      <w:r w:rsidRPr="009A35B7">
        <w:rPr>
          <w:rStyle w:val="fontstyle11"/>
          <w:rFonts w:asciiTheme="majorHAnsi" w:hAnsiTheme="majorHAnsi"/>
          <w:sz w:val="22"/>
          <w:szCs w:val="22"/>
          <w:lang w:val="en-GB"/>
          <w:rPrChange w:id="14" w:author="Isabelle GUERIN" w:date="2021-07-30T15:29:00Z">
            <w:rPr>
              <w:rStyle w:val="fontstyle11"/>
              <w:rFonts w:asciiTheme="majorHAnsi" w:hAnsiTheme="majorHAnsi"/>
              <w:sz w:val="22"/>
              <w:szCs w:val="22"/>
            </w:rPr>
          </w:rPrChange>
        </w:rPr>
        <w:t>IRD (French National Research Institute for Sustainable Development), France</w:t>
      </w:r>
      <w:r w:rsidRPr="009A35B7">
        <w:rPr>
          <w:rFonts w:asciiTheme="majorHAnsi" w:hAnsiTheme="majorHAnsi"/>
          <w:iCs/>
          <w:color w:val="000000"/>
          <w:sz w:val="22"/>
          <w:szCs w:val="22"/>
          <w:lang w:val="en-GB"/>
          <w:rPrChange w:id="15" w:author="Isabelle GUERIN" w:date="2021-07-30T15:29:00Z">
            <w:rPr>
              <w:rFonts w:asciiTheme="majorHAnsi" w:hAnsiTheme="majorHAnsi"/>
              <w:iCs/>
              <w:color w:val="000000"/>
              <w:sz w:val="22"/>
              <w:szCs w:val="22"/>
            </w:rPr>
          </w:rPrChange>
        </w:rPr>
        <w:br/>
      </w:r>
      <w:r w:rsidRPr="009A35B7">
        <w:rPr>
          <w:rStyle w:val="fontstyle01"/>
          <w:rFonts w:asciiTheme="majorHAnsi" w:hAnsiTheme="majorHAnsi"/>
          <w:sz w:val="22"/>
          <w:szCs w:val="22"/>
          <w:vertAlign w:val="superscript"/>
          <w:lang w:val="en-GB"/>
          <w:rPrChange w:id="16" w:author="Isabelle GUERIN" w:date="2021-07-30T15:29:00Z">
            <w:rPr>
              <w:rStyle w:val="fontstyle01"/>
              <w:rFonts w:asciiTheme="majorHAnsi" w:hAnsiTheme="majorHAnsi"/>
              <w:sz w:val="22"/>
              <w:szCs w:val="22"/>
              <w:vertAlign w:val="superscript"/>
            </w:rPr>
          </w:rPrChange>
        </w:rPr>
        <w:t xml:space="preserve">b </w:t>
      </w:r>
      <w:r w:rsidRPr="009A35B7">
        <w:rPr>
          <w:rStyle w:val="fontstyle11"/>
          <w:rFonts w:asciiTheme="majorHAnsi" w:hAnsiTheme="majorHAnsi"/>
          <w:sz w:val="22"/>
          <w:szCs w:val="22"/>
          <w:lang w:val="en-GB"/>
          <w:rPrChange w:id="17" w:author="Isabelle GUERIN" w:date="2021-07-30T15:29:00Z">
            <w:rPr>
              <w:rStyle w:val="fontstyle11"/>
              <w:rFonts w:asciiTheme="majorHAnsi" w:hAnsiTheme="majorHAnsi"/>
              <w:sz w:val="22"/>
              <w:szCs w:val="22"/>
            </w:rPr>
          </w:rPrChange>
        </w:rPr>
        <w:t xml:space="preserve">CESSMA (Social Science </w:t>
      </w:r>
      <w:proofErr w:type="spellStart"/>
      <w:r w:rsidRPr="009A35B7">
        <w:rPr>
          <w:rStyle w:val="fontstyle11"/>
          <w:rFonts w:asciiTheme="majorHAnsi" w:hAnsiTheme="majorHAnsi"/>
          <w:sz w:val="22"/>
          <w:szCs w:val="22"/>
          <w:lang w:val="en-GB"/>
          <w:rPrChange w:id="18" w:author="Isabelle GUERIN" w:date="2021-07-30T15:29:00Z">
            <w:rPr>
              <w:rStyle w:val="fontstyle11"/>
              <w:rFonts w:asciiTheme="majorHAnsi" w:hAnsiTheme="majorHAnsi"/>
              <w:sz w:val="22"/>
              <w:szCs w:val="22"/>
            </w:rPr>
          </w:rPrChange>
        </w:rPr>
        <w:t>Center</w:t>
      </w:r>
      <w:proofErr w:type="spellEnd"/>
      <w:r w:rsidRPr="009A35B7">
        <w:rPr>
          <w:rStyle w:val="fontstyle11"/>
          <w:rFonts w:asciiTheme="majorHAnsi" w:hAnsiTheme="majorHAnsi"/>
          <w:sz w:val="22"/>
          <w:szCs w:val="22"/>
          <w:lang w:val="en-GB"/>
          <w:rPrChange w:id="19" w:author="Isabelle GUERIN" w:date="2021-07-30T15:29:00Z">
            <w:rPr>
              <w:rStyle w:val="fontstyle11"/>
              <w:rFonts w:asciiTheme="majorHAnsi" w:hAnsiTheme="majorHAnsi"/>
              <w:sz w:val="22"/>
              <w:szCs w:val="22"/>
            </w:rPr>
          </w:rPrChange>
        </w:rPr>
        <w:t xml:space="preserve"> Studies in African, American and Asian Worlds</w:t>
      </w:r>
      <w:ins w:id="20" w:author="Isabelle GUERIN" w:date="2021-07-30T14:46:00Z">
        <w:r w:rsidR="004F1944" w:rsidRPr="009A35B7">
          <w:rPr>
            <w:rStyle w:val="fontstyle11"/>
            <w:rFonts w:asciiTheme="majorHAnsi" w:hAnsiTheme="majorHAnsi"/>
            <w:sz w:val="22"/>
            <w:szCs w:val="22"/>
            <w:lang w:val="en-GB"/>
            <w:rPrChange w:id="21" w:author="Isabelle GUERIN" w:date="2021-07-30T15:29:00Z">
              <w:rPr>
                <w:rStyle w:val="fontstyle11"/>
                <w:rFonts w:asciiTheme="majorHAnsi" w:hAnsiTheme="majorHAnsi"/>
                <w:sz w:val="22"/>
                <w:szCs w:val="22"/>
              </w:rPr>
            </w:rPrChange>
          </w:rPr>
          <w:t xml:space="preserve">; Université de Paris, IRD, </w:t>
        </w:r>
        <w:proofErr w:type="spellStart"/>
        <w:r w:rsidR="004F1944" w:rsidRPr="009A35B7">
          <w:rPr>
            <w:rStyle w:val="fontstyle11"/>
            <w:rFonts w:asciiTheme="majorHAnsi" w:hAnsiTheme="majorHAnsi"/>
            <w:sz w:val="22"/>
            <w:szCs w:val="22"/>
            <w:lang w:val="en-GB"/>
            <w:rPrChange w:id="22" w:author="Isabelle GUERIN" w:date="2021-07-30T15:29:00Z">
              <w:rPr>
                <w:rStyle w:val="fontstyle11"/>
                <w:rFonts w:asciiTheme="majorHAnsi" w:hAnsiTheme="majorHAnsi"/>
                <w:sz w:val="22"/>
                <w:szCs w:val="22"/>
              </w:rPr>
            </w:rPrChange>
          </w:rPr>
          <w:t>Inalco</w:t>
        </w:r>
      </w:ins>
      <w:proofErr w:type="spellEnd"/>
      <w:r w:rsidRPr="009A35B7">
        <w:rPr>
          <w:rStyle w:val="fontstyle11"/>
          <w:rFonts w:asciiTheme="majorHAnsi" w:hAnsiTheme="majorHAnsi"/>
          <w:sz w:val="22"/>
          <w:szCs w:val="22"/>
          <w:lang w:val="en-GB"/>
          <w:rPrChange w:id="23" w:author="Isabelle GUERIN" w:date="2021-07-30T15:29:00Z">
            <w:rPr>
              <w:rStyle w:val="fontstyle11"/>
              <w:rFonts w:asciiTheme="majorHAnsi" w:hAnsiTheme="majorHAnsi"/>
              <w:sz w:val="22"/>
              <w:szCs w:val="22"/>
            </w:rPr>
          </w:rPrChange>
        </w:rPr>
        <w:t>), Paris, France</w:t>
      </w:r>
      <w:r w:rsidRPr="009A35B7">
        <w:rPr>
          <w:rFonts w:asciiTheme="majorHAnsi" w:hAnsiTheme="majorHAnsi"/>
          <w:iCs/>
          <w:color w:val="000000"/>
          <w:sz w:val="22"/>
          <w:szCs w:val="22"/>
          <w:lang w:val="en-GB"/>
          <w:rPrChange w:id="24" w:author="Isabelle GUERIN" w:date="2021-07-30T15:29:00Z">
            <w:rPr>
              <w:rFonts w:asciiTheme="majorHAnsi" w:hAnsiTheme="majorHAnsi"/>
              <w:iCs/>
              <w:color w:val="000000"/>
              <w:sz w:val="22"/>
              <w:szCs w:val="22"/>
            </w:rPr>
          </w:rPrChange>
        </w:rPr>
        <w:br/>
      </w:r>
      <w:r w:rsidRPr="009A35B7">
        <w:rPr>
          <w:rStyle w:val="fontstyle01"/>
          <w:rFonts w:asciiTheme="majorHAnsi" w:hAnsiTheme="majorHAnsi"/>
          <w:sz w:val="22"/>
          <w:szCs w:val="22"/>
          <w:vertAlign w:val="superscript"/>
          <w:lang w:val="en-GB"/>
          <w:rPrChange w:id="25" w:author="Isabelle GUERIN" w:date="2021-07-30T15:29:00Z">
            <w:rPr>
              <w:rStyle w:val="fontstyle01"/>
              <w:rFonts w:asciiTheme="majorHAnsi" w:hAnsiTheme="majorHAnsi"/>
              <w:sz w:val="22"/>
              <w:szCs w:val="22"/>
              <w:vertAlign w:val="superscript"/>
            </w:rPr>
          </w:rPrChange>
        </w:rPr>
        <w:t xml:space="preserve">c </w:t>
      </w:r>
      <w:r w:rsidRPr="009A35B7">
        <w:rPr>
          <w:rStyle w:val="fontstyle11"/>
          <w:rFonts w:asciiTheme="majorHAnsi" w:hAnsiTheme="majorHAnsi"/>
          <w:sz w:val="22"/>
          <w:szCs w:val="22"/>
          <w:lang w:val="en-GB"/>
          <w:rPrChange w:id="26" w:author="Isabelle GUERIN" w:date="2021-07-30T15:29:00Z">
            <w:rPr>
              <w:rStyle w:val="fontstyle11"/>
              <w:rFonts w:asciiTheme="majorHAnsi" w:hAnsiTheme="majorHAnsi"/>
              <w:sz w:val="22"/>
              <w:szCs w:val="22"/>
            </w:rPr>
          </w:rPrChange>
        </w:rPr>
        <w:t>IFP (French Institute of Pondicherry), India</w:t>
      </w:r>
      <w:r w:rsidRPr="009A35B7">
        <w:rPr>
          <w:rFonts w:asciiTheme="majorHAnsi" w:hAnsiTheme="majorHAnsi"/>
          <w:iCs/>
          <w:color w:val="000000"/>
          <w:sz w:val="22"/>
          <w:szCs w:val="22"/>
          <w:lang w:val="en-GB"/>
          <w:rPrChange w:id="27" w:author="Isabelle GUERIN" w:date="2021-07-30T15:29:00Z">
            <w:rPr>
              <w:rFonts w:asciiTheme="majorHAnsi" w:hAnsiTheme="majorHAnsi"/>
              <w:iCs/>
              <w:color w:val="000000"/>
              <w:sz w:val="22"/>
              <w:szCs w:val="22"/>
            </w:rPr>
          </w:rPrChange>
        </w:rPr>
        <w:br/>
      </w:r>
      <w:r w:rsidRPr="009A35B7">
        <w:rPr>
          <w:rStyle w:val="fontstyle01"/>
          <w:rFonts w:asciiTheme="majorHAnsi" w:hAnsiTheme="majorHAnsi"/>
          <w:sz w:val="22"/>
          <w:szCs w:val="22"/>
          <w:vertAlign w:val="superscript"/>
          <w:lang w:val="en-GB"/>
          <w:rPrChange w:id="28" w:author="Isabelle GUERIN" w:date="2021-07-30T15:29:00Z">
            <w:rPr>
              <w:rStyle w:val="fontstyle01"/>
              <w:rFonts w:asciiTheme="majorHAnsi" w:hAnsiTheme="majorHAnsi"/>
              <w:sz w:val="22"/>
              <w:szCs w:val="22"/>
              <w:vertAlign w:val="superscript"/>
            </w:rPr>
          </w:rPrChange>
        </w:rPr>
        <w:t xml:space="preserve">d </w:t>
      </w:r>
      <w:r w:rsidR="009A35B7">
        <w:rPr>
          <w:rStyle w:val="fontstyle11"/>
          <w:rFonts w:asciiTheme="majorHAnsi" w:hAnsiTheme="majorHAnsi"/>
          <w:sz w:val="22"/>
          <w:szCs w:val="22"/>
          <w:lang w:val="en-GB"/>
        </w:rPr>
        <w:t>CNRS-CREST</w:t>
      </w:r>
      <w:r w:rsidR="009A35B7">
        <w:rPr>
          <w:rStyle w:val="fontstyle11"/>
          <w:rFonts w:asciiTheme="majorHAnsi" w:hAnsiTheme="majorHAnsi"/>
          <w:sz w:val="22"/>
          <w:szCs w:val="22"/>
          <w:lang w:val="en-GB"/>
        </w:rPr>
        <w:br/>
      </w:r>
      <w:r w:rsidR="009A35B7">
        <w:rPr>
          <w:rStyle w:val="fontstyle01"/>
          <w:rFonts w:asciiTheme="majorHAnsi" w:hAnsiTheme="majorHAnsi"/>
          <w:sz w:val="22"/>
          <w:szCs w:val="22"/>
          <w:vertAlign w:val="superscript"/>
        </w:rPr>
        <w:t xml:space="preserve">e </w:t>
      </w:r>
      <w:r w:rsidR="009A35B7" w:rsidRPr="00C876CA">
        <w:rPr>
          <w:rStyle w:val="fontstyle11"/>
          <w:rFonts w:asciiTheme="majorHAnsi" w:hAnsiTheme="majorHAnsi"/>
          <w:sz w:val="22"/>
          <w:szCs w:val="22"/>
        </w:rPr>
        <w:t xml:space="preserve">University of Bordeaux, </w:t>
      </w:r>
      <w:proofErr w:type="spellStart"/>
      <w:r w:rsidR="009A35B7" w:rsidRPr="00C876CA">
        <w:rPr>
          <w:rStyle w:val="fontstyle11"/>
          <w:rFonts w:asciiTheme="majorHAnsi" w:hAnsiTheme="majorHAnsi"/>
          <w:sz w:val="22"/>
          <w:szCs w:val="22"/>
        </w:rPr>
        <w:t>GREThA</w:t>
      </w:r>
      <w:proofErr w:type="spellEnd"/>
      <w:r w:rsidR="009A35B7" w:rsidRPr="00C876CA">
        <w:rPr>
          <w:rStyle w:val="fontstyle11"/>
          <w:rFonts w:asciiTheme="majorHAnsi" w:hAnsiTheme="majorHAnsi"/>
          <w:sz w:val="22"/>
          <w:szCs w:val="22"/>
        </w:rPr>
        <w:t xml:space="preserve"> (UMR CNRS 5113)</w:t>
      </w:r>
      <w:r w:rsidR="009A35B7">
        <w:rPr>
          <w:rStyle w:val="fontstyle11"/>
          <w:rFonts w:asciiTheme="majorHAnsi" w:hAnsiTheme="majorHAnsi"/>
          <w:sz w:val="22"/>
          <w:szCs w:val="22"/>
        </w:rPr>
        <w:t>, Bordeaux, France</w:t>
      </w:r>
    </w:p>
    <w:p w14:paraId="10BE08F5" w14:textId="5B3AA9ED" w:rsidR="009271A6" w:rsidRPr="009A35B7" w:rsidRDefault="009A35B7" w:rsidP="009271A6">
      <w:pPr>
        <w:pStyle w:val="Author"/>
        <w:spacing w:after="0"/>
        <w:jc w:val="left"/>
        <w:rPr>
          <w:rStyle w:val="fontstyle11"/>
          <w:rFonts w:asciiTheme="majorHAnsi" w:hAnsiTheme="majorHAnsi"/>
          <w:sz w:val="22"/>
          <w:szCs w:val="22"/>
          <w:lang w:val="fr-FR"/>
        </w:rPr>
      </w:pPr>
      <w:r w:rsidRPr="009A35B7">
        <w:rPr>
          <w:rStyle w:val="fontstyle01"/>
          <w:rFonts w:asciiTheme="majorHAnsi" w:hAnsiTheme="majorHAnsi"/>
          <w:sz w:val="22"/>
          <w:szCs w:val="22"/>
          <w:vertAlign w:val="superscript"/>
          <w:lang w:val="fr-FR"/>
        </w:rPr>
        <w:t>f</w:t>
      </w:r>
      <w:r w:rsidR="009271A6" w:rsidRPr="009A35B7">
        <w:rPr>
          <w:rStyle w:val="fontstyle01"/>
          <w:rFonts w:asciiTheme="majorHAnsi" w:hAnsiTheme="majorHAnsi"/>
          <w:sz w:val="22"/>
          <w:szCs w:val="22"/>
          <w:vertAlign w:val="superscript"/>
          <w:lang w:val="fr-FR"/>
        </w:rPr>
        <w:t xml:space="preserve"> </w:t>
      </w:r>
      <w:r w:rsidRPr="009A35B7">
        <w:rPr>
          <w:rStyle w:val="fontstyle11"/>
          <w:rFonts w:asciiTheme="majorHAnsi" w:hAnsiTheme="majorHAnsi"/>
          <w:sz w:val="22"/>
          <w:szCs w:val="22"/>
          <w:lang w:val="fr-FR"/>
          <w:rPrChange w:id="29" w:author="Isabelle GUERIN" w:date="2021-07-30T15:29:00Z">
            <w:rPr>
              <w:rStyle w:val="fontstyle11"/>
              <w:rFonts w:asciiTheme="majorHAnsi" w:hAnsiTheme="majorHAnsi"/>
              <w:sz w:val="22"/>
              <w:szCs w:val="22"/>
            </w:rPr>
          </w:rPrChange>
        </w:rPr>
        <w:t>UMR LEDA-DIAL (D</w:t>
      </w:r>
      <w:ins w:id="30" w:author="Isabelle GUERIN" w:date="2021-07-30T14:46:00Z">
        <w:r w:rsidRPr="009A35B7">
          <w:rPr>
            <w:rStyle w:val="fontstyle11"/>
            <w:rFonts w:asciiTheme="majorHAnsi" w:hAnsiTheme="majorHAnsi"/>
            <w:sz w:val="22"/>
            <w:szCs w:val="22"/>
            <w:lang w:val="fr-FR"/>
            <w:rPrChange w:id="31" w:author="Isabelle GUERIN" w:date="2021-07-30T15:29:00Z">
              <w:rPr>
                <w:rStyle w:val="fontstyle11"/>
                <w:rFonts w:asciiTheme="majorHAnsi" w:hAnsiTheme="majorHAnsi"/>
                <w:sz w:val="22"/>
                <w:szCs w:val="22"/>
              </w:rPr>
            </w:rPrChange>
          </w:rPr>
          <w:t>é</w:t>
        </w:r>
      </w:ins>
      <w:del w:id="32" w:author="Isabelle GUERIN" w:date="2021-07-30T14:46:00Z">
        <w:r w:rsidRPr="009A35B7" w:rsidDel="004F1944">
          <w:rPr>
            <w:rStyle w:val="fontstyle11"/>
            <w:rFonts w:asciiTheme="majorHAnsi" w:hAnsiTheme="majorHAnsi"/>
            <w:sz w:val="22"/>
            <w:szCs w:val="22"/>
            <w:lang w:val="fr-FR"/>
            <w:rPrChange w:id="33" w:author="Isabelle GUERIN" w:date="2021-07-30T15:29:00Z">
              <w:rPr>
                <w:rStyle w:val="fontstyle11"/>
                <w:rFonts w:asciiTheme="majorHAnsi" w:hAnsiTheme="majorHAnsi"/>
                <w:sz w:val="22"/>
                <w:szCs w:val="22"/>
              </w:rPr>
            </w:rPrChange>
          </w:rPr>
          <w:delText>´e</w:delText>
        </w:r>
      </w:del>
      <w:r w:rsidRPr="009A35B7">
        <w:rPr>
          <w:rStyle w:val="fontstyle11"/>
          <w:rFonts w:asciiTheme="majorHAnsi" w:hAnsiTheme="majorHAnsi"/>
          <w:sz w:val="22"/>
          <w:szCs w:val="22"/>
          <w:lang w:val="fr-FR"/>
          <w:rPrChange w:id="34" w:author="Isabelle GUERIN" w:date="2021-07-30T15:29:00Z">
            <w:rPr>
              <w:rStyle w:val="fontstyle11"/>
              <w:rFonts w:asciiTheme="majorHAnsi" w:hAnsiTheme="majorHAnsi"/>
              <w:sz w:val="22"/>
              <w:szCs w:val="22"/>
            </w:rPr>
          </w:rPrChange>
        </w:rPr>
        <w:t xml:space="preserve">veloppement, Institutions, Mondialisation ; </w:t>
      </w:r>
      <w:proofErr w:type="spellStart"/>
      <w:r w:rsidRPr="009A35B7">
        <w:rPr>
          <w:rStyle w:val="fontstyle11"/>
          <w:rFonts w:asciiTheme="majorHAnsi" w:hAnsiTheme="majorHAnsi"/>
          <w:sz w:val="22"/>
          <w:szCs w:val="22"/>
          <w:lang w:val="fr-FR"/>
          <w:rPrChange w:id="35" w:author="Isabelle GUERIN" w:date="2021-07-30T15:29:00Z">
            <w:rPr>
              <w:rStyle w:val="fontstyle11"/>
              <w:rFonts w:asciiTheme="majorHAnsi" w:hAnsiTheme="majorHAnsi"/>
              <w:sz w:val="22"/>
              <w:szCs w:val="22"/>
            </w:rPr>
          </w:rPrChange>
        </w:rPr>
        <w:t>University</w:t>
      </w:r>
      <w:proofErr w:type="spellEnd"/>
      <w:r w:rsidRPr="009A35B7">
        <w:rPr>
          <w:rStyle w:val="fontstyle11"/>
          <w:rFonts w:asciiTheme="majorHAnsi" w:hAnsiTheme="majorHAnsi"/>
          <w:sz w:val="22"/>
          <w:szCs w:val="22"/>
          <w:lang w:val="fr-FR"/>
          <w:rPrChange w:id="36" w:author="Isabelle GUERIN" w:date="2021-07-30T15:29:00Z">
            <w:rPr>
              <w:rStyle w:val="fontstyle11"/>
              <w:rFonts w:asciiTheme="majorHAnsi" w:hAnsiTheme="majorHAnsi"/>
              <w:sz w:val="22"/>
              <w:szCs w:val="22"/>
            </w:rPr>
          </w:rPrChange>
        </w:rPr>
        <w:t xml:space="preserve"> Paris-Dauphine, IRD, CNRS, PSL), Paris, France</w:t>
      </w:r>
    </w:p>
    <w:p w14:paraId="656A4A3C" w14:textId="77777777" w:rsidR="009271A6" w:rsidRPr="007C018D" w:rsidRDefault="009271A6" w:rsidP="009271A6">
      <w:pPr>
        <w:pStyle w:val="BodyText"/>
        <w:rPr>
          <w:rFonts w:asciiTheme="majorHAnsi" w:hAnsiTheme="majorHAnsi" w:cstheme="majorHAnsi"/>
        </w:rPr>
      </w:pPr>
      <w:r w:rsidRPr="007C018D">
        <w:rPr>
          <w:rFonts w:asciiTheme="majorHAnsi" w:hAnsiTheme="majorHAnsi" w:cstheme="majorHAnsi"/>
        </w:rPr>
        <w:t xml:space="preserve">contact author: Isabelle </w:t>
      </w:r>
      <w:proofErr w:type="spellStart"/>
      <w:r w:rsidRPr="007C018D">
        <w:rPr>
          <w:rFonts w:asciiTheme="majorHAnsi" w:hAnsiTheme="majorHAnsi" w:cstheme="majorHAnsi"/>
        </w:rPr>
        <w:t>Guérin</w:t>
      </w:r>
      <w:proofErr w:type="spellEnd"/>
      <w:r w:rsidRPr="007C018D">
        <w:rPr>
          <w:rFonts w:asciiTheme="majorHAnsi" w:hAnsiTheme="majorHAnsi" w:cstheme="majorHAnsi"/>
        </w:rPr>
        <w:t>, isabelle.guerin@ird.fr</w:t>
      </w:r>
    </w:p>
    <w:p w14:paraId="39AED895" w14:textId="77777777" w:rsidR="009271A6" w:rsidRPr="00036DBA" w:rsidRDefault="009271A6" w:rsidP="009271A6">
      <w:pPr>
        <w:pStyle w:val="Author"/>
        <w:jc w:val="left"/>
        <w:rPr>
          <w:rFonts w:ascii="Calibri" w:hAnsi="Calibri" w:cs="Calibri"/>
        </w:rPr>
      </w:pPr>
      <w:r>
        <w:lastRenderedPageBreak/>
        <w:br/>
      </w:r>
      <w:r w:rsidRPr="00036DBA">
        <w:rPr>
          <w:rFonts w:ascii="Calibri" w:hAnsi="Calibri" w:cs="Calibri"/>
        </w:rPr>
        <w:t>Abstract</w:t>
      </w:r>
    </w:p>
    <w:p w14:paraId="03B79E7B" w14:textId="1DDD39FC" w:rsidR="009271A6" w:rsidRPr="00036DBA" w:rsidRDefault="009271A6" w:rsidP="009271A6">
      <w:pPr>
        <w:pStyle w:val="Abstract"/>
        <w:jc w:val="both"/>
        <w:rPr>
          <w:rFonts w:ascii="Calibri" w:hAnsi="Calibri" w:cs="Calibri"/>
          <w:sz w:val="22"/>
          <w:szCs w:val="22"/>
        </w:rPr>
      </w:pPr>
      <w:r w:rsidRPr="00036DBA">
        <w:rPr>
          <w:rFonts w:ascii="Calibri" w:hAnsi="Calibri" w:cs="Calibri"/>
          <w:sz w:val="22"/>
          <w:szCs w:val="22"/>
        </w:rPr>
        <w:t xml:space="preserve">What are the consequences of the Indian lockdown in terms of household debt? Drawing on quantitative and qualitative data collected in rural Tamil Nadu, </w:t>
      </w:r>
      <w:r w:rsidR="00533F54" w:rsidRPr="00036DBA">
        <w:rPr>
          <w:rFonts w:ascii="Calibri" w:hAnsi="Calibri" w:cs="Calibri"/>
          <w:sz w:val="22"/>
          <w:szCs w:val="22"/>
        </w:rPr>
        <w:t>this paper highlights massive risks of financial fragility. Our quantitative data show a very high level of pre-covid debt, which rose sharply during the decade 2000. The lockdown was accompanied by a large-scale suspension of r</w:t>
      </w:r>
      <w:r w:rsidR="0093411A" w:rsidRPr="00036DBA">
        <w:rPr>
          <w:rFonts w:ascii="Calibri" w:hAnsi="Calibri" w:cs="Calibri"/>
          <w:sz w:val="22"/>
          <w:szCs w:val="22"/>
        </w:rPr>
        <w:t xml:space="preserve">epayments. This concerns both </w:t>
      </w:r>
      <w:r w:rsidR="00533F54" w:rsidRPr="00036DBA">
        <w:rPr>
          <w:rFonts w:ascii="Calibri" w:hAnsi="Calibri" w:cs="Calibri"/>
          <w:sz w:val="22"/>
          <w:szCs w:val="22"/>
        </w:rPr>
        <w:t>formal debts</w:t>
      </w:r>
      <w:r w:rsidR="0093411A" w:rsidRPr="00036DBA">
        <w:rPr>
          <w:rFonts w:ascii="Calibri" w:hAnsi="Calibri" w:cs="Calibri"/>
          <w:sz w:val="22"/>
          <w:szCs w:val="22"/>
        </w:rPr>
        <w:t>,</w:t>
      </w:r>
      <w:r w:rsidR="00533F54" w:rsidRPr="00036DBA">
        <w:rPr>
          <w:rFonts w:ascii="Calibri" w:hAnsi="Calibri" w:cs="Calibri"/>
          <w:sz w:val="22"/>
          <w:szCs w:val="22"/>
        </w:rPr>
        <w:t xml:space="preserve"> following the moratorium imposed by the Central Bank, and some informal debts, which still account for a very large share of household debt. </w:t>
      </w:r>
      <w:r w:rsidRPr="00036DBA">
        <w:rPr>
          <w:rFonts w:ascii="Calibri" w:hAnsi="Calibri" w:cs="Calibri"/>
          <w:sz w:val="22"/>
          <w:szCs w:val="22"/>
        </w:rPr>
        <w:t xml:space="preserve">At the same time, we also observe a halt to unsecured debt and an erosion of the trust that cements most transactions. Last, and not least, we observe the emergence of new forms of secured debt that seriously threaten household assets. The sharp rise in debt observed over the last decade is the result of a widening of credit opportunities. These have been made possible by building new relationships of trust but also of confidence in the future, based on strong economic growth that was believed to be sustainable. The lockdown highlights the fragility of these dynamics. </w:t>
      </w:r>
    </w:p>
    <w:p w14:paraId="50BFABFD" w14:textId="364779B3" w:rsidR="009271A6" w:rsidRPr="00036DBA" w:rsidRDefault="009271A6" w:rsidP="0093411A">
      <w:pPr>
        <w:pStyle w:val="BodyText"/>
        <w:rPr>
          <w:rFonts w:ascii="Calibri" w:hAnsi="Calibri" w:cs="Calibri"/>
        </w:rPr>
      </w:pPr>
      <w:r w:rsidRPr="00036DBA">
        <w:rPr>
          <w:rFonts w:ascii="Calibri" w:hAnsi="Calibri" w:cs="Calibri"/>
        </w:rPr>
        <w:t xml:space="preserve">Keywords: Covid-19, Debt, lockdown, caste, </w:t>
      </w:r>
      <w:proofErr w:type="spellStart"/>
      <w:r w:rsidRPr="00036DBA">
        <w:rPr>
          <w:rFonts w:ascii="Calibri" w:hAnsi="Calibri" w:cs="Calibri"/>
        </w:rPr>
        <w:t>labour</w:t>
      </w:r>
      <w:proofErr w:type="spellEnd"/>
      <w:r w:rsidRPr="00036DBA">
        <w:rPr>
          <w:rFonts w:ascii="Calibri" w:hAnsi="Calibri" w:cs="Calibri"/>
        </w:rPr>
        <w:t>, India, trust</w:t>
      </w:r>
    </w:p>
    <w:p w14:paraId="756EF181" w14:textId="7C54ED3B" w:rsidR="001A3255" w:rsidRPr="009F135D" w:rsidRDefault="00B86B1F" w:rsidP="009F135D">
      <w:pPr>
        <w:pStyle w:val="Heading1"/>
        <w:jc w:val="both"/>
        <w:rPr>
          <w:rFonts w:cstheme="majorHAnsi"/>
        </w:rPr>
      </w:pPr>
      <w:bookmarkStart w:id="37" w:name="section:introduction"/>
      <w:r w:rsidRPr="009F135D">
        <w:rPr>
          <w:rFonts w:cstheme="majorHAnsi"/>
        </w:rPr>
        <w:t>Introduction</w:t>
      </w:r>
      <w:r w:rsidR="00DF5C06" w:rsidRPr="009F135D">
        <w:rPr>
          <w:rFonts w:cstheme="majorHAnsi"/>
        </w:rPr>
        <w:t xml:space="preserve"> </w:t>
      </w:r>
    </w:p>
    <w:p w14:paraId="62FB7FF0" w14:textId="4B03B792" w:rsidR="0020416E" w:rsidRPr="009F135D" w:rsidRDefault="0020416E" w:rsidP="009F135D">
      <w:pPr>
        <w:pStyle w:val="BodyText"/>
        <w:jc w:val="both"/>
        <w:rPr>
          <w:rFonts w:asciiTheme="majorHAnsi" w:hAnsiTheme="majorHAnsi" w:cstheme="majorHAnsi"/>
        </w:rPr>
      </w:pPr>
      <w:r w:rsidRPr="009F135D">
        <w:rPr>
          <w:rFonts w:asciiTheme="majorHAnsi" w:hAnsiTheme="majorHAnsi" w:cstheme="majorHAnsi"/>
        </w:rPr>
        <w:t xml:space="preserve">The </w:t>
      </w:r>
      <w:r w:rsidR="0072584A" w:rsidRPr="009F135D">
        <w:rPr>
          <w:rFonts w:asciiTheme="majorHAnsi" w:hAnsiTheme="majorHAnsi" w:cstheme="majorHAnsi"/>
        </w:rPr>
        <w:t>lockdown</w:t>
      </w:r>
      <w:r w:rsidRPr="009F135D">
        <w:rPr>
          <w:rFonts w:asciiTheme="majorHAnsi" w:hAnsiTheme="majorHAnsi" w:cstheme="majorHAnsi"/>
        </w:rPr>
        <w:t xml:space="preserve"> has brought to light </w:t>
      </w:r>
      <w:r w:rsidR="003879AD" w:rsidRPr="009F135D">
        <w:rPr>
          <w:rFonts w:asciiTheme="majorHAnsi" w:hAnsiTheme="majorHAnsi" w:cstheme="majorHAnsi"/>
        </w:rPr>
        <w:t>a crucial</w:t>
      </w:r>
      <w:r w:rsidRPr="009F135D">
        <w:rPr>
          <w:rFonts w:asciiTheme="majorHAnsi" w:hAnsiTheme="majorHAnsi" w:cstheme="majorHAnsi"/>
        </w:rPr>
        <w:t xml:space="preserve"> component of the Indian economy: its migrant and circulating workforce</w:t>
      </w:r>
      <w:r w:rsidR="007C018D">
        <w:rPr>
          <w:rFonts w:asciiTheme="majorHAnsi" w:hAnsiTheme="majorHAnsi" w:cstheme="majorHAnsi"/>
        </w:rPr>
        <w:t xml:space="preserve"> </w:t>
      </w:r>
      <w:r w:rsidR="007C018D">
        <w:rPr>
          <w:rFonts w:asciiTheme="majorHAnsi" w:hAnsiTheme="majorHAnsi" w:cstheme="majorHAnsi"/>
        </w:rPr>
        <w:fldChar w:fldCharType="begin"/>
      </w:r>
      <w:r w:rsidR="007C018D">
        <w:rPr>
          <w:rFonts w:asciiTheme="majorHAnsi" w:hAnsiTheme="majorHAnsi" w:cstheme="majorHAnsi"/>
        </w:rPr>
        <w:instrText xml:space="preserve"> ADDIN ZOTERO_ITEM CSL_CITATION {"citationID":"s9nNuMxO","properties":{"formattedCitation":"(Breman 2020; Srivastava 2020)","plainCitation":"(Breman 2020; Srivastava 2020)","noteIndex":0},"citationItems":[{"id":2288,"uris":["http://zotero.org/users/5354237/items/NWGZ5A7E"],"uri":["http://zotero.org/users/5354237/items/NWGZ5A7E"],"itemData":{"id":2288,"type":"article-journal","container-title":"The Indian Journal of Labour Economics","note":"publisher: Springer","page":"1–19","source":"Google Scholar","title":"The Pandemic in India and Its Impact on Footloose Labour","author":[{"family":"Breman","given":"Jan"}],"issued":{"date-parts":[["2020"]]}}},{"id":2279,"uris":["http://zotero.org/users/5354237/items/EKVA38Q8"],"uri":["http://zotero.org/users/5354237/items/EKVA38Q8"],"itemData":{"id":2279,"type":"article-journal","container-title":"Review of Agrarian Studies","issue":"1","title":"Covid-19 and Circular Migration in India","URL":"http://ras.org.in/covid_19_and_circular_migration_in_india","volume":"10","author":[{"family":"Srivastava","given":"Ravi"}],"accessed":{"date-parts":[["2020",10,18]]},"issued":{"date-parts":[["2020"]]}}}],"schema":"https://github.com/citation-style-language/schema/raw/master/csl-citation.json"} </w:instrText>
      </w:r>
      <w:r w:rsidR="007C018D">
        <w:rPr>
          <w:rFonts w:asciiTheme="majorHAnsi" w:hAnsiTheme="majorHAnsi" w:cstheme="majorHAnsi"/>
        </w:rPr>
        <w:fldChar w:fldCharType="separate"/>
      </w:r>
      <w:r w:rsidR="007C018D" w:rsidRPr="007C018D">
        <w:rPr>
          <w:rFonts w:ascii="Calibri" w:hAnsi="Calibri" w:cs="Calibri"/>
        </w:rPr>
        <w:t>(Breman 2020; Srivastava 2020)</w:t>
      </w:r>
      <w:r w:rsidR="007C018D">
        <w:rPr>
          <w:rFonts w:asciiTheme="majorHAnsi" w:hAnsiTheme="majorHAnsi" w:cstheme="majorHAnsi"/>
        </w:rPr>
        <w:fldChar w:fldCharType="end"/>
      </w:r>
      <w:r w:rsidRPr="009F135D">
        <w:rPr>
          <w:rFonts w:asciiTheme="majorHAnsi" w:hAnsiTheme="majorHAnsi" w:cstheme="majorHAnsi"/>
        </w:rPr>
        <w:t>. Another aspect of the Indian economy, largely underestimated and whose consequences are nevertheless essential, concerns household indebtedness. As in other emerging countries, economic growth in India over the last two decades has been built on a sharp increase in household debt.</w:t>
      </w:r>
      <w:del w:id="38" w:author="Isabelle GUERIN" w:date="2021-07-30T14:52:00Z">
        <w:r w:rsidRPr="009F135D" w:rsidDel="002C3429">
          <w:rPr>
            <w:rFonts w:asciiTheme="majorHAnsi" w:hAnsiTheme="majorHAnsi" w:cstheme="majorHAnsi"/>
          </w:rPr>
          <w:delText xml:space="preserve"> </w:delText>
        </w:r>
        <w:r w:rsidR="00533F54" w:rsidRPr="00533F54" w:rsidDel="002C3429">
          <w:rPr>
            <w:rFonts w:asciiTheme="majorHAnsi" w:hAnsiTheme="majorHAnsi" w:cstheme="majorHAnsi"/>
          </w:rPr>
          <w:delText>Whether decision-makers, academics or activists,</w:delText>
        </w:r>
      </w:del>
      <w:r w:rsidR="00533F54" w:rsidRPr="00533F54">
        <w:rPr>
          <w:rFonts w:asciiTheme="majorHAnsi" w:hAnsiTheme="majorHAnsi" w:cstheme="majorHAnsi"/>
        </w:rPr>
        <w:t xml:space="preserve"> </w:t>
      </w:r>
      <w:ins w:id="39" w:author="Isabelle GUERIN" w:date="2021-07-30T14:51:00Z">
        <w:r w:rsidR="002C3429">
          <w:rPr>
            <w:rFonts w:asciiTheme="majorHAnsi" w:hAnsiTheme="majorHAnsi" w:cstheme="majorHAnsi"/>
          </w:rPr>
          <w:t xml:space="preserve">Apart from farmers, </w:t>
        </w:r>
      </w:ins>
      <w:ins w:id="40" w:author="Isabelle GUERIN" w:date="2021-07-30T14:50:00Z">
        <w:r w:rsidR="002C3429">
          <w:rPr>
            <w:rFonts w:asciiTheme="majorHAnsi" w:hAnsiTheme="majorHAnsi" w:cstheme="majorHAnsi"/>
          </w:rPr>
          <w:t xml:space="preserve">in India </w:t>
        </w:r>
      </w:ins>
      <w:r w:rsidR="00533F54">
        <w:rPr>
          <w:rFonts w:asciiTheme="majorHAnsi" w:hAnsiTheme="majorHAnsi" w:cstheme="majorHAnsi"/>
        </w:rPr>
        <w:t>the</w:t>
      </w:r>
      <w:r w:rsidRPr="009F135D">
        <w:rPr>
          <w:rFonts w:asciiTheme="majorHAnsi" w:hAnsiTheme="majorHAnsi" w:cstheme="majorHAnsi"/>
        </w:rPr>
        <w:t xml:space="preserve"> rise in </w:t>
      </w:r>
      <w:ins w:id="41" w:author="Isabelle GUERIN" w:date="2021-07-30T14:51:00Z">
        <w:r w:rsidR="002C3429">
          <w:rPr>
            <w:rFonts w:asciiTheme="majorHAnsi" w:hAnsiTheme="majorHAnsi" w:cstheme="majorHAnsi"/>
          </w:rPr>
          <w:t xml:space="preserve">household </w:t>
        </w:r>
      </w:ins>
      <w:r w:rsidRPr="009F135D">
        <w:rPr>
          <w:rFonts w:asciiTheme="majorHAnsi" w:hAnsiTheme="majorHAnsi" w:cstheme="majorHAnsi"/>
        </w:rPr>
        <w:t xml:space="preserve">debt has never been a </w:t>
      </w:r>
      <w:r w:rsidR="00533F54">
        <w:rPr>
          <w:rFonts w:asciiTheme="majorHAnsi" w:hAnsiTheme="majorHAnsi" w:cstheme="majorHAnsi"/>
        </w:rPr>
        <w:t xml:space="preserve">real </w:t>
      </w:r>
      <w:r w:rsidRPr="009F135D">
        <w:rPr>
          <w:rFonts w:asciiTheme="majorHAnsi" w:hAnsiTheme="majorHAnsi" w:cstheme="majorHAnsi"/>
        </w:rPr>
        <w:t xml:space="preserve">source of concern, </w:t>
      </w:r>
      <w:ins w:id="42" w:author="Isabelle GUERIN" w:date="2021-07-30T14:52:00Z">
        <w:r w:rsidR="002C3429">
          <w:rPr>
            <w:rFonts w:asciiTheme="majorHAnsi" w:hAnsiTheme="majorHAnsi" w:cstheme="majorHAnsi"/>
          </w:rPr>
          <w:t>w</w:t>
        </w:r>
        <w:r w:rsidR="002C3429" w:rsidRPr="00533F54">
          <w:rPr>
            <w:rFonts w:asciiTheme="majorHAnsi" w:hAnsiTheme="majorHAnsi" w:cstheme="majorHAnsi"/>
          </w:rPr>
          <w:t>hether decision-makers, academics or activists</w:t>
        </w:r>
        <w:r w:rsidR="002C3429">
          <w:rPr>
            <w:rFonts w:asciiTheme="majorHAnsi" w:hAnsiTheme="majorHAnsi" w:cstheme="majorHAnsi"/>
          </w:rPr>
          <w:t xml:space="preserve">, </w:t>
        </w:r>
      </w:ins>
      <w:r w:rsidRPr="009F135D">
        <w:rPr>
          <w:rFonts w:asciiTheme="majorHAnsi" w:hAnsiTheme="majorHAnsi" w:cstheme="majorHAnsi"/>
        </w:rPr>
        <w:t>probably because official statist</w:t>
      </w:r>
      <w:r w:rsidR="0072584A" w:rsidRPr="009F135D">
        <w:rPr>
          <w:rFonts w:asciiTheme="majorHAnsi" w:hAnsiTheme="majorHAnsi" w:cstheme="majorHAnsi"/>
        </w:rPr>
        <w:t>ics significantly underestimate</w:t>
      </w:r>
      <w:r w:rsidR="00533F54">
        <w:rPr>
          <w:rFonts w:asciiTheme="majorHAnsi" w:hAnsiTheme="majorHAnsi" w:cstheme="majorHAnsi"/>
        </w:rPr>
        <w:t xml:space="preserve"> the amount of household</w:t>
      </w:r>
      <w:r w:rsidRPr="009F135D">
        <w:rPr>
          <w:rFonts w:asciiTheme="majorHAnsi" w:hAnsiTheme="majorHAnsi" w:cstheme="majorHAnsi"/>
        </w:rPr>
        <w:t xml:space="preserve"> debt, and because </w:t>
      </w:r>
      <w:r w:rsidR="003879AD" w:rsidRPr="009F135D">
        <w:rPr>
          <w:rFonts w:asciiTheme="majorHAnsi" w:hAnsiTheme="majorHAnsi" w:cstheme="majorHAnsi"/>
        </w:rPr>
        <w:t xml:space="preserve">until now, </w:t>
      </w:r>
      <w:r w:rsidRPr="009F135D">
        <w:rPr>
          <w:rFonts w:asciiTheme="majorHAnsi" w:hAnsiTheme="majorHAnsi" w:cstheme="majorHAnsi"/>
        </w:rPr>
        <w:t xml:space="preserve">growth prospects </w:t>
      </w:r>
      <w:r w:rsidR="003879AD" w:rsidRPr="009F135D">
        <w:rPr>
          <w:rFonts w:asciiTheme="majorHAnsi" w:hAnsiTheme="majorHAnsi" w:cstheme="majorHAnsi"/>
        </w:rPr>
        <w:t xml:space="preserve">have </w:t>
      </w:r>
      <w:r w:rsidRPr="009F135D">
        <w:rPr>
          <w:rFonts w:asciiTheme="majorHAnsi" w:hAnsiTheme="majorHAnsi" w:cstheme="majorHAnsi"/>
        </w:rPr>
        <w:t xml:space="preserve">suggested good repayment capacities. The current crisis reveals the fragility of </w:t>
      </w:r>
      <w:r w:rsidR="00533F54">
        <w:rPr>
          <w:rFonts w:asciiTheme="majorHAnsi" w:hAnsiTheme="majorHAnsi" w:cstheme="majorHAnsi"/>
        </w:rPr>
        <w:t>household</w:t>
      </w:r>
      <w:r w:rsidR="00533F54" w:rsidRPr="009F135D">
        <w:rPr>
          <w:rFonts w:asciiTheme="majorHAnsi" w:hAnsiTheme="majorHAnsi" w:cstheme="majorHAnsi"/>
        </w:rPr>
        <w:t xml:space="preserve"> </w:t>
      </w:r>
      <w:r w:rsidRPr="009F135D">
        <w:rPr>
          <w:rFonts w:asciiTheme="majorHAnsi" w:hAnsiTheme="majorHAnsi" w:cstheme="majorHAnsi"/>
        </w:rPr>
        <w:t xml:space="preserve">debt. </w:t>
      </w:r>
    </w:p>
    <w:p w14:paraId="1E802EDC" w14:textId="3C0A6968" w:rsidR="0020416E" w:rsidRPr="009F135D" w:rsidRDefault="00533F54" w:rsidP="009F135D">
      <w:pPr>
        <w:pStyle w:val="BodyText"/>
        <w:jc w:val="both"/>
        <w:rPr>
          <w:rFonts w:asciiTheme="majorHAnsi" w:hAnsiTheme="majorHAnsi" w:cstheme="majorHAnsi"/>
        </w:rPr>
      </w:pPr>
      <w:r>
        <w:rPr>
          <w:rFonts w:asciiTheme="majorHAnsi" w:hAnsiTheme="majorHAnsi" w:cstheme="majorHAnsi"/>
        </w:rPr>
        <w:t>The</w:t>
      </w:r>
      <w:r w:rsidR="0020416E" w:rsidRPr="009F135D">
        <w:rPr>
          <w:rFonts w:asciiTheme="majorHAnsi" w:hAnsiTheme="majorHAnsi" w:cstheme="majorHAnsi"/>
        </w:rPr>
        <w:t xml:space="preserve"> rise in household debt, in India and other parts of the Global South, is the outcome of several factors (</w:t>
      </w:r>
      <w:proofErr w:type="spellStart"/>
      <w:r w:rsidR="0020416E" w:rsidRPr="009F135D">
        <w:rPr>
          <w:rFonts w:asciiTheme="majorHAnsi" w:hAnsiTheme="majorHAnsi" w:cstheme="majorHAnsi"/>
        </w:rPr>
        <w:t>Servet</w:t>
      </w:r>
      <w:proofErr w:type="spellEnd"/>
      <w:r w:rsidR="0020416E" w:rsidRPr="009F135D">
        <w:rPr>
          <w:rFonts w:asciiTheme="majorHAnsi" w:hAnsiTheme="majorHAnsi" w:cstheme="majorHAnsi"/>
        </w:rPr>
        <w:t xml:space="preserve"> and </w:t>
      </w:r>
      <w:proofErr w:type="spellStart"/>
      <w:r w:rsidR="0020416E" w:rsidRPr="009F135D">
        <w:rPr>
          <w:rFonts w:asciiTheme="majorHAnsi" w:hAnsiTheme="majorHAnsi" w:cstheme="majorHAnsi"/>
        </w:rPr>
        <w:t>Saiag</w:t>
      </w:r>
      <w:proofErr w:type="spellEnd"/>
      <w:r w:rsidR="0020416E" w:rsidRPr="009F135D">
        <w:rPr>
          <w:rFonts w:asciiTheme="majorHAnsi" w:hAnsiTheme="majorHAnsi" w:cstheme="majorHAnsi"/>
        </w:rPr>
        <w:t xml:space="preserve"> 2013; UN 2020). Low and irregular real incomes are one such factor, given the persistence of info</w:t>
      </w:r>
      <w:r w:rsidR="0072584A" w:rsidRPr="009F135D">
        <w:rPr>
          <w:rFonts w:asciiTheme="majorHAnsi" w:hAnsiTheme="majorHAnsi" w:cstheme="majorHAnsi"/>
        </w:rPr>
        <w:t xml:space="preserve">rmal and vulnerable employment </w:t>
      </w:r>
      <w:r w:rsidR="0072584A" w:rsidRPr="009F135D">
        <w:rPr>
          <w:rFonts w:asciiTheme="majorHAnsi" w:hAnsiTheme="majorHAnsi" w:cstheme="majorHAnsi"/>
        </w:rPr>
        <w:fldChar w:fldCharType="begin"/>
      </w:r>
      <w:r w:rsidR="0072584A" w:rsidRPr="009F135D">
        <w:rPr>
          <w:rFonts w:asciiTheme="majorHAnsi" w:hAnsiTheme="majorHAnsi" w:cstheme="majorHAnsi"/>
        </w:rPr>
        <w:instrText xml:space="preserve"> ADDIN ZOTERO_ITEM CSL_CITATION {"citationID":"9eorB55c","properties":{"formattedCitation":"(Harriss-White 2020)","plainCitation":"(Harriss-White 2020)","noteIndex":0},"citationItems":[{"id":957,"uris":["http://zotero.org/users/5354237/items/4WPSMI3G"],"uri":["http://zotero.org/users/5354237/items/4WPSMI3G"],"itemData":{"id":957,"type":"article-newspaper","container-title":"The Wire","title":"The Modi Sarkar’s Project for India’s Informal Economy","URL":"https://thewire.in/political-economy/the-modi-sarkars-project-for-indias-informal-economy","author":[{"family":"Harriss-White","given":"Barbara"}],"accessed":{"date-parts":[["2020",5,28]]},"issued":{"date-parts":[["2020",5,20]]}}}],"schema":"https://github.com/citation-style-language/schema/raw/master/csl-citation.json"} </w:instrText>
      </w:r>
      <w:r w:rsidR="0072584A" w:rsidRPr="009F135D">
        <w:rPr>
          <w:rFonts w:asciiTheme="majorHAnsi" w:hAnsiTheme="majorHAnsi" w:cstheme="majorHAnsi"/>
        </w:rPr>
        <w:fldChar w:fldCharType="separate"/>
      </w:r>
      <w:r w:rsidR="0072584A" w:rsidRPr="009F135D">
        <w:rPr>
          <w:rFonts w:asciiTheme="majorHAnsi" w:hAnsiTheme="majorHAnsi" w:cstheme="majorHAnsi"/>
        </w:rPr>
        <w:t>(Harriss-White 2020)</w:t>
      </w:r>
      <w:r w:rsidR="0072584A" w:rsidRPr="009F135D">
        <w:rPr>
          <w:rFonts w:asciiTheme="majorHAnsi" w:hAnsiTheme="majorHAnsi" w:cstheme="majorHAnsi"/>
        </w:rPr>
        <w:fldChar w:fldCharType="end"/>
      </w:r>
      <w:r w:rsidR="0020416E" w:rsidRPr="009F135D">
        <w:rPr>
          <w:rFonts w:asciiTheme="majorHAnsi" w:hAnsiTheme="majorHAnsi" w:cstheme="majorHAnsi"/>
        </w:rPr>
        <w:t xml:space="preserve">. </w:t>
      </w:r>
      <w:r w:rsidR="0093411A" w:rsidRPr="0093411A">
        <w:rPr>
          <w:rFonts w:asciiTheme="majorHAnsi" w:hAnsiTheme="majorHAnsi" w:cstheme="majorHAnsi"/>
        </w:rPr>
        <w:t xml:space="preserve">In various sectors, debt, in the form of a </w:t>
      </w:r>
      <w:r w:rsidR="0093411A">
        <w:rPr>
          <w:rFonts w:asciiTheme="majorHAnsi" w:hAnsiTheme="majorHAnsi" w:cstheme="majorHAnsi"/>
        </w:rPr>
        <w:t>wage</w:t>
      </w:r>
      <w:r w:rsidR="0093411A" w:rsidRPr="0093411A">
        <w:rPr>
          <w:rFonts w:asciiTheme="majorHAnsi" w:hAnsiTheme="majorHAnsi" w:cstheme="majorHAnsi"/>
        </w:rPr>
        <w:t xml:space="preserve"> advance, is a method of regulating the workforce and acts as a kind of contract</w:t>
      </w:r>
      <w:r w:rsidR="00AB201E">
        <w:rPr>
          <w:rFonts w:asciiTheme="majorHAnsi" w:hAnsiTheme="majorHAnsi" w:cstheme="majorHAnsi"/>
        </w:rPr>
        <w:t xml:space="preserve"> </w:t>
      </w:r>
      <w:r w:rsidR="00AB201E">
        <w:rPr>
          <w:rFonts w:asciiTheme="majorHAnsi" w:hAnsiTheme="majorHAnsi" w:cstheme="majorHAnsi"/>
        </w:rPr>
        <w:fldChar w:fldCharType="begin"/>
      </w:r>
      <w:r w:rsidR="00AB201E">
        <w:rPr>
          <w:rFonts w:asciiTheme="majorHAnsi" w:hAnsiTheme="majorHAnsi" w:cstheme="majorHAnsi"/>
        </w:rPr>
        <w:instrText xml:space="preserve"> ADDIN ZOTERO_ITEM CSL_CITATION {"citationID":"9pp0P22l","properties":{"formattedCitation":"(Breman 2007; Gu\\uc0\\u233{}rin 2013)","plainCitation":"(Breman 2007; Guérin 2013)","noteIndex":0},"citationItems":[{"id":122,"uris":["http://zotero.org/users/5354237/items/ZM6YW3AL"],"uri":["http://zotero.org/users/5354237/items/ZM6YW3AL"],"itemData":{"id":122,"type":"book","event-place":"New-Delhi","publisher":"Oxford University Press","publisher-place":"New-Delhi","source":"Google Scholar","title":"Labour bondage in West India: From past to present","title-short":"Labour bondage in West India","author":[{"family":"Breman","given":"Jan"}],"issued":{"date-parts":[["2007"]]}}},{"id":138,"uris":["http://zotero.org/users/5354237/items/9AY9HEGJ"],"uri":["http://zotero.org/users/5354237/items/9AY9HEGJ"],"itemData":{"id":138,"type":"article-journal","container-title":"Journal of Agrarian Change","issue":"3","page":"405-423","title":"Bonded Labour, Agrarian Changes and Capitalism: Emerging Patterns in South India","volume":"13","author":[{"family":"Guérin","given":"Isabelle"}],"issued":{"date-parts":[["2013"]]}}}],"schema":"https://github.com/citation-style-language/schema/raw/master/csl-citation.json"} </w:instrText>
      </w:r>
      <w:r w:rsidR="00AB201E">
        <w:rPr>
          <w:rFonts w:asciiTheme="majorHAnsi" w:hAnsiTheme="majorHAnsi" w:cstheme="majorHAnsi"/>
        </w:rPr>
        <w:fldChar w:fldCharType="separate"/>
      </w:r>
      <w:r w:rsidR="00AB201E" w:rsidRPr="00AB201E">
        <w:rPr>
          <w:rFonts w:ascii="Calibri" w:hAnsi="Calibri" w:cs="Calibri"/>
        </w:rPr>
        <w:t>(Breman 2007; Guérin 2013)</w:t>
      </w:r>
      <w:r w:rsidR="00AB201E">
        <w:rPr>
          <w:rFonts w:asciiTheme="majorHAnsi" w:hAnsiTheme="majorHAnsi" w:cstheme="majorHAnsi"/>
        </w:rPr>
        <w:fldChar w:fldCharType="end"/>
      </w:r>
      <w:r w:rsidR="0093411A" w:rsidRPr="0093411A">
        <w:rPr>
          <w:rFonts w:asciiTheme="majorHAnsi" w:hAnsiTheme="majorHAnsi" w:cstheme="majorHAnsi"/>
        </w:rPr>
        <w:t>.</w:t>
      </w:r>
      <w:r w:rsidR="0093411A">
        <w:rPr>
          <w:rFonts w:asciiTheme="majorHAnsi" w:hAnsiTheme="majorHAnsi" w:cstheme="majorHAnsi"/>
        </w:rPr>
        <w:t xml:space="preserve"> </w:t>
      </w:r>
      <w:r w:rsidR="0020416E" w:rsidRPr="009F135D">
        <w:rPr>
          <w:rFonts w:asciiTheme="majorHAnsi" w:hAnsiTheme="majorHAnsi" w:cstheme="majorHAnsi"/>
        </w:rPr>
        <w:t>Expenses are meanwhile increasing. Self-consumption, long a pillar of food security for rural families, has declined sharply over the last decades. Access to basic services such as water, electricity, housing and healthcare are becoming increasingly commodified</w:t>
      </w:r>
      <w:r w:rsidR="00603D07" w:rsidRPr="009F135D">
        <w:rPr>
          <w:rFonts w:asciiTheme="majorHAnsi" w:hAnsiTheme="majorHAnsi" w:cstheme="majorHAnsi"/>
        </w:rPr>
        <w:t xml:space="preserve"> </w:t>
      </w:r>
      <w:r w:rsidR="00603D07" w:rsidRPr="009F135D">
        <w:rPr>
          <w:rFonts w:asciiTheme="majorHAnsi" w:hAnsiTheme="majorHAnsi" w:cstheme="majorHAnsi"/>
        </w:rPr>
        <w:fldChar w:fldCharType="begin"/>
      </w:r>
      <w:r w:rsidR="00603D07" w:rsidRPr="009F135D">
        <w:rPr>
          <w:rFonts w:asciiTheme="majorHAnsi" w:hAnsiTheme="majorHAnsi" w:cstheme="majorHAnsi"/>
        </w:rPr>
        <w:instrText xml:space="preserve"> ADDIN ZOTERO_ITEM CSL_CITATION {"citationID":"nQ7YXGNw","properties":{"formattedCitation":"(Greene and Morvant-Roux 2020)","plainCitation":"(Greene and Morvant-Roux 2020)","noteIndex":0},"citationItems":[{"id":2285,"uris":["http://zotero.org/users/5354237/items/FK4Y4VZF"],"uri":["http://zotero.org/users/5354237/items/FK4Y4VZF"],"itemData":{"id":2285,"type":"article-journal","container-title":"Development and Change","note":"publisher: Wiley Online Library","source":"Google Scholar","title":"Social Reproduction, Ecological Dispossession and Dependency: Life Beside the Río Santiago in Mexico","title-short":"Social Reproduction, Ecological Dispossession and Dependency","author":[{"family":"Greene","given":"Joshua C."},{"family":"Morvant-Roux","given":"Solène"}],"issued":{"date-parts":[["2020"]]}}}],"schema":"https://github.com/citation-style-language/schema/raw/master/csl-citation.json"} </w:instrText>
      </w:r>
      <w:r w:rsidR="00603D07" w:rsidRPr="009F135D">
        <w:rPr>
          <w:rFonts w:asciiTheme="majorHAnsi" w:hAnsiTheme="majorHAnsi" w:cstheme="majorHAnsi"/>
        </w:rPr>
        <w:fldChar w:fldCharType="separate"/>
      </w:r>
      <w:r w:rsidR="00603D07" w:rsidRPr="009F135D">
        <w:rPr>
          <w:rFonts w:asciiTheme="majorHAnsi" w:hAnsiTheme="majorHAnsi" w:cstheme="majorHAnsi"/>
        </w:rPr>
        <w:t>(Greene and Morvant-Roux 2020)</w:t>
      </w:r>
      <w:r w:rsidR="00603D07" w:rsidRPr="009F135D">
        <w:rPr>
          <w:rFonts w:asciiTheme="majorHAnsi" w:hAnsiTheme="majorHAnsi" w:cstheme="majorHAnsi"/>
        </w:rPr>
        <w:fldChar w:fldCharType="end"/>
      </w:r>
      <w:r w:rsidR="0020416E" w:rsidRPr="009F135D">
        <w:rPr>
          <w:rFonts w:asciiTheme="majorHAnsi" w:hAnsiTheme="majorHAnsi" w:cstheme="majorHAnsi"/>
        </w:rPr>
        <w:t>. There has been an explosion of private provision of education, including among poor households seeking a better future for their children. The depletion of certain natural resources and of hitherto free common goods (drying up of groundwater, the disappearance of forest areas or restricted access to them, etc.) is causing substantial loss of earnings</w:t>
      </w:r>
      <w:r>
        <w:rPr>
          <w:rFonts w:asciiTheme="majorHAnsi" w:hAnsiTheme="majorHAnsi" w:cstheme="majorHAnsi"/>
        </w:rPr>
        <w:t xml:space="preserve"> or additional expenses</w:t>
      </w:r>
      <w:r w:rsidR="0020416E" w:rsidRPr="009F135D">
        <w:rPr>
          <w:rFonts w:asciiTheme="majorHAnsi" w:hAnsiTheme="majorHAnsi" w:cstheme="majorHAnsi"/>
        </w:rPr>
        <w:t xml:space="preserve">. The adoption of urban lifestyles has led to a considerable increase in the supply of new goods, both identity and functional in nature. This is </w:t>
      </w:r>
      <w:r w:rsidR="0020416E" w:rsidRPr="009F135D">
        <w:rPr>
          <w:rFonts w:asciiTheme="majorHAnsi" w:hAnsiTheme="majorHAnsi" w:cstheme="majorHAnsi"/>
        </w:rPr>
        <w:lastRenderedPageBreak/>
        <w:t>the case of mobile phones, but also household appliances, computers, internet access, motor vehicles (motorcycles or cars).</w:t>
      </w:r>
    </w:p>
    <w:p w14:paraId="3692807E" w14:textId="716F554E" w:rsidR="0020416E" w:rsidRPr="009F135D" w:rsidRDefault="0072584A" w:rsidP="009F135D">
      <w:pPr>
        <w:pStyle w:val="BodyText"/>
        <w:jc w:val="both"/>
        <w:rPr>
          <w:rFonts w:asciiTheme="majorHAnsi" w:hAnsiTheme="majorHAnsi" w:cstheme="majorHAnsi"/>
        </w:rPr>
      </w:pPr>
      <w:r w:rsidRPr="009F135D">
        <w:rPr>
          <w:rFonts w:asciiTheme="majorHAnsi" w:hAnsiTheme="majorHAnsi" w:cstheme="majorHAnsi"/>
        </w:rPr>
        <w:t>At the same time, t</w:t>
      </w:r>
      <w:r w:rsidR="0020416E" w:rsidRPr="009F135D">
        <w:rPr>
          <w:rFonts w:asciiTheme="majorHAnsi" w:hAnsiTheme="majorHAnsi" w:cstheme="majorHAnsi"/>
        </w:rPr>
        <w:t>he combination of strong economic</w:t>
      </w:r>
      <w:r w:rsidR="00D94942">
        <w:rPr>
          <w:rFonts w:asciiTheme="majorHAnsi" w:hAnsiTheme="majorHAnsi" w:cstheme="majorHAnsi"/>
        </w:rPr>
        <w:t xml:space="preserve"> growth and growing inequality </w:t>
      </w:r>
      <w:r w:rsidR="00D94942">
        <w:rPr>
          <w:rFonts w:asciiTheme="majorHAnsi" w:hAnsiTheme="majorHAnsi" w:cstheme="majorHAnsi"/>
        </w:rPr>
        <w:fldChar w:fldCharType="begin"/>
      </w:r>
      <w:r w:rsidR="00D94942">
        <w:rPr>
          <w:rFonts w:asciiTheme="majorHAnsi" w:hAnsiTheme="majorHAnsi" w:cstheme="majorHAnsi"/>
        </w:rPr>
        <w:instrText xml:space="preserve"> ADDIN ZOTERO_ITEM CSL_CITATION {"citationID":"nDfFdEHJ","properties":{"formattedCitation":"(Shah et al. 2018; Chancel and Piketty 2019)","plainCitation":"(Shah et al. 2018; Chancel and Piketty 2019)","noteIndex":0},"citationItems":[{"id":191,"uris":["http://zotero.org/users/5354237/items/MS4IMMK7"],"uri":["http://zotero.org/users/5354237/items/MS4IMMK7"],"itemData":{"id":191,"type":"book","event-place":"London","publisher":"Pluto Press","publisher-place":"London","source":"Google Scholar","title":"Ground Down by Growth. Tribe, Caste, Class, and Inequality in Twenty-First Century India","author":[{"family":"Shah","given":"Alpa"},{"family":"Lerche","given":"Jens"},{"family":"Axelby","given":"Richard"},{"family":"Benbabaali","given":"Delel"},{"family":"Donegan","given":"Brendan"},{"family":"Raj","given":"Jayaseelan"},{"family":"Thakur","given":"Vikramaditya"}],"issued":{"date-parts":[["2018"]]}}},{"id":961,"uris":["http://zotero.org/users/5354237/items/DJP5NIW4"],"uri":["http://zotero.org/users/5354237/items/DJP5NIW4"],"itemData":{"id":961,"type":"article-journal","container-title":"Review of Income and Wealth","note":"publisher: Wiley Online Library","page":"S33–S62","source":"Google Scholar","title":"Indian Income Inequality, 1922-2015: From British Raj to Billionaire Raj?","title-short":"Indian Income Inequality, 1922-2015","volume":"65","author":[{"family":"Chancel","given":"Lucas"},{"family":"Piketty","given":"Thomas"}],"issued":{"date-parts":[["2019"]]}}}],"schema":"https://github.com/citation-style-language/schema/raw/master/csl-citation.json"} </w:instrText>
      </w:r>
      <w:r w:rsidR="00D94942">
        <w:rPr>
          <w:rFonts w:asciiTheme="majorHAnsi" w:hAnsiTheme="majorHAnsi" w:cstheme="majorHAnsi"/>
        </w:rPr>
        <w:fldChar w:fldCharType="separate"/>
      </w:r>
      <w:r w:rsidR="00D94942" w:rsidRPr="00D94942">
        <w:rPr>
          <w:rFonts w:ascii="Calibri" w:hAnsi="Calibri" w:cs="Calibri"/>
        </w:rPr>
        <w:t>(Shah et al. 2018; Chancel and Piketty 2019)</w:t>
      </w:r>
      <w:r w:rsidR="00D94942">
        <w:rPr>
          <w:rFonts w:asciiTheme="majorHAnsi" w:hAnsiTheme="majorHAnsi" w:cstheme="majorHAnsi"/>
        </w:rPr>
        <w:fldChar w:fldCharType="end"/>
      </w:r>
      <w:r w:rsidR="0020416E" w:rsidRPr="009F135D">
        <w:rPr>
          <w:rFonts w:asciiTheme="majorHAnsi" w:hAnsiTheme="majorHAnsi" w:cstheme="majorHAnsi"/>
        </w:rPr>
        <w:t>, typical of the Indian economy but also of many emerging countries, is fueling strong aspirations for social mobility. These can translate into the acquisition of sustainable consumer goods, a sign of integra</w:t>
      </w:r>
      <w:r w:rsidRPr="009F135D">
        <w:rPr>
          <w:rFonts w:asciiTheme="majorHAnsi" w:hAnsiTheme="majorHAnsi" w:cstheme="majorHAnsi"/>
        </w:rPr>
        <w:t>tion into the consumer society</w:t>
      </w:r>
      <w:r w:rsidR="0020416E" w:rsidRPr="009F135D">
        <w:rPr>
          <w:rFonts w:asciiTheme="majorHAnsi" w:hAnsiTheme="majorHAnsi" w:cstheme="majorHAnsi"/>
        </w:rPr>
        <w:t xml:space="preserve">. Aspirations can also translate into social investments such as marriage alliances, as in South Africa or India (James 2015; Srinivasan 2005). </w:t>
      </w:r>
    </w:p>
    <w:p w14:paraId="7FF755C1" w14:textId="709A290E" w:rsidR="0020416E" w:rsidRPr="009F135D" w:rsidRDefault="0020416E" w:rsidP="009F135D">
      <w:pPr>
        <w:pStyle w:val="BodyText"/>
        <w:jc w:val="both"/>
        <w:rPr>
          <w:rFonts w:asciiTheme="majorHAnsi" w:hAnsiTheme="majorHAnsi" w:cstheme="majorHAnsi"/>
        </w:rPr>
      </w:pPr>
      <w:r w:rsidRPr="009F135D">
        <w:rPr>
          <w:rFonts w:asciiTheme="majorHAnsi" w:hAnsiTheme="majorHAnsi" w:cstheme="majorHAnsi"/>
        </w:rPr>
        <w:t xml:space="preserve">For households that are already massively indebted, and at a time when their sources of income are </w:t>
      </w:r>
      <w:del w:id="43" w:author="Isabelle GUERIN" w:date="2021-07-30T14:53:00Z">
        <w:r w:rsidRPr="009F135D" w:rsidDel="002C3429">
          <w:rPr>
            <w:rFonts w:asciiTheme="majorHAnsi" w:hAnsiTheme="majorHAnsi" w:cstheme="majorHAnsi"/>
          </w:rPr>
          <w:delText xml:space="preserve">seriously </w:delText>
        </w:r>
      </w:del>
      <w:ins w:id="44" w:author="Isabelle GUERIN" w:date="2021-07-30T14:53:00Z">
        <w:r w:rsidR="002C3429">
          <w:rPr>
            <w:rFonts w:asciiTheme="majorHAnsi" w:hAnsiTheme="majorHAnsi" w:cstheme="majorHAnsi"/>
          </w:rPr>
          <w:t>negatively</w:t>
        </w:r>
        <w:r w:rsidR="002C3429" w:rsidRPr="009F135D">
          <w:rPr>
            <w:rFonts w:asciiTheme="majorHAnsi" w:hAnsiTheme="majorHAnsi" w:cstheme="majorHAnsi"/>
          </w:rPr>
          <w:t xml:space="preserve"> </w:t>
        </w:r>
      </w:ins>
      <w:r w:rsidRPr="009F135D">
        <w:rPr>
          <w:rFonts w:asciiTheme="majorHAnsi" w:hAnsiTheme="majorHAnsi" w:cstheme="majorHAnsi"/>
        </w:rPr>
        <w:t xml:space="preserve">affected, what </w:t>
      </w:r>
      <w:del w:id="45" w:author="Isabelle GUERIN" w:date="2021-07-30T14:19:00Z">
        <w:r w:rsidRPr="009F135D" w:rsidDel="0089752F">
          <w:rPr>
            <w:rFonts w:asciiTheme="majorHAnsi" w:hAnsiTheme="majorHAnsi" w:cstheme="majorHAnsi"/>
          </w:rPr>
          <w:delText xml:space="preserve">will </w:delText>
        </w:r>
      </w:del>
      <w:ins w:id="46" w:author="Isabelle GUERIN" w:date="2021-07-30T14:19:00Z">
        <w:r w:rsidR="0089752F">
          <w:rPr>
            <w:rFonts w:asciiTheme="majorHAnsi" w:hAnsiTheme="majorHAnsi" w:cstheme="majorHAnsi"/>
          </w:rPr>
          <w:t>have been</w:t>
        </w:r>
        <w:r w:rsidR="0089752F" w:rsidRPr="009F135D">
          <w:rPr>
            <w:rFonts w:asciiTheme="majorHAnsi" w:hAnsiTheme="majorHAnsi" w:cstheme="majorHAnsi"/>
          </w:rPr>
          <w:t xml:space="preserve"> </w:t>
        </w:r>
      </w:ins>
      <w:del w:id="47" w:author="Isabelle GUERIN" w:date="2021-07-30T14:19:00Z">
        <w:r w:rsidRPr="009F135D" w:rsidDel="0089752F">
          <w:rPr>
            <w:rFonts w:asciiTheme="majorHAnsi" w:hAnsiTheme="majorHAnsi" w:cstheme="majorHAnsi"/>
          </w:rPr>
          <w:delText xml:space="preserve">be </w:delText>
        </w:r>
      </w:del>
      <w:r w:rsidRPr="009F135D">
        <w:rPr>
          <w:rFonts w:asciiTheme="majorHAnsi" w:hAnsiTheme="majorHAnsi" w:cstheme="majorHAnsi"/>
        </w:rPr>
        <w:t xml:space="preserve">the consequences of the </w:t>
      </w:r>
      <w:ins w:id="48" w:author="Isabelle GUERIN" w:date="2021-07-30T14:20:00Z">
        <w:r w:rsidR="0089752F">
          <w:rPr>
            <w:rFonts w:asciiTheme="majorHAnsi" w:hAnsiTheme="majorHAnsi" w:cstheme="majorHAnsi"/>
          </w:rPr>
          <w:t xml:space="preserve">first </w:t>
        </w:r>
      </w:ins>
      <w:r w:rsidRPr="009F135D">
        <w:rPr>
          <w:rFonts w:asciiTheme="majorHAnsi" w:hAnsiTheme="majorHAnsi" w:cstheme="majorHAnsi"/>
        </w:rPr>
        <w:t xml:space="preserve">lockdown? In some countries, regulatory moratoriums force credit providers to suspend repayments. This </w:t>
      </w:r>
      <w:r w:rsidR="003879AD" w:rsidRPr="009F135D">
        <w:rPr>
          <w:rFonts w:asciiTheme="majorHAnsi" w:hAnsiTheme="majorHAnsi" w:cstheme="majorHAnsi"/>
        </w:rPr>
        <w:t>has been the case in India until end of August,</w:t>
      </w:r>
      <w:r w:rsidRPr="009F135D">
        <w:rPr>
          <w:rFonts w:asciiTheme="majorHAnsi" w:hAnsiTheme="majorHAnsi" w:cstheme="majorHAnsi"/>
        </w:rPr>
        <w:t xml:space="preserve"> and this </w:t>
      </w:r>
      <w:del w:id="49" w:author="Isabelle GUERIN" w:date="2021-07-30T14:53:00Z">
        <w:r w:rsidRPr="009F135D" w:rsidDel="002C3429">
          <w:rPr>
            <w:rFonts w:asciiTheme="majorHAnsi" w:hAnsiTheme="majorHAnsi" w:cstheme="majorHAnsi"/>
          </w:rPr>
          <w:delText xml:space="preserve">is </w:delText>
        </w:r>
      </w:del>
      <w:ins w:id="50" w:author="Isabelle GUERIN" w:date="2021-07-30T14:53:00Z">
        <w:r w:rsidR="002C3429">
          <w:rPr>
            <w:rFonts w:asciiTheme="majorHAnsi" w:hAnsiTheme="majorHAnsi" w:cstheme="majorHAnsi"/>
          </w:rPr>
          <w:t>was</w:t>
        </w:r>
        <w:r w:rsidR="002C3429" w:rsidRPr="009F135D">
          <w:rPr>
            <w:rFonts w:asciiTheme="majorHAnsi" w:hAnsiTheme="majorHAnsi" w:cstheme="majorHAnsi"/>
          </w:rPr>
          <w:t xml:space="preserve"> </w:t>
        </w:r>
      </w:ins>
      <w:r w:rsidRPr="009F135D">
        <w:rPr>
          <w:rFonts w:asciiTheme="majorHAnsi" w:hAnsiTheme="majorHAnsi" w:cstheme="majorHAnsi"/>
        </w:rPr>
        <w:t xml:space="preserve">obviously very good news for borrowers, at least in the short term. </w:t>
      </w:r>
      <w:ins w:id="51" w:author="Isabelle GUERIN" w:date="2021-07-30T15:04:00Z">
        <w:r w:rsidR="001956FB" w:rsidRPr="001956FB">
          <w:rPr>
            <w:rFonts w:asciiTheme="majorHAnsi" w:hAnsiTheme="majorHAnsi" w:cstheme="majorHAnsi"/>
          </w:rPr>
          <w:t>But has the moratorium been respected?</w:t>
        </w:r>
        <w:r w:rsidR="001956FB">
          <w:rPr>
            <w:rFonts w:asciiTheme="majorHAnsi" w:hAnsiTheme="majorHAnsi" w:cstheme="majorHAnsi"/>
          </w:rPr>
          <w:t xml:space="preserve"> </w:t>
        </w:r>
      </w:ins>
      <w:del w:id="52" w:author="Isabelle GUERIN" w:date="2021-07-30T15:05:00Z">
        <w:r w:rsidRPr="009F135D" w:rsidDel="001956FB">
          <w:rPr>
            <w:rFonts w:asciiTheme="majorHAnsi" w:hAnsiTheme="majorHAnsi" w:cstheme="majorHAnsi"/>
          </w:rPr>
          <w:delText xml:space="preserve">But </w:delText>
        </w:r>
      </w:del>
      <w:ins w:id="53" w:author="Isabelle GUERIN" w:date="2021-07-30T15:05:00Z">
        <w:r w:rsidR="001956FB" w:rsidRPr="009F135D">
          <w:rPr>
            <w:rFonts w:asciiTheme="majorHAnsi" w:hAnsiTheme="majorHAnsi" w:cstheme="majorHAnsi"/>
          </w:rPr>
          <w:t xml:space="preserve"> </w:t>
        </w:r>
        <w:r w:rsidR="001956FB">
          <w:rPr>
            <w:rFonts w:asciiTheme="majorHAnsi" w:hAnsiTheme="majorHAnsi" w:cstheme="majorHAnsi"/>
          </w:rPr>
          <w:t>W</w:t>
        </w:r>
      </w:ins>
      <w:del w:id="54" w:author="Isabelle GUERIN" w:date="2021-07-30T15:05:00Z">
        <w:r w:rsidRPr="009F135D" w:rsidDel="001956FB">
          <w:rPr>
            <w:rFonts w:asciiTheme="majorHAnsi" w:hAnsiTheme="majorHAnsi" w:cstheme="majorHAnsi"/>
          </w:rPr>
          <w:delText>w</w:delText>
        </w:r>
      </w:del>
      <w:r w:rsidRPr="009F135D">
        <w:rPr>
          <w:rFonts w:asciiTheme="majorHAnsi" w:hAnsiTheme="majorHAnsi" w:cstheme="majorHAnsi"/>
        </w:rPr>
        <w:t xml:space="preserve">hat about informal lenders, who still represent the bulk of debt sources? And in order to survive the day-to-day, </w:t>
      </w:r>
      <w:del w:id="55" w:author="Isabelle GUERIN" w:date="2021-07-30T14:54:00Z">
        <w:r w:rsidRPr="009F135D" w:rsidDel="002C3429">
          <w:rPr>
            <w:rFonts w:asciiTheme="majorHAnsi" w:hAnsiTheme="majorHAnsi" w:cstheme="majorHAnsi"/>
          </w:rPr>
          <w:delText xml:space="preserve">do </w:delText>
        </w:r>
      </w:del>
      <w:ins w:id="56" w:author="Isabelle GUERIN" w:date="2021-07-30T14:54:00Z">
        <w:r w:rsidR="002C3429">
          <w:rPr>
            <w:rFonts w:asciiTheme="majorHAnsi" w:hAnsiTheme="majorHAnsi" w:cstheme="majorHAnsi"/>
          </w:rPr>
          <w:t>did</w:t>
        </w:r>
        <w:r w:rsidR="002C3429" w:rsidRPr="009F135D">
          <w:rPr>
            <w:rFonts w:asciiTheme="majorHAnsi" w:hAnsiTheme="majorHAnsi" w:cstheme="majorHAnsi"/>
          </w:rPr>
          <w:t xml:space="preserve"> </w:t>
        </w:r>
      </w:ins>
      <w:r w:rsidRPr="009F135D">
        <w:rPr>
          <w:rFonts w:asciiTheme="majorHAnsi" w:hAnsiTheme="majorHAnsi" w:cstheme="majorHAnsi"/>
        </w:rPr>
        <w:t xml:space="preserve">households have the possibility of taking on new debts to cope with their falling income? In the absence of income, </w:t>
      </w:r>
      <w:del w:id="57" w:author="Isabelle GUERIN" w:date="2021-07-30T14:54:00Z">
        <w:r w:rsidRPr="009F135D" w:rsidDel="002C3429">
          <w:rPr>
            <w:rFonts w:asciiTheme="majorHAnsi" w:hAnsiTheme="majorHAnsi" w:cstheme="majorHAnsi"/>
          </w:rPr>
          <w:delText xml:space="preserve">won’t </w:delText>
        </w:r>
      </w:del>
      <w:ins w:id="58" w:author="Isabelle GUERIN" w:date="2021-07-30T14:54:00Z">
        <w:r w:rsidR="00F646A9">
          <w:rPr>
            <w:rFonts w:asciiTheme="majorHAnsi" w:hAnsiTheme="majorHAnsi" w:cstheme="majorHAnsi"/>
          </w:rPr>
          <w:t xml:space="preserve">were they not </w:t>
        </w:r>
      </w:ins>
      <w:del w:id="59" w:author="Isabelle GUERIN" w:date="2021-07-30T14:55:00Z">
        <w:r w:rsidRPr="009F135D" w:rsidDel="00F646A9">
          <w:rPr>
            <w:rFonts w:asciiTheme="majorHAnsi" w:hAnsiTheme="majorHAnsi" w:cstheme="majorHAnsi"/>
          </w:rPr>
          <w:delText xml:space="preserve">they </w:delText>
        </w:r>
      </w:del>
      <w:del w:id="60" w:author="Isabelle GUERIN" w:date="2021-07-30T14:54:00Z">
        <w:r w:rsidRPr="009F135D" w:rsidDel="002C3429">
          <w:rPr>
            <w:rFonts w:asciiTheme="majorHAnsi" w:hAnsiTheme="majorHAnsi" w:cstheme="majorHAnsi"/>
          </w:rPr>
          <w:delText xml:space="preserve">be </w:delText>
        </w:r>
      </w:del>
      <w:r w:rsidRPr="009F135D">
        <w:rPr>
          <w:rFonts w:asciiTheme="majorHAnsi" w:hAnsiTheme="majorHAnsi" w:cstheme="majorHAnsi"/>
        </w:rPr>
        <w:t xml:space="preserve">forced to mortgage assets and what will be the consequences? The drop in income is obviously dramatic in the short term. The loss of assets is even more dramatic because it threatens future security, and the scale of a crisis can be measured precisely by the size of the assets destroyed. In addition to physical capital (land, housing, agricultural equipment, </w:t>
      </w:r>
      <w:r w:rsidR="003879AD" w:rsidRPr="009F135D">
        <w:rPr>
          <w:rFonts w:asciiTheme="majorHAnsi" w:hAnsiTheme="majorHAnsi" w:cstheme="majorHAnsi"/>
        </w:rPr>
        <w:t xml:space="preserve">and in India, </w:t>
      </w:r>
      <w:r w:rsidRPr="009F135D">
        <w:rPr>
          <w:rFonts w:asciiTheme="majorHAnsi" w:hAnsiTheme="majorHAnsi" w:cstheme="majorHAnsi"/>
        </w:rPr>
        <w:t>gold), reputation and trust play a crucial role since both largely condition creditworthiness (and access to employment). The embeddedness of economic transactions in personal relationships, typical of informal economies (</w:t>
      </w:r>
      <w:proofErr w:type="spellStart"/>
      <w:r w:rsidRPr="009F135D">
        <w:rPr>
          <w:rFonts w:asciiTheme="majorHAnsi" w:hAnsiTheme="majorHAnsi" w:cstheme="majorHAnsi"/>
        </w:rPr>
        <w:t>Platteau</w:t>
      </w:r>
      <w:proofErr w:type="spellEnd"/>
      <w:r w:rsidRPr="009F135D">
        <w:rPr>
          <w:rFonts w:asciiTheme="majorHAnsi" w:hAnsiTheme="majorHAnsi" w:cstheme="majorHAnsi"/>
        </w:rPr>
        <w:t xml:space="preserve"> 1994; Hart 2000), remains a predominant reality in India </w:t>
      </w:r>
      <w:r w:rsidR="007C018D">
        <w:rPr>
          <w:rFonts w:asciiTheme="majorHAnsi" w:hAnsiTheme="majorHAnsi" w:cstheme="majorHAnsi"/>
        </w:rPr>
        <w:fldChar w:fldCharType="begin"/>
      </w:r>
      <w:r w:rsidR="007C018D">
        <w:rPr>
          <w:rFonts w:asciiTheme="majorHAnsi" w:hAnsiTheme="majorHAnsi" w:cstheme="majorHAnsi"/>
        </w:rPr>
        <w:instrText xml:space="preserve"> ADDIN ZOTERO_ITEM CSL_CITATION {"citationID":"scK10VPB","properties":{"formattedCitation":"(Harriss-White 2003)","plainCitation":"(Harriss-White 2003)","noteIndex":0},"citationItems":[{"id":374,"uris":["http://zotero.org/users/5354237/items/4HGBSHYP"],"uri":["http://zotero.org/users/5354237/items/4HGBSHYP"],"itemData":{"id":374,"type":"book","event-place":"Cambridge","publisher":"Cambridge University Press","publisher-place":"Cambridge","source":"Google Scholar","title":"India working: Essays on society and economy","title-short":"India working","volume":"8","author":[{"family":"Harriss-White","given":"Barbara"}],"issued":{"date-parts":[["2003"]]}}}],"schema":"https://github.com/citation-style-language/schema/raw/master/csl-citation.json"} </w:instrText>
      </w:r>
      <w:r w:rsidR="007C018D">
        <w:rPr>
          <w:rFonts w:asciiTheme="majorHAnsi" w:hAnsiTheme="majorHAnsi" w:cstheme="majorHAnsi"/>
        </w:rPr>
        <w:fldChar w:fldCharType="separate"/>
      </w:r>
      <w:r w:rsidR="007C018D" w:rsidRPr="007C018D">
        <w:rPr>
          <w:rFonts w:ascii="Calibri" w:hAnsi="Calibri" w:cs="Calibri"/>
        </w:rPr>
        <w:t>(Harriss-White 2003)</w:t>
      </w:r>
      <w:r w:rsidR="007C018D">
        <w:rPr>
          <w:rFonts w:asciiTheme="majorHAnsi" w:hAnsiTheme="majorHAnsi" w:cstheme="majorHAnsi"/>
        </w:rPr>
        <w:fldChar w:fldCharType="end"/>
      </w:r>
      <w:r w:rsidRPr="009F135D">
        <w:rPr>
          <w:rFonts w:asciiTheme="majorHAnsi" w:hAnsiTheme="majorHAnsi" w:cstheme="majorHAnsi"/>
        </w:rPr>
        <w:t>.</w:t>
      </w:r>
    </w:p>
    <w:p w14:paraId="6C61571E" w14:textId="73321705" w:rsidR="0020416E" w:rsidRPr="009F135D" w:rsidRDefault="0020416E" w:rsidP="009F135D">
      <w:pPr>
        <w:pStyle w:val="BodyText"/>
        <w:jc w:val="both"/>
        <w:rPr>
          <w:rFonts w:asciiTheme="majorHAnsi" w:hAnsiTheme="majorHAnsi" w:cstheme="majorHAnsi"/>
        </w:rPr>
      </w:pPr>
      <w:r w:rsidRPr="009F135D">
        <w:rPr>
          <w:rFonts w:asciiTheme="majorHAnsi" w:hAnsiTheme="majorHAnsi" w:cstheme="majorHAnsi"/>
        </w:rPr>
        <w:t>This article is an attempt to answer these questions. It is based on a case study located in a rural area of east-central Tamil Nadu, combining pre-covid longitudinal data and qualitative interviews conducted during</w:t>
      </w:r>
      <w:r w:rsidR="003879AD" w:rsidRPr="009F135D">
        <w:rPr>
          <w:rFonts w:asciiTheme="majorHAnsi" w:hAnsiTheme="majorHAnsi" w:cstheme="majorHAnsi"/>
        </w:rPr>
        <w:t xml:space="preserve"> the</w:t>
      </w:r>
      <w:r w:rsidRPr="009F135D">
        <w:rPr>
          <w:rFonts w:asciiTheme="majorHAnsi" w:hAnsiTheme="majorHAnsi" w:cstheme="majorHAnsi"/>
        </w:rPr>
        <w:t xml:space="preserve"> </w:t>
      </w:r>
      <w:ins w:id="61" w:author="Isabelle GUERIN" w:date="2021-07-30T14:20:00Z">
        <w:r w:rsidR="0089752F">
          <w:rPr>
            <w:rFonts w:asciiTheme="majorHAnsi" w:hAnsiTheme="majorHAnsi" w:cstheme="majorHAnsi"/>
          </w:rPr>
          <w:t xml:space="preserve">first </w:t>
        </w:r>
      </w:ins>
      <w:r w:rsidRPr="009F135D">
        <w:rPr>
          <w:rFonts w:asciiTheme="majorHAnsi" w:hAnsiTheme="majorHAnsi" w:cstheme="majorHAnsi"/>
        </w:rPr>
        <w:t>lockdown. The financial landscape of th</w:t>
      </w:r>
      <w:r w:rsidR="003879AD" w:rsidRPr="009F135D">
        <w:rPr>
          <w:rFonts w:asciiTheme="majorHAnsi" w:hAnsiTheme="majorHAnsi" w:cstheme="majorHAnsi"/>
        </w:rPr>
        <w:t xml:space="preserve">is </w:t>
      </w:r>
      <w:r w:rsidRPr="009F135D">
        <w:rPr>
          <w:rFonts w:asciiTheme="majorHAnsi" w:hAnsiTheme="majorHAnsi" w:cstheme="majorHAnsi"/>
        </w:rPr>
        <w:t>region has been profoundly transformed in recent decades, and these transformations are inseparable from deep agrarian, economic and social transformations: the decline of agriculture, access to non-agricultural employment outside the village, a relative</w:t>
      </w:r>
      <w:r w:rsidR="00533F54">
        <w:rPr>
          <w:rFonts w:asciiTheme="majorHAnsi" w:hAnsiTheme="majorHAnsi" w:cstheme="majorHAnsi"/>
        </w:rPr>
        <w:t xml:space="preserve"> and fragile</w:t>
      </w:r>
      <w:r w:rsidRPr="009F135D">
        <w:rPr>
          <w:rFonts w:asciiTheme="majorHAnsi" w:hAnsiTheme="majorHAnsi" w:cstheme="majorHAnsi"/>
        </w:rPr>
        <w:t xml:space="preserve"> emancipation of Dalits from upper castes, both in terms of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and debt, and a strengthening of Dalit solidarity, including regarding access to debt. The sharp rise in debt is the result of a widening of credit opportunities, partly formal but mostly informal. These have been made possible by building new relationships of trust but also of confidence in the future, based on strong economic growth that was believed to be sustainable. The lockdown highlights the fragility of these dynamics. </w:t>
      </w:r>
    </w:p>
    <w:p w14:paraId="53DC64F7" w14:textId="611DFD72" w:rsidR="001A3255" w:rsidRPr="009F135D" w:rsidRDefault="00B86B1F" w:rsidP="009F135D">
      <w:pPr>
        <w:pStyle w:val="Heading1"/>
        <w:numPr>
          <w:ilvl w:val="0"/>
          <w:numId w:val="2"/>
        </w:numPr>
        <w:jc w:val="both"/>
        <w:rPr>
          <w:rFonts w:cstheme="majorHAnsi"/>
        </w:rPr>
      </w:pPr>
      <w:bookmarkStart w:id="62" w:name="section:data"/>
      <w:bookmarkEnd w:id="37"/>
      <w:r w:rsidRPr="009F135D">
        <w:rPr>
          <w:rFonts w:cstheme="majorHAnsi"/>
        </w:rPr>
        <w:t>Data and context</w:t>
      </w:r>
      <w:r w:rsidR="00DF5C06" w:rsidRPr="009F135D">
        <w:rPr>
          <w:rFonts w:cstheme="majorHAnsi"/>
        </w:rPr>
        <w:t xml:space="preserve"> </w:t>
      </w:r>
    </w:p>
    <w:p w14:paraId="4D30020A" w14:textId="77777777" w:rsidR="00F646A9" w:rsidRDefault="00B86B1F" w:rsidP="009F135D">
      <w:pPr>
        <w:pStyle w:val="FirstParagraph"/>
        <w:jc w:val="both"/>
        <w:rPr>
          <w:ins w:id="63" w:author="Isabelle GUERIN" w:date="2021-07-30T15:00:00Z"/>
          <w:rFonts w:asciiTheme="majorHAnsi" w:hAnsiTheme="majorHAnsi" w:cstheme="majorHAnsi"/>
        </w:rPr>
      </w:pPr>
      <w:r w:rsidRPr="009F135D">
        <w:rPr>
          <w:rFonts w:asciiTheme="majorHAnsi" w:hAnsiTheme="majorHAnsi" w:cstheme="majorHAnsi"/>
        </w:rPr>
        <w:t xml:space="preserve">Our findings rely on an original socio-economic survey conducted in </w:t>
      </w:r>
      <w:r w:rsidR="003879AD" w:rsidRPr="009F135D">
        <w:rPr>
          <w:rFonts w:asciiTheme="majorHAnsi" w:hAnsiTheme="majorHAnsi" w:cstheme="majorHAnsi"/>
        </w:rPr>
        <w:t xml:space="preserve">a rural area located in coastal/central Tamil Nadu, at the border between </w:t>
      </w:r>
      <w:proofErr w:type="spellStart"/>
      <w:r w:rsidR="003879AD" w:rsidRPr="009F135D">
        <w:rPr>
          <w:rFonts w:asciiTheme="majorHAnsi" w:hAnsiTheme="majorHAnsi" w:cstheme="majorHAnsi"/>
        </w:rPr>
        <w:t>Villup</w:t>
      </w:r>
      <w:r w:rsidR="00D94942">
        <w:rPr>
          <w:rFonts w:asciiTheme="majorHAnsi" w:hAnsiTheme="majorHAnsi" w:cstheme="majorHAnsi"/>
        </w:rPr>
        <w:t>p</w:t>
      </w:r>
      <w:r w:rsidR="003879AD" w:rsidRPr="009F135D">
        <w:rPr>
          <w:rFonts w:asciiTheme="majorHAnsi" w:hAnsiTheme="majorHAnsi" w:cstheme="majorHAnsi"/>
        </w:rPr>
        <w:t>uram</w:t>
      </w:r>
      <w:proofErr w:type="spellEnd"/>
      <w:r w:rsidR="003879AD" w:rsidRPr="009F135D">
        <w:rPr>
          <w:rFonts w:asciiTheme="majorHAnsi" w:hAnsiTheme="majorHAnsi" w:cstheme="majorHAnsi"/>
        </w:rPr>
        <w:t xml:space="preserve"> and </w:t>
      </w:r>
      <w:proofErr w:type="spellStart"/>
      <w:r w:rsidR="003879AD" w:rsidRPr="009F135D">
        <w:rPr>
          <w:rFonts w:asciiTheme="majorHAnsi" w:hAnsiTheme="majorHAnsi" w:cstheme="majorHAnsi"/>
        </w:rPr>
        <w:t>Cud</w:t>
      </w:r>
      <w:r w:rsidR="00D83010">
        <w:rPr>
          <w:rFonts w:asciiTheme="majorHAnsi" w:hAnsiTheme="majorHAnsi" w:cstheme="majorHAnsi"/>
        </w:rPr>
        <w:t>dal</w:t>
      </w:r>
      <w:r w:rsidR="003879AD" w:rsidRPr="009F135D">
        <w:rPr>
          <w:rFonts w:asciiTheme="majorHAnsi" w:hAnsiTheme="majorHAnsi" w:cstheme="majorHAnsi"/>
        </w:rPr>
        <w:t>ore</w:t>
      </w:r>
      <w:proofErr w:type="spellEnd"/>
      <w:r w:rsidR="003879AD" w:rsidRPr="009F135D">
        <w:rPr>
          <w:rFonts w:asciiTheme="majorHAnsi" w:hAnsiTheme="majorHAnsi" w:cstheme="majorHAnsi"/>
        </w:rPr>
        <w:t xml:space="preserve"> districts</w:t>
      </w:r>
      <w:ins w:id="64" w:author="Isabelle GUERIN" w:date="2021-07-30T14:59:00Z">
        <w:r w:rsidR="00F646A9">
          <w:rPr>
            <w:rFonts w:asciiTheme="majorHAnsi" w:hAnsiTheme="majorHAnsi" w:cstheme="majorHAnsi"/>
          </w:rPr>
          <w:t xml:space="preserve">. </w:t>
        </w:r>
        <w:r w:rsidR="00F646A9" w:rsidRPr="00F646A9">
          <w:rPr>
            <w:rFonts w:asciiTheme="majorHAnsi" w:hAnsiTheme="majorHAnsi" w:cstheme="majorHAnsi"/>
          </w:rPr>
          <w:t>We used pre-pandemic quantitative data, which set the context, combined with qualitative data collected by telephone during the first lockdown.</w:t>
        </w:r>
      </w:ins>
      <w:del w:id="65" w:author="Isabelle GUERIN" w:date="2021-07-30T15:00:00Z">
        <w:r w:rsidR="003879AD" w:rsidRPr="00F646A9" w:rsidDel="00F646A9">
          <w:rPr>
            <w:rFonts w:asciiTheme="majorHAnsi" w:hAnsiTheme="majorHAnsi" w:cstheme="majorHAnsi"/>
          </w:rPr>
          <w:delText>,</w:delText>
        </w:r>
      </w:del>
      <w:r w:rsidR="003879AD" w:rsidRPr="009F135D">
        <w:rPr>
          <w:rFonts w:asciiTheme="majorHAnsi" w:hAnsiTheme="majorHAnsi" w:cstheme="majorHAnsi"/>
        </w:rPr>
        <w:t xml:space="preserve"> </w:t>
      </w:r>
    </w:p>
    <w:p w14:paraId="491A3DDC" w14:textId="6B664348" w:rsidR="001A3255" w:rsidRPr="009F135D" w:rsidRDefault="00B86B1F" w:rsidP="009F135D">
      <w:pPr>
        <w:pStyle w:val="FirstParagraph"/>
        <w:jc w:val="both"/>
        <w:rPr>
          <w:rFonts w:asciiTheme="majorHAnsi" w:hAnsiTheme="majorHAnsi" w:cstheme="majorHAnsi"/>
        </w:rPr>
      </w:pPr>
      <w:del w:id="66" w:author="Isabelle GUERIN" w:date="2021-07-30T15:00:00Z">
        <w:r w:rsidRPr="009F135D" w:rsidDel="00F646A9">
          <w:rPr>
            <w:rFonts w:asciiTheme="majorHAnsi" w:hAnsiTheme="majorHAnsi" w:cstheme="majorHAnsi"/>
          </w:rPr>
          <w:lastRenderedPageBreak/>
          <w:delText xml:space="preserve">and combines quantitative and qualitative data. </w:delText>
        </w:r>
      </w:del>
      <w:r w:rsidRPr="009F135D">
        <w:rPr>
          <w:rFonts w:asciiTheme="majorHAnsi" w:hAnsiTheme="majorHAnsi" w:cstheme="majorHAnsi"/>
        </w:rPr>
        <w:t xml:space="preserve">Quantitative data include </w:t>
      </w:r>
      <w:r w:rsidR="009C2EBA" w:rsidRPr="009F135D">
        <w:rPr>
          <w:rFonts w:asciiTheme="majorHAnsi" w:hAnsiTheme="majorHAnsi" w:cstheme="majorHAnsi"/>
        </w:rPr>
        <w:t>longitudinal data collected at the household and individual level</w:t>
      </w:r>
      <w:r w:rsidR="00304E28">
        <w:rPr>
          <w:rFonts w:asciiTheme="majorHAnsi" w:hAnsiTheme="majorHAnsi" w:cstheme="majorHAnsi"/>
        </w:rPr>
        <w:t>s</w:t>
      </w:r>
      <w:r w:rsidR="009C2EBA" w:rsidRPr="009F135D">
        <w:rPr>
          <w:rFonts w:asciiTheme="majorHAnsi" w:hAnsiTheme="majorHAnsi" w:cstheme="majorHAnsi"/>
        </w:rPr>
        <w:t xml:space="preserve">, first in 2010 (RUME) and then in 2016-17 (NEEMSIS), and which focus </w:t>
      </w:r>
      <w:r w:rsidR="00AB201E">
        <w:rPr>
          <w:rFonts w:asciiTheme="majorHAnsi" w:hAnsiTheme="majorHAnsi" w:cstheme="majorHAnsi"/>
        </w:rPr>
        <w:t xml:space="preserve">primarily </w:t>
      </w:r>
      <w:r w:rsidRPr="009F135D">
        <w:rPr>
          <w:rFonts w:asciiTheme="majorHAnsi" w:hAnsiTheme="majorHAnsi" w:cstheme="majorHAnsi"/>
        </w:rPr>
        <w:t xml:space="preserve">on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arrangements (including migration), financial practices (debt and sa</w:t>
      </w:r>
      <w:r w:rsidR="00AB201E">
        <w:rPr>
          <w:rFonts w:asciiTheme="majorHAnsi" w:hAnsiTheme="majorHAnsi" w:cstheme="majorHAnsi"/>
        </w:rPr>
        <w:t>ving), consumption, remittances and</w:t>
      </w:r>
      <w:r w:rsidRPr="009F135D">
        <w:rPr>
          <w:rFonts w:asciiTheme="majorHAnsi" w:hAnsiTheme="majorHAnsi" w:cstheme="majorHAnsi"/>
        </w:rPr>
        <w:t xml:space="preserve"> </w:t>
      </w:r>
      <w:r w:rsidR="00AB201E">
        <w:rPr>
          <w:rFonts w:asciiTheme="majorHAnsi" w:hAnsiTheme="majorHAnsi" w:cstheme="majorHAnsi"/>
        </w:rPr>
        <w:t>social networks</w:t>
      </w:r>
      <w:r w:rsidRPr="009F135D">
        <w:rPr>
          <w:rStyle w:val="FootnoteReference"/>
          <w:rFonts w:asciiTheme="majorHAnsi" w:hAnsiTheme="majorHAnsi" w:cstheme="majorHAnsi"/>
        </w:rPr>
        <w:footnoteReference w:id="2"/>
      </w:r>
      <w:r w:rsidRPr="009F135D">
        <w:rPr>
          <w:rFonts w:asciiTheme="majorHAnsi" w:hAnsiTheme="majorHAnsi" w:cstheme="majorHAnsi"/>
        </w:rPr>
        <w:t>. 2,692 individuals fr</w:t>
      </w:r>
      <w:r w:rsidR="003879AD" w:rsidRPr="009F135D">
        <w:rPr>
          <w:rFonts w:asciiTheme="majorHAnsi" w:hAnsiTheme="majorHAnsi" w:cstheme="majorHAnsi"/>
        </w:rPr>
        <w:t>om 492 households were surveyed</w:t>
      </w:r>
      <w:r w:rsidRPr="009F135D">
        <w:rPr>
          <w:rFonts w:asciiTheme="majorHAnsi" w:hAnsiTheme="majorHAnsi" w:cstheme="majorHAnsi"/>
        </w:rPr>
        <w:t>. The original households and villages were randomly selected in 2010</w:t>
      </w:r>
      <w:ins w:id="67" w:author="Isabelle GUERIN" w:date="2021-07-30T14:21:00Z">
        <w:r w:rsidR="0089752F">
          <w:rPr>
            <w:rFonts w:asciiTheme="majorHAnsi" w:hAnsiTheme="majorHAnsi" w:cstheme="majorHAnsi"/>
          </w:rPr>
          <w:t xml:space="preserve"> </w:t>
        </w:r>
      </w:ins>
      <w:ins w:id="68" w:author="Isabelle GUERIN" w:date="2021-07-30T14:22:00Z">
        <w:r w:rsidR="0089752F" w:rsidRPr="0089752F">
          <w:rPr>
            <w:rFonts w:asciiTheme="majorHAnsi" w:hAnsiTheme="majorHAnsi" w:cstheme="majorHAnsi"/>
          </w:rPr>
          <w:t xml:space="preserve">from a sample stratified by caste, ecotypes system and proximity to </w:t>
        </w:r>
        <w:proofErr w:type="spellStart"/>
        <w:r w:rsidR="0089752F">
          <w:rPr>
            <w:rFonts w:asciiTheme="majorHAnsi" w:hAnsiTheme="majorHAnsi" w:cstheme="majorHAnsi"/>
          </w:rPr>
          <w:t>neighbouring</w:t>
        </w:r>
        <w:proofErr w:type="spellEnd"/>
        <w:r w:rsidR="0089752F">
          <w:rPr>
            <w:rFonts w:asciiTheme="majorHAnsi" w:hAnsiTheme="majorHAnsi" w:cstheme="majorHAnsi"/>
          </w:rPr>
          <w:t xml:space="preserve"> cities</w:t>
        </w:r>
      </w:ins>
      <w:del w:id="69" w:author="Isabelle GUERIN" w:date="2021-07-30T14:21:00Z">
        <w:r w:rsidRPr="009F135D" w:rsidDel="0089752F">
          <w:rPr>
            <w:rFonts w:asciiTheme="majorHAnsi" w:hAnsiTheme="majorHAnsi" w:cstheme="majorHAnsi"/>
          </w:rPr>
          <w:delText>,</w:delText>
        </w:r>
      </w:del>
      <w:r w:rsidRPr="009F135D">
        <w:rPr>
          <w:rFonts w:asciiTheme="majorHAnsi" w:hAnsiTheme="majorHAnsi" w:cstheme="majorHAnsi"/>
        </w:rPr>
        <w:t xml:space="preserve"> and constituted then the sampling frame for collecting a panel dataset in 2016-17. </w:t>
      </w:r>
    </w:p>
    <w:p w14:paraId="0D081894" w14:textId="62255717" w:rsidR="001A3255" w:rsidRPr="009F135D" w:rsidRDefault="00F005B9" w:rsidP="009F135D">
      <w:pPr>
        <w:pStyle w:val="BodyText"/>
        <w:jc w:val="both"/>
        <w:rPr>
          <w:rFonts w:asciiTheme="majorHAnsi" w:hAnsiTheme="majorHAnsi" w:cstheme="majorHAnsi"/>
        </w:rPr>
      </w:pPr>
      <w:r w:rsidRPr="009F135D">
        <w:rPr>
          <w:rFonts w:asciiTheme="majorHAnsi" w:hAnsiTheme="majorHAnsi" w:cstheme="majorHAnsi"/>
        </w:rPr>
        <w:t xml:space="preserve">This </w:t>
      </w:r>
      <w:r w:rsidR="00B86B1F" w:rsidRPr="009F135D">
        <w:rPr>
          <w:rFonts w:asciiTheme="majorHAnsi" w:hAnsiTheme="majorHAnsi" w:cstheme="majorHAnsi"/>
        </w:rPr>
        <w:t>data</w:t>
      </w:r>
      <w:r w:rsidRPr="009F135D">
        <w:rPr>
          <w:rFonts w:asciiTheme="majorHAnsi" w:hAnsiTheme="majorHAnsi" w:cstheme="majorHAnsi"/>
        </w:rPr>
        <w:t xml:space="preserve"> collection</w:t>
      </w:r>
      <w:r w:rsidR="00B86B1F" w:rsidRPr="009F135D">
        <w:rPr>
          <w:rFonts w:asciiTheme="majorHAnsi" w:hAnsiTheme="majorHAnsi" w:cstheme="majorHAnsi"/>
        </w:rPr>
        <w:t xml:space="preserve"> took place in a broader and still ongoing research </w:t>
      </w:r>
      <w:proofErr w:type="spellStart"/>
      <w:r w:rsidR="00B86B1F" w:rsidRPr="009F135D">
        <w:rPr>
          <w:rFonts w:asciiTheme="majorHAnsi" w:hAnsiTheme="majorHAnsi" w:cstheme="majorHAnsi"/>
        </w:rPr>
        <w:t>programme</w:t>
      </w:r>
      <w:proofErr w:type="spellEnd"/>
      <w:r w:rsidR="00B86B1F" w:rsidRPr="009F135D">
        <w:rPr>
          <w:rFonts w:asciiTheme="majorHAnsi" w:hAnsiTheme="majorHAnsi" w:cstheme="majorHAnsi"/>
        </w:rPr>
        <w:t xml:space="preserve"> launched in 2003</w:t>
      </w:r>
      <w:r w:rsidRPr="009F135D">
        <w:rPr>
          <w:rFonts w:asciiTheme="majorHAnsi" w:hAnsiTheme="majorHAnsi" w:cstheme="majorHAnsi"/>
        </w:rPr>
        <w:t xml:space="preserve"> and devoted to the dynamics of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and finance and their consequences in terms of agrarian and social change</w:t>
      </w:r>
      <w:r w:rsidR="00B86B1F" w:rsidRPr="009F135D">
        <w:rPr>
          <w:rFonts w:asciiTheme="majorHAnsi" w:hAnsiTheme="majorHAnsi" w:cstheme="majorHAnsi"/>
        </w:rPr>
        <w:t>. In addition to quantitative surveys, various qualitative tools have been used since 2003</w:t>
      </w:r>
      <w:r w:rsidR="009C2EBA" w:rsidRPr="009F135D">
        <w:rPr>
          <w:rFonts w:asciiTheme="majorHAnsi" w:hAnsiTheme="majorHAnsi" w:cstheme="majorHAnsi"/>
        </w:rPr>
        <w:t xml:space="preserve"> and include semi-structured interviews, life histories</w:t>
      </w:r>
      <w:r w:rsidR="00DF5C06" w:rsidRPr="009F135D">
        <w:rPr>
          <w:rFonts w:asciiTheme="majorHAnsi" w:hAnsiTheme="majorHAnsi" w:cstheme="majorHAnsi"/>
        </w:rPr>
        <w:t xml:space="preserve"> and financial diaries</w:t>
      </w:r>
      <w:r w:rsidR="00B86B1F" w:rsidRPr="009F135D">
        <w:rPr>
          <w:rFonts w:asciiTheme="majorHAnsi" w:hAnsiTheme="majorHAnsi" w:cstheme="majorHAnsi"/>
        </w:rPr>
        <w:t xml:space="preserve">. This long-term presence in the same field has enabled us to build special relationships with villagers, from landowners and local politicians to daily </w:t>
      </w:r>
      <w:proofErr w:type="spellStart"/>
      <w:r w:rsidR="00B86B1F" w:rsidRPr="009F135D">
        <w:rPr>
          <w:rFonts w:asciiTheme="majorHAnsi" w:hAnsiTheme="majorHAnsi" w:cstheme="majorHAnsi"/>
        </w:rPr>
        <w:t>labourers</w:t>
      </w:r>
      <w:proofErr w:type="spellEnd"/>
      <w:r w:rsidR="00B86B1F" w:rsidRPr="009F135D">
        <w:rPr>
          <w:rFonts w:asciiTheme="majorHAnsi" w:hAnsiTheme="majorHAnsi" w:cstheme="majorHAnsi"/>
        </w:rPr>
        <w:t xml:space="preserve">, both men and women. At the time the </w:t>
      </w:r>
      <w:ins w:id="70" w:author="Isabelle GUERIN" w:date="2021-07-30T14:22:00Z">
        <w:r w:rsidR="0089752F">
          <w:rPr>
            <w:rFonts w:asciiTheme="majorHAnsi" w:hAnsiTheme="majorHAnsi" w:cstheme="majorHAnsi"/>
          </w:rPr>
          <w:t xml:space="preserve">first </w:t>
        </w:r>
      </w:ins>
      <w:r w:rsidR="00B86B1F" w:rsidRPr="009F135D">
        <w:rPr>
          <w:rFonts w:asciiTheme="majorHAnsi" w:hAnsiTheme="majorHAnsi" w:cstheme="majorHAnsi"/>
        </w:rPr>
        <w:t>lockdown was announced</w:t>
      </w:r>
      <w:ins w:id="71" w:author="Isabelle GUERIN" w:date="2021-07-30T14:22:00Z">
        <w:r w:rsidR="0089752F">
          <w:rPr>
            <w:rFonts w:asciiTheme="majorHAnsi" w:hAnsiTheme="majorHAnsi" w:cstheme="majorHAnsi"/>
          </w:rPr>
          <w:t xml:space="preserve"> in May 2020</w:t>
        </w:r>
      </w:ins>
      <w:r w:rsidR="00B86B1F" w:rsidRPr="009F135D">
        <w:rPr>
          <w:rFonts w:asciiTheme="majorHAnsi" w:hAnsiTheme="majorHAnsi" w:cstheme="majorHAnsi"/>
        </w:rPr>
        <w:t xml:space="preserve">, many villagers contacted us by phone to obtain information about the duration of the lockdown, government </w:t>
      </w:r>
      <w:proofErr w:type="spellStart"/>
      <w:r w:rsidR="00B86B1F" w:rsidRPr="009F135D">
        <w:rPr>
          <w:rFonts w:asciiTheme="majorHAnsi" w:hAnsiTheme="majorHAnsi" w:cstheme="majorHAnsi"/>
        </w:rPr>
        <w:t>programmes</w:t>
      </w:r>
      <w:proofErr w:type="spellEnd"/>
      <w:r w:rsidR="00B86B1F" w:rsidRPr="009F135D">
        <w:rPr>
          <w:rFonts w:asciiTheme="majorHAnsi" w:hAnsiTheme="majorHAnsi" w:cstheme="majorHAnsi"/>
        </w:rPr>
        <w:t xml:space="preserve">, sales opportunities for farmers’ products, etc. We took advantage of these spontaneous requests to ask them about their perception and their copying </w:t>
      </w:r>
      <w:r w:rsidR="00F1255F">
        <w:rPr>
          <w:rFonts w:asciiTheme="majorHAnsi" w:hAnsiTheme="majorHAnsi" w:cstheme="majorHAnsi"/>
        </w:rPr>
        <w:t>tactics and strategies</w:t>
      </w:r>
      <w:r w:rsidR="00B86B1F" w:rsidRPr="009F135D">
        <w:rPr>
          <w:rFonts w:asciiTheme="majorHAnsi" w:hAnsiTheme="majorHAnsi" w:cstheme="majorHAnsi"/>
        </w:rPr>
        <w:t>. We also helped set up a food distribution system, a measure that we felt was ethically indispensable given our long-</w:t>
      </w:r>
      <w:r w:rsidR="00B61637" w:rsidRPr="009F135D">
        <w:rPr>
          <w:rFonts w:asciiTheme="majorHAnsi" w:hAnsiTheme="majorHAnsi" w:cstheme="majorHAnsi"/>
        </w:rPr>
        <w:t>term commitment to the region. We then conducted about thirty semi-directive interviews around the issues of employment, savings, debt and food security with people from different backgrounds in terms of occupation, class, caste and gender. O</w:t>
      </w:r>
      <w:r w:rsidR="00B86B1F" w:rsidRPr="009F135D">
        <w:rPr>
          <w:rFonts w:asciiTheme="majorHAnsi" w:hAnsiTheme="majorHAnsi" w:cstheme="majorHAnsi"/>
        </w:rPr>
        <w:t>ur qualitative analysis combines our previous knowledge of the region with these telephone interviews.</w:t>
      </w:r>
    </w:p>
    <w:p w14:paraId="0AA3A4B5" w14:textId="77777777"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The original studied zone is economically dynamic, featuring a large proportion of irrigated agriculture, two industrial towns (</w:t>
      </w:r>
      <w:proofErr w:type="spellStart"/>
      <w:r w:rsidRPr="009F135D">
        <w:rPr>
          <w:rFonts w:asciiTheme="majorHAnsi" w:hAnsiTheme="majorHAnsi" w:cstheme="majorHAnsi"/>
        </w:rPr>
        <w:t>Neyveli</w:t>
      </w:r>
      <w:proofErr w:type="spellEnd"/>
      <w:r w:rsidRPr="009F135D">
        <w:rPr>
          <w:rFonts w:asciiTheme="majorHAnsi" w:hAnsiTheme="majorHAnsi" w:cstheme="majorHAnsi"/>
        </w:rPr>
        <w:t xml:space="preserve"> and </w:t>
      </w:r>
      <w:proofErr w:type="spellStart"/>
      <w:r w:rsidRPr="009F135D">
        <w:rPr>
          <w:rFonts w:asciiTheme="majorHAnsi" w:hAnsiTheme="majorHAnsi" w:cstheme="majorHAnsi"/>
        </w:rPr>
        <w:t>Cuddalore</w:t>
      </w:r>
      <w:proofErr w:type="spellEnd"/>
      <w:r w:rsidRPr="009F135D">
        <w:rPr>
          <w:rFonts w:asciiTheme="majorHAnsi" w:hAnsiTheme="majorHAnsi" w:cstheme="majorHAnsi"/>
        </w:rPr>
        <w:t xml:space="preserve">) and a regional business </w:t>
      </w:r>
      <w:proofErr w:type="spellStart"/>
      <w:r w:rsidRPr="009F135D">
        <w:rPr>
          <w:rFonts w:asciiTheme="majorHAnsi" w:hAnsiTheme="majorHAnsi" w:cstheme="majorHAnsi"/>
        </w:rPr>
        <w:t>centre</w:t>
      </w:r>
      <w:proofErr w:type="spellEnd"/>
      <w:r w:rsidRPr="009F135D">
        <w:rPr>
          <w:rFonts w:asciiTheme="majorHAnsi" w:hAnsiTheme="majorHAnsi" w:cstheme="majorHAnsi"/>
        </w:rPr>
        <w:t xml:space="preserve"> (</w:t>
      </w:r>
      <w:proofErr w:type="spellStart"/>
      <w:r w:rsidRPr="009F135D">
        <w:rPr>
          <w:rFonts w:asciiTheme="majorHAnsi" w:hAnsiTheme="majorHAnsi" w:cstheme="majorHAnsi"/>
        </w:rPr>
        <w:t>Panruti</w:t>
      </w:r>
      <w:proofErr w:type="spellEnd"/>
      <w:r w:rsidRPr="009F135D">
        <w:rPr>
          <w:rFonts w:asciiTheme="majorHAnsi" w:hAnsiTheme="majorHAnsi" w:cstheme="majorHAnsi"/>
        </w:rPr>
        <w:t xml:space="preserve">). </w:t>
      </w:r>
      <w:proofErr w:type="spellStart"/>
      <w:r w:rsidRPr="009F135D">
        <w:rPr>
          <w:rFonts w:asciiTheme="majorHAnsi" w:hAnsiTheme="majorHAnsi" w:cstheme="majorHAnsi"/>
        </w:rPr>
        <w:t>Vanniyars</w:t>
      </w:r>
      <w:proofErr w:type="spellEnd"/>
      <w:r w:rsidRPr="009F135D">
        <w:rPr>
          <w:rFonts w:asciiTheme="majorHAnsi" w:hAnsiTheme="majorHAnsi" w:cstheme="majorHAnsi"/>
        </w:rPr>
        <w:t xml:space="preserve"> and </w:t>
      </w:r>
      <w:proofErr w:type="spellStart"/>
      <w:r w:rsidRPr="009F135D">
        <w:rPr>
          <w:rFonts w:asciiTheme="majorHAnsi" w:hAnsiTheme="majorHAnsi" w:cstheme="majorHAnsi"/>
        </w:rPr>
        <w:t>Paraiyars</w:t>
      </w:r>
      <w:proofErr w:type="spellEnd"/>
      <w:r w:rsidRPr="009F135D">
        <w:rPr>
          <w:rFonts w:asciiTheme="majorHAnsi" w:hAnsiTheme="majorHAnsi" w:cstheme="majorHAnsi"/>
        </w:rPr>
        <w:t xml:space="preserve"> are the two major local groups across the region. </w:t>
      </w:r>
      <w:proofErr w:type="spellStart"/>
      <w:r w:rsidRPr="009F135D">
        <w:rPr>
          <w:rFonts w:asciiTheme="majorHAnsi" w:hAnsiTheme="majorHAnsi" w:cstheme="majorHAnsi"/>
        </w:rPr>
        <w:t>Vanniyars</w:t>
      </w:r>
      <w:proofErr w:type="spellEnd"/>
      <w:r w:rsidRPr="009F135D">
        <w:rPr>
          <w:rFonts w:asciiTheme="majorHAnsi" w:hAnsiTheme="majorHAnsi" w:cstheme="majorHAnsi"/>
        </w:rPr>
        <w:t xml:space="preserve"> can be qualified as “middle castes”. They are a farming caste with a low ritual rank, but in the villages we studied, as in many places in northeast Tamil Nadu, they control much of the land and are politically dominant</w:t>
      </w:r>
      <w:r w:rsidRPr="009F135D">
        <w:rPr>
          <w:rStyle w:val="FootnoteReference"/>
          <w:rFonts w:asciiTheme="majorHAnsi" w:hAnsiTheme="majorHAnsi" w:cstheme="majorHAnsi"/>
        </w:rPr>
        <w:footnoteReference w:id="3"/>
      </w:r>
      <w:r w:rsidRPr="009F135D">
        <w:rPr>
          <w:rFonts w:asciiTheme="majorHAnsi" w:hAnsiTheme="majorHAnsi" w:cstheme="majorHAnsi"/>
        </w:rPr>
        <w:t xml:space="preserve">. </w:t>
      </w:r>
      <w:proofErr w:type="spellStart"/>
      <w:r w:rsidRPr="009F135D">
        <w:rPr>
          <w:rFonts w:asciiTheme="majorHAnsi" w:hAnsiTheme="majorHAnsi" w:cstheme="majorHAnsi"/>
        </w:rPr>
        <w:t>Paraiyars</w:t>
      </w:r>
      <w:proofErr w:type="spellEnd"/>
      <w:r w:rsidRPr="009F135D">
        <w:rPr>
          <w:rFonts w:asciiTheme="majorHAnsi" w:hAnsiTheme="majorHAnsi" w:cstheme="majorHAnsi"/>
        </w:rPr>
        <w:t xml:space="preserve"> are one of the major Dalit communities in Tamil Nadu. There are also few </w:t>
      </w:r>
      <w:proofErr w:type="spellStart"/>
      <w:r w:rsidRPr="009F135D">
        <w:rPr>
          <w:rFonts w:asciiTheme="majorHAnsi" w:hAnsiTheme="majorHAnsi" w:cstheme="majorHAnsi"/>
        </w:rPr>
        <w:t>Arunthathiyars</w:t>
      </w:r>
      <w:proofErr w:type="spellEnd"/>
      <w:r w:rsidRPr="009F135D">
        <w:rPr>
          <w:rFonts w:asciiTheme="majorHAnsi" w:hAnsiTheme="majorHAnsi" w:cstheme="majorHAnsi"/>
        </w:rPr>
        <w:t xml:space="preserve"> among the Dalits in the studied zone. The upper castes of the local hierarchy are the </w:t>
      </w:r>
      <w:proofErr w:type="spellStart"/>
      <w:r w:rsidRPr="009F135D">
        <w:rPr>
          <w:rFonts w:asciiTheme="majorHAnsi" w:hAnsiTheme="majorHAnsi" w:cstheme="majorHAnsi"/>
        </w:rPr>
        <w:t>Mudaliyars</w:t>
      </w:r>
      <w:proofErr w:type="spellEnd"/>
      <w:r w:rsidRPr="009F135D">
        <w:rPr>
          <w:rFonts w:asciiTheme="majorHAnsi" w:hAnsiTheme="majorHAnsi" w:cstheme="majorHAnsi"/>
        </w:rPr>
        <w:t xml:space="preserve">, </w:t>
      </w:r>
      <w:proofErr w:type="spellStart"/>
      <w:r w:rsidRPr="009F135D">
        <w:rPr>
          <w:rFonts w:asciiTheme="majorHAnsi" w:hAnsiTheme="majorHAnsi" w:cstheme="majorHAnsi"/>
        </w:rPr>
        <w:t>Chettiyars</w:t>
      </w:r>
      <w:proofErr w:type="spellEnd"/>
      <w:r w:rsidRPr="009F135D">
        <w:rPr>
          <w:rFonts w:asciiTheme="majorHAnsi" w:hAnsiTheme="majorHAnsi" w:cstheme="majorHAnsi"/>
        </w:rPr>
        <w:t xml:space="preserve">, </w:t>
      </w:r>
      <w:proofErr w:type="spellStart"/>
      <w:r w:rsidRPr="009F135D">
        <w:rPr>
          <w:rFonts w:asciiTheme="majorHAnsi" w:hAnsiTheme="majorHAnsi" w:cstheme="majorHAnsi"/>
        </w:rPr>
        <w:t>Naidus</w:t>
      </w:r>
      <w:proofErr w:type="spellEnd"/>
      <w:r w:rsidRPr="009F135D">
        <w:rPr>
          <w:rFonts w:asciiTheme="majorHAnsi" w:hAnsiTheme="majorHAnsi" w:cstheme="majorHAnsi"/>
        </w:rPr>
        <w:t xml:space="preserve">, </w:t>
      </w:r>
      <w:proofErr w:type="spellStart"/>
      <w:r w:rsidRPr="009F135D">
        <w:rPr>
          <w:rFonts w:asciiTheme="majorHAnsi" w:hAnsiTheme="majorHAnsi" w:cstheme="majorHAnsi"/>
        </w:rPr>
        <w:t>Reddiyars</w:t>
      </w:r>
      <w:proofErr w:type="spellEnd"/>
      <w:r w:rsidRPr="009F135D">
        <w:rPr>
          <w:rFonts w:asciiTheme="majorHAnsi" w:hAnsiTheme="majorHAnsi" w:cstheme="majorHAnsi"/>
        </w:rPr>
        <w:t xml:space="preserve">, </w:t>
      </w:r>
      <w:proofErr w:type="spellStart"/>
      <w:r w:rsidRPr="009F135D">
        <w:rPr>
          <w:rFonts w:asciiTheme="majorHAnsi" w:hAnsiTheme="majorHAnsi" w:cstheme="majorHAnsi"/>
        </w:rPr>
        <w:t>Settus</w:t>
      </w:r>
      <w:proofErr w:type="spellEnd"/>
      <w:r w:rsidRPr="009F135D">
        <w:rPr>
          <w:rFonts w:asciiTheme="majorHAnsi" w:hAnsiTheme="majorHAnsi" w:cstheme="majorHAnsi"/>
        </w:rPr>
        <w:t xml:space="preserve"> and </w:t>
      </w:r>
      <w:proofErr w:type="spellStart"/>
      <w:r w:rsidRPr="009F135D">
        <w:rPr>
          <w:rFonts w:asciiTheme="majorHAnsi" w:hAnsiTheme="majorHAnsi" w:cstheme="majorHAnsi"/>
        </w:rPr>
        <w:t>Yathavars</w:t>
      </w:r>
      <w:proofErr w:type="spellEnd"/>
      <w:r w:rsidRPr="009F135D">
        <w:rPr>
          <w:rFonts w:asciiTheme="majorHAnsi" w:hAnsiTheme="majorHAnsi" w:cstheme="majorHAnsi"/>
        </w:rPr>
        <w:t>, who account for only a small proportion of the village population. Christians and Muslims are a minority in the area. Lower castes or Dalits represent 46.5 percent, middle castes 44 percent and upper castes 9.5 percent of the NEEMSIS sample.</w:t>
      </w:r>
    </w:p>
    <w:p w14:paraId="4F1A74B3" w14:textId="49DA5D1C" w:rsidR="0057219E"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lastRenderedPageBreak/>
        <w:t xml:space="preserve">The region has seen many changes over the last three decades. Upper castes have mostly moved away from the villages to nearby towns, adopting urban jobs and lifestyles, and selling an important part of their land to </w:t>
      </w:r>
      <w:proofErr w:type="spellStart"/>
      <w:r w:rsidRPr="009F135D">
        <w:rPr>
          <w:rFonts w:asciiTheme="majorHAnsi" w:hAnsiTheme="majorHAnsi" w:cstheme="majorHAnsi"/>
        </w:rPr>
        <w:t>Vanniyars</w:t>
      </w:r>
      <w:proofErr w:type="spellEnd"/>
      <w:r w:rsidRPr="009F135D">
        <w:rPr>
          <w:rFonts w:asciiTheme="majorHAnsi" w:hAnsiTheme="majorHAnsi" w:cstheme="majorHAnsi"/>
        </w:rPr>
        <w:t xml:space="preserve">. Overall, upper castes still have a hold on village life but are not as powerful as they used to be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{"citationID":"ViQkNBp4","properties":{"formattedCitation":"(Harriss 2013)","plainCitation":"(Harriss 2013)","noteIndex":0},"citationItems":[{"id":375,"uris":["http://zotero.org/users/5354237/items/8NVLCFTJ"],"uri":["http://zotero.org/users/5354237/items/8NVLCFTJ"],"itemData":{"id":375,"type":"article-journal","container-title":"Journal of Agrarian Change","issue":"3","page":"351–364","source":"Google Scholar","title":"Does ‘Landlordism’Still Matter? Reflections on Agrarian Change in I ndia","title-short":"Does ‘Landlordism’Still Matter?","volume":"13","author":[{"family":"Harriss","given":"John"}],"issued":{"date-parts":[["2013"]]}}}],"schema":"https://github.com/citation-style-language/schema/raw/master/csl-citation.json"}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(Harriss 2013)</w:t>
      </w:r>
      <w:r w:rsidR="0021395A" w:rsidRPr="009F135D">
        <w:rPr>
          <w:rFonts w:asciiTheme="majorHAnsi" w:hAnsiTheme="majorHAnsi" w:cstheme="majorHAnsi"/>
        </w:rPr>
        <w:fldChar w:fldCharType="end"/>
      </w:r>
      <w:r w:rsidRPr="009F135D">
        <w:rPr>
          <w:rFonts w:asciiTheme="majorHAnsi" w:hAnsiTheme="majorHAnsi" w:cstheme="majorHAnsi"/>
        </w:rPr>
        <w:t xml:space="preserve">. Land transfers to </w:t>
      </w:r>
      <w:proofErr w:type="spellStart"/>
      <w:r w:rsidRPr="009F135D">
        <w:rPr>
          <w:rFonts w:asciiTheme="majorHAnsi" w:hAnsiTheme="majorHAnsi" w:cstheme="majorHAnsi"/>
        </w:rPr>
        <w:t>Vanniyars</w:t>
      </w:r>
      <w:proofErr w:type="spellEnd"/>
      <w:r w:rsidRPr="009F135D">
        <w:rPr>
          <w:rFonts w:asciiTheme="majorHAnsi" w:hAnsiTheme="majorHAnsi" w:cstheme="majorHAnsi"/>
        </w:rPr>
        <w:t xml:space="preserve"> explain in great part why they are now dominant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{"citationID":"WTtoPlCZ","properties":{"formattedCitation":"(Harriss and Jeyaranjan 2016)","plainCitation":"(Harriss and Jeyaranjan 2016)","noteIndex":0},"citationItems":[{"id":947,"uris":["http://zotero.org/users/5354237/items/LEGSBQCL"],"uri":["http://zotero.org/users/5354237/items/LEGSBQCL"],"itemData":{"id":947,"type":"chapter","container-title":"The Changing Village in India: Insights from Longitudinal Research","event-place":"New Delhi","publisher":"Oxford University Press","publisher-place":"New Delhi","title":"Rural Tamil Nadu in the Liberalization Era: What Do We Learn from Village Studies?","author":[{"family":"Harriss","given":"John"},{"family":"Jeyaranjan","given":"J."}],"editor":[{"family":"Himanshu","given":""},{"family":"Jha","given":""},{"family":"Rodgers","given":""}],"issued":{"date-parts":[["2016"]]}}}],"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(Harriss and Jeyaranjan 2016)</w:t>
      </w:r>
      <w:r w:rsidR="0021395A" w:rsidRPr="009F135D">
        <w:rPr>
          <w:rFonts w:asciiTheme="majorHAnsi" w:hAnsiTheme="majorHAnsi" w:cstheme="majorHAnsi"/>
        </w:rPr>
        <w:fldChar w:fldCharType="end"/>
      </w:r>
      <w:r w:rsidRPr="009F135D">
        <w:rPr>
          <w:rFonts w:asciiTheme="majorHAnsi" w:hAnsiTheme="majorHAnsi" w:cstheme="majorHAnsi"/>
        </w:rPr>
        <w:t xml:space="preserve">, given that their dominance is permanently contested, including </w:t>
      </w:r>
      <w:r w:rsidR="0021395A" w:rsidRPr="009F135D">
        <w:rPr>
          <w:rFonts w:asciiTheme="majorHAnsi" w:hAnsiTheme="majorHAnsi" w:cstheme="majorHAnsi"/>
        </w:rPr>
        <w:t xml:space="preserve">by Dalits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{"citationID":"S8EL2YWg","properties":{"formattedCitation":"(Pandian 2000)","plainCitation":"(Pandian 2000)","noteIndex":0},"citationItems":[{"id":946,"uris":["http://zotero.org/users/5354237/items/YF7GRA9F"],"uri":["http://zotero.org/users/5354237/items/YF7GRA9F"],"itemData":{"id":946,"type":"article-journal","container-title":"Journal of Indian School of Political Economy","issue":"3&amp;4","page":"501–517","source":"Google Scholar","title":"Dalit assertion in Tamil Nadu: an exploratory note","title-short":"Dalit assertion in Tamil Nadu","volume":"12","author":[{"family":"Pandian","given":"M. S. S."}],"issued":{"date-parts":[["2000"]]}}}],"schema":"https://github.com/citation-style-language/schema/raw/master/csl-citation.json"}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(Pandian 2000)</w:t>
      </w:r>
      <w:r w:rsidR="0021395A" w:rsidRPr="009F135D">
        <w:rPr>
          <w:rFonts w:asciiTheme="majorHAnsi" w:hAnsiTheme="majorHAnsi" w:cstheme="majorHAnsi"/>
        </w:rPr>
        <w:fldChar w:fldCharType="end"/>
      </w:r>
      <w:r w:rsidRPr="009F135D">
        <w:rPr>
          <w:rFonts w:asciiTheme="majorHAnsi" w:hAnsiTheme="majorHAnsi" w:cstheme="majorHAnsi"/>
        </w:rPr>
        <w:t xml:space="preserve">. As for Dalits, although their situation has been improving thanks to the combination of short term migration to nearby towns and industrial </w:t>
      </w:r>
      <w:proofErr w:type="spellStart"/>
      <w:r w:rsidRPr="009F135D">
        <w:rPr>
          <w:rFonts w:asciiTheme="majorHAnsi" w:hAnsiTheme="majorHAnsi" w:cstheme="majorHAnsi"/>
        </w:rPr>
        <w:t>centres</w:t>
      </w:r>
      <w:proofErr w:type="spellEnd"/>
      <w:r w:rsidRPr="009F135D">
        <w:rPr>
          <w:rFonts w:asciiTheme="majorHAnsi" w:hAnsiTheme="majorHAnsi" w:cstheme="majorHAnsi"/>
        </w:rPr>
        <w:t>, and governmental schemes (reflected by subsidized housing, food, education, etc.;</w:t>
      </w:r>
      <w:r w:rsidR="0021395A" w:rsidRPr="009F135D">
        <w:rPr>
          <w:rFonts w:asciiTheme="majorHAnsi" w:hAnsiTheme="majorHAnsi" w:cstheme="majorHAnsi"/>
        </w:rPr>
        <w:fldChar w:fldCharType="begin"/>
      </w:r>
      <w:r w:rsidR="00AB201E">
        <w:rPr>
          <w:rFonts w:asciiTheme="majorHAnsi" w:hAnsiTheme="majorHAnsi" w:cstheme="majorHAnsi"/>
        </w:rPr>
        <w:instrText xml:space="preserve"> ADDIN ZOTERO_ITEM CSL_CITATION {"citationID":"AydrMPBe","properties":{"formattedCitation":"(Gu\\uc0\\u233{}rin, Venkatasubramanian, and Michiels 2014)","plainCitation":"(Guérin, Venkatasubramanian, and Michiels 2014)","dontUpdate":true,"noteIndex":0},"citationItems":[{"id":486,"uris":["http://zotero.org/users/5354237/items/Q846GD74"],"uri":["http://zotero.org/users/5354237/items/Q846GD74"],"itemData":{"id":486,"type":"chapter","container-title":"Indian Capitalism in Development","event-place":"London","page":"118–135","publisher":"Routledge","publisher-place":"London","source":"Google Scholar","title":"Labour in contemporary south India","author":[{"family":"Guérin","given":"Isabelle"},{"family":"Venkatasubramanian","given":"G."},{"family":"Michiels","given":"Sébastien"}],"editor":[{"family":"Harriss-White","given":"Barbara"},{"family":"Heyer","given":"Judith"}],"issued":{"date-parts":[["2014"]]}}}],"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 xml:space="preserve"> Guérin, Venkatasubramanian, and Michiels 2014)</w:t>
      </w:r>
      <w:r w:rsidR="0021395A" w:rsidRPr="009F135D">
        <w:rPr>
          <w:rFonts w:asciiTheme="majorHAnsi" w:hAnsiTheme="majorHAnsi" w:cstheme="majorHAnsi"/>
        </w:rPr>
        <w:fldChar w:fldCharType="end"/>
      </w:r>
      <w:r w:rsidRPr="009F135D">
        <w:rPr>
          <w:rStyle w:val="FootnoteReference"/>
          <w:rFonts w:asciiTheme="majorHAnsi" w:hAnsiTheme="majorHAnsi" w:cstheme="majorHAnsi"/>
        </w:rPr>
        <w:footnoteReference w:id="4"/>
      </w:r>
      <w:r w:rsidRPr="009F135D">
        <w:rPr>
          <w:rFonts w:asciiTheme="majorHAnsi" w:hAnsiTheme="majorHAnsi" w:cstheme="majorHAnsi"/>
        </w:rPr>
        <w:t>, inequalities persi</w:t>
      </w:r>
      <w:r w:rsidR="00504744" w:rsidRPr="009F135D">
        <w:rPr>
          <w:rFonts w:asciiTheme="majorHAnsi" w:hAnsiTheme="majorHAnsi" w:cstheme="majorHAnsi"/>
        </w:rPr>
        <w:t>st</w:t>
      </w:r>
      <w:r w:rsidR="0057219E" w:rsidRPr="009F135D">
        <w:rPr>
          <w:rFonts w:asciiTheme="majorHAnsi" w:hAnsiTheme="majorHAnsi" w:cstheme="majorHAnsi"/>
        </w:rPr>
        <w:t>, whether in terms of education, income and assets (</w:t>
      </w:r>
      <w:ins w:id="72" w:author="Arnaud" w:date="2021-07-30T23:13:00Z">
        <w:r w:rsidR="00E06A2F">
          <w:rPr>
            <w:rFonts w:asciiTheme="majorHAnsi" w:hAnsiTheme="majorHAnsi" w:cstheme="majorHAnsi"/>
          </w:rPr>
          <w:t>see T</w:t>
        </w:r>
      </w:ins>
      <w:del w:id="73" w:author="Arnaud" w:date="2021-07-30T23:13:00Z">
        <w:r w:rsidR="0057219E" w:rsidRPr="009F135D" w:rsidDel="00E06A2F">
          <w:rPr>
            <w:rFonts w:asciiTheme="majorHAnsi" w:hAnsiTheme="majorHAnsi" w:cstheme="majorHAnsi"/>
          </w:rPr>
          <w:delText>t</w:delText>
        </w:r>
      </w:del>
      <w:r w:rsidR="0057219E" w:rsidRPr="009F135D">
        <w:rPr>
          <w:rFonts w:asciiTheme="majorHAnsi" w:hAnsiTheme="majorHAnsi" w:cstheme="majorHAnsi"/>
        </w:rPr>
        <w:t xml:space="preserve">able 1). </w:t>
      </w:r>
    </w:p>
    <w:p w14:paraId="1E16D9FA" w14:textId="14633F09" w:rsidR="00603D07" w:rsidRPr="009F135D" w:rsidRDefault="001B6116" w:rsidP="009F135D">
      <w:pPr>
        <w:pStyle w:val="BodyText"/>
        <w:jc w:val="both"/>
        <w:rPr>
          <w:rFonts w:asciiTheme="majorHAnsi" w:hAnsiTheme="majorHAnsi" w:cstheme="majorHAnsi"/>
        </w:rPr>
      </w:pPr>
      <w:r w:rsidRPr="009F135D">
        <w:rPr>
          <w:rFonts w:asciiTheme="majorHAnsi" w:hAnsiTheme="majorHAnsi" w:cstheme="majorHAnsi"/>
        </w:rPr>
        <w:t xml:space="preserve">Like elsewhere in India, non-farm income is now largely dominant across all social categories </w:t>
      </w:r>
      <w:r w:rsidR="00F005B9" w:rsidRPr="009F135D">
        <w:rPr>
          <w:rFonts w:asciiTheme="majorHAnsi" w:hAnsiTheme="majorHAnsi" w:cstheme="majorHAnsi"/>
        </w:rPr>
        <w:t>and its share continues to grow</w:t>
      </w:r>
      <w:r w:rsidRPr="009F135D">
        <w:rPr>
          <w:rFonts w:asciiTheme="majorHAnsi" w:hAnsiTheme="majorHAnsi" w:cstheme="majorHAnsi"/>
        </w:rPr>
        <w:t xml:space="preserve">. </w:t>
      </w:r>
      <w:bookmarkStart w:id="74" w:name="section:income"/>
      <w:bookmarkEnd w:id="62"/>
      <w:ins w:id="75" w:author="Isabelle GUERIN" w:date="2021-07-30T14:23:00Z">
        <w:r w:rsidR="0089752F">
          <w:rPr>
            <w:rFonts w:asciiTheme="majorHAnsi" w:hAnsiTheme="majorHAnsi" w:cstheme="majorHAnsi"/>
          </w:rPr>
          <w:t xml:space="preserve">In 2016-17, </w:t>
        </w:r>
      </w:ins>
      <w:commentRangeStart w:id="76"/>
      <w:commentRangeStart w:id="77"/>
      <w:r w:rsidR="00F1255F">
        <w:rPr>
          <w:rFonts w:asciiTheme="majorHAnsi" w:hAnsiTheme="majorHAnsi" w:cstheme="majorHAnsi"/>
        </w:rPr>
        <w:t>65.6</w:t>
      </w:r>
      <w:r w:rsidR="008774F4">
        <w:rPr>
          <w:rFonts w:asciiTheme="majorHAnsi" w:hAnsiTheme="majorHAnsi" w:cstheme="majorHAnsi"/>
        </w:rPr>
        <w:t xml:space="preserve"> percent</w:t>
      </w:r>
      <w:r w:rsidR="008774F4" w:rsidRPr="009F135D">
        <w:rPr>
          <w:rFonts w:asciiTheme="majorHAnsi" w:hAnsiTheme="majorHAnsi" w:cstheme="majorHAnsi"/>
        </w:rPr>
        <w:t xml:space="preserve"> </w:t>
      </w:r>
      <w:r w:rsidR="00603D07" w:rsidRPr="009F135D">
        <w:rPr>
          <w:rFonts w:asciiTheme="majorHAnsi" w:hAnsiTheme="majorHAnsi" w:cstheme="majorHAnsi"/>
        </w:rPr>
        <w:t xml:space="preserve">of households derive their main income from non-agricultural activity, compared to </w:t>
      </w:r>
      <w:r w:rsidR="00F1255F">
        <w:rPr>
          <w:rFonts w:asciiTheme="majorHAnsi" w:hAnsiTheme="majorHAnsi" w:cstheme="majorHAnsi"/>
        </w:rPr>
        <w:t>57</w:t>
      </w:r>
      <w:r w:rsidR="008774F4">
        <w:rPr>
          <w:rFonts w:asciiTheme="majorHAnsi" w:hAnsiTheme="majorHAnsi" w:cstheme="majorHAnsi"/>
        </w:rPr>
        <w:t xml:space="preserve"> percent</w:t>
      </w:r>
      <w:r w:rsidR="008774F4" w:rsidRPr="009F135D">
        <w:rPr>
          <w:rFonts w:asciiTheme="majorHAnsi" w:hAnsiTheme="majorHAnsi" w:cstheme="majorHAnsi"/>
        </w:rPr>
        <w:t xml:space="preserve"> </w:t>
      </w:r>
      <w:r w:rsidR="00603D07" w:rsidRPr="009F135D">
        <w:rPr>
          <w:rFonts w:asciiTheme="majorHAnsi" w:hAnsiTheme="majorHAnsi" w:cstheme="majorHAnsi"/>
        </w:rPr>
        <w:t>in 2010</w:t>
      </w:r>
      <w:commentRangeEnd w:id="76"/>
      <w:r w:rsidR="00416581">
        <w:rPr>
          <w:rStyle w:val="CommentReference"/>
        </w:rPr>
        <w:commentReference w:id="76"/>
      </w:r>
      <w:commentRangeEnd w:id="77"/>
      <w:r w:rsidR="00F41AB5">
        <w:rPr>
          <w:rStyle w:val="CommentReference"/>
        </w:rPr>
        <w:commentReference w:id="77"/>
      </w:r>
      <w:r w:rsidR="00603D07" w:rsidRPr="009F135D">
        <w:rPr>
          <w:rFonts w:asciiTheme="majorHAnsi" w:hAnsiTheme="majorHAnsi" w:cstheme="majorHAnsi"/>
        </w:rPr>
        <w:t>. The first impact of the lockdown is, of course, the fall in off-farm income: with a few exceptions (permanent jobs, but not all), off-farm income has come to an abrupt halt, and migrants may even continue to have to pay their urba</w:t>
      </w:r>
      <w:r w:rsidR="00D83010">
        <w:rPr>
          <w:rFonts w:asciiTheme="majorHAnsi" w:hAnsiTheme="majorHAnsi" w:cstheme="majorHAnsi"/>
        </w:rPr>
        <w:t xml:space="preserve">n rent. </w:t>
      </w:r>
      <w:r w:rsidR="00B86B1F" w:rsidRPr="009F135D">
        <w:rPr>
          <w:rFonts w:asciiTheme="majorHAnsi" w:hAnsiTheme="majorHAnsi" w:cstheme="majorHAnsi"/>
        </w:rPr>
        <w:t>Clearly, agriculture is the most resilient, but this is especially true for subsistence crops and in irrigated areas</w:t>
      </w:r>
      <w:r w:rsidRPr="009F135D">
        <w:rPr>
          <w:rFonts w:asciiTheme="majorHAnsi" w:hAnsiTheme="majorHAnsi" w:cstheme="majorHAnsi"/>
        </w:rPr>
        <w:t xml:space="preserve">. </w:t>
      </w:r>
      <w:r w:rsidR="00603D07" w:rsidRPr="009F135D">
        <w:rPr>
          <w:rFonts w:asciiTheme="majorHAnsi" w:hAnsiTheme="majorHAnsi" w:cstheme="majorHAnsi"/>
        </w:rPr>
        <w:t xml:space="preserve">For cash crops (here, sugar cane, casuarina and tapioca), distribution networks </w:t>
      </w:r>
      <w:r w:rsidR="00F005B9" w:rsidRPr="009F135D">
        <w:rPr>
          <w:rFonts w:asciiTheme="majorHAnsi" w:hAnsiTheme="majorHAnsi" w:cstheme="majorHAnsi"/>
        </w:rPr>
        <w:t>have been severely disrupted</w:t>
      </w:r>
      <w:r w:rsidR="00603D07" w:rsidRPr="009F135D">
        <w:rPr>
          <w:rFonts w:asciiTheme="majorHAnsi" w:hAnsiTheme="majorHAnsi" w:cstheme="majorHAnsi"/>
        </w:rPr>
        <w:t>. As for the NREGA, which usually plays an important role as an income supplement for women (regardless of their level of poverty and caste), it is being transformed. Non-existent for the first two months</w:t>
      </w:r>
      <w:r w:rsidR="00F005B9" w:rsidRPr="009F135D">
        <w:rPr>
          <w:rFonts w:asciiTheme="majorHAnsi" w:hAnsiTheme="majorHAnsi" w:cstheme="majorHAnsi"/>
        </w:rPr>
        <w:t xml:space="preserve"> of the lockdown</w:t>
      </w:r>
      <w:r w:rsidR="00603D07" w:rsidRPr="009F135D">
        <w:rPr>
          <w:rFonts w:asciiTheme="majorHAnsi" w:hAnsiTheme="majorHAnsi" w:cstheme="majorHAnsi"/>
        </w:rPr>
        <w:t>, even though the need</w:t>
      </w:r>
      <w:r w:rsidR="00F005B9" w:rsidRPr="009F135D">
        <w:rPr>
          <w:rFonts w:asciiTheme="majorHAnsi" w:hAnsiTheme="majorHAnsi" w:cstheme="majorHAnsi"/>
        </w:rPr>
        <w:t>s were immense, it slowly began</w:t>
      </w:r>
      <w:r w:rsidR="00603D07" w:rsidRPr="009F135D">
        <w:rPr>
          <w:rFonts w:asciiTheme="majorHAnsi" w:hAnsiTheme="majorHAnsi" w:cstheme="majorHAnsi"/>
        </w:rPr>
        <w:t xml:space="preserve"> to recover in May </w:t>
      </w:r>
      <w:ins w:id="78" w:author="Isabelle GUERIN" w:date="2021-07-30T14:24:00Z">
        <w:r w:rsidR="0089752F">
          <w:rPr>
            <w:rFonts w:asciiTheme="majorHAnsi" w:hAnsiTheme="majorHAnsi" w:cstheme="majorHAnsi"/>
          </w:rPr>
          <w:t xml:space="preserve">2020 </w:t>
        </w:r>
      </w:ins>
      <w:r w:rsidR="00603D07" w:rsidRPr="009F135D">
        <w:rPr>
          <w:rFonts w:asciiTheme="majorHAnsi" w:hAnsiTheme="majorHAnsi" w:cstheme="majorHAnsi"/>
        </w:rPr>
        <w:t>and now targets both men and women and provides some liquidity. In-kind food aid</w:t>
      </w:r>
      <w:r w:rsidR="00F005B9" w:rsidRPr="009F135D">
        <w:rPr>
          <w:rFonts w:asciiTheme="majorHAnsi" w:hAnsiTheme="majorHAnsi" w:cstheme="majorHAnsi"/>
        </w:rPr>
        <w:t xml:space="preserve"> through PDS shops</w:t>
      </w:r>
      <w:r w:rsidR="00603D07" w:rsidRPr="009F135D">
        <w:rPr>
          <w:rFonts w:asciiTheme="majorHAnsi" w:hAnsiTheme="majorHAnsi" w:cstheme="majorHAnsi"/>
        </w:rPr>
        <w:t xml:space="preserve">, which has always worked </w:t>
      </w:r>
      <w:r w:rsidR="00F005B9" w:rsidRPr="009F135D">
        <w:rPr>
          <w:rFonts w:asciiTheme="majorHAnsi" w:hAnsiTheme="majorHAnsi" w:cstheme="majorHAnsi"/>
        </w:rPr>
        <w:t>quite</w:t>
      </w:r>
      <w:r w:rsidR="00603D07" w:rsidRPr="009F135D">
        <w:rPr>
          <w:rFonts w:asciiTheme="majorHAnsi" w:hAnsiTheme="majorHAnsi" w:cstheme="majorHAnsi"/>
        </w:rPr>
        <w:t xml:space="preserve"> well in this region, </w:t>
      </w:r>
      <w:r w:rsidR="00F005B9" w:rsidRPr="009F135D">
        <w:rPr>
          <w:rFonts w:asciiTheme="majorHAnsi" w:hAnsiTheme="majorHAnsi" w:cstheme="majorHAnsi"/>
        </w:rPr>
        <w:t>has played and still plays</w:t>
      </w:r>
      <w:r w:rsidR="00603D07" w:rsidRPr="009F135D">
        <w:rPr>
          <w:rFonts w:asciiTheme="majorHAnsi" w:hAnsiTheme="majorHAnsi" w:cstheme="majorHAnsi"/>
        </w:rPr>
        <w:t xml:space="preserve"> an essential role in food security. </w:t>
      </w:r>
    </w:p>
    <w:p w14:paraId="23802CC8" w14:textId="0A24B253" w:rsidR="00603D07" w:rsidRPr="009F135D" w:rsidRDefault="00603D07" w:rsidP="009F135D">
      <w:pPr>
        <w:pStyle w:val="BodyText"/>
        <w:jc w:val="both"/>
        <w:rPr>
          <w:rFonts w:asciiTheme="majorHAnsi" w:hAnsiTheme="majorHAnsi" w:cstheme="majorHAnsi"/>
        </w:rPr>
      </w:pPr>
      <w:r w:rsidRPr="009F135D">
        <w:rPr>
          <w:rFonts w:asciiTheme="majorHAnsi" w:hAnsiTheme="majorHAnsi" w:cstheme="majorHAnsi"/>
          <w:u w:color="000000"/>
          <w:bdr w:val="nil"/>
          <w:shd w:val="clear" w:color="auto" w:fill="FFFFFF"/>
        </w:rPr>
        <w:t>What about liquid saving?</w:t>
      </w:r>
      <w:r w:rsidR="009140B4" w:rsidRPr="009F135D">
        <w:rPr>
          <w:rFonts w:asciiTheme="majorHAnsi" w:hAnsiTheme="majorHAnsi" w:cstheme="majorHAnsi"/>
          <w:u w:color="000000"/>
          <w:bdr w:val="nil"/>
          <w:shd w:val="clear" w:color="auto" w:fill="FFFFFF"/>
        </w:rPr>
        <w:t xml:space="preserve"> </w:t>
      </w:r>
      <w:r w:rsidR="009140B4" w:rsidRPr="009F135D">
        <w:rPr>
          <w:rFonts w:asciiTheme="majorHAnsi" w:hAnsiTheme="majorHAnsi" w:cstheme="majorHAnsi"/>
        </w:rPr>
        <w:t xml:space="preserve">In spite of a massive democratization of bank accounts – almost all households have at least one – most savings accounts remain empty and are only used to channel social benefits. </w:t>
      </w:r>
      <w:bookmarkStart w:id="79" w:name="section:burden"/>
      <w:bookmarkEnd w:id="74"/>
      <w:r w:rsidRPr="009F135D">
        <w:rPr>
          <w:rFonts w:asciiTheme="majorHAnsi" w:hAnsiTheme="majorHAnsi" w:cstheme="majorHAnsi"/>
        </w:rPr>
        <w:t xml:space="preserve">As shown elsewhere, it is more rational to save with gold, which acts like a quasi-money </w:t>
      </w:r>
      <w:r w:rsidR="00D71974" w:rsidRPr="009F135D">
        <w:rPr>
          <w:rFonts w:asciiTheme="majorHAnsi" w:hAnsiTheme="majorHAnsi" w:cstheme="majorHAnsi"/>
        </w:rPr>
        <w:fldChar w:fldCharType="begin"/>
      </w:r>
      <w:r w:rsidR="00D71974" w:rsidRPr="009F135D">
        <w:rPr>
          <w:rFonts w:asciiTheme="majorHAnsi" w:hAnsiTheme="majorHAnsi" w:cstheme="majorHAnsi"/>
        </w:rPr>
        <w:instrText xml:space="preserve"> ADDIN ZOTERO_ITEM CSL_CITATION {"citationID":"fsOjYw66","properties":{"formattedCitation":"(Goedecke et al. 2018)","plainCitation":"(Goedecke et al. 2018)","noteIndex":0},"citationItems":[{"id":116,"uris":["http://zotero.org/users/5354237/items/FQ9E5JQJ"],"uri":["http://zotero.org/users/5354237/items/FQ9E5JQJ"],"itemData":{"id":116,"type":"article-journal","container-title":"Development Policy Review","page":"O201–O219","source":"Google Scholar","title":"Why do financial inclusion policies fail in mobilizing savings from the poor? Lessons from rural South India","title-short":"Why do financial inclusion policies fail in mobilizing savings from the poor?","volume":"36","author":[{"family":"Goedecke","given":"Jann"},{"family":"Guérin","given":"Isabelle"},{"family":"D'espallier","given":"Bert"},{"family":"Venkatasubramanian","given":"Govindan"}],"issued":{"date-parts":[["2018"]]}}}],"schema":"https://github.com/citation-style-language/schema/raw/master/csl-citation.json"} </w:instrText>
      </w:r>
      <w:r w:rsidR="00D71974" w:rsidRPr="009F135D">
        <w:rPr>
          <w:rFonts w:asciiTheme="majorHAnsi" w:hAnsiTheme="majorHAnsi" w:cstheme="majorHAnsi"/>
        </w:rPr>
        <w:fldChar w:fldCharType="separate"/>
      </w:r>
      <w:r w:rsidR="00D71974" w:rsidRPr="009F135D">
        <w:rPr>
          <w:rFonts w:asciiTheme="majorHAnsi" w:hAnsiTheme="majorHAnsi" w:cstheme="majorHAnsi"/>
        </w:rPr>
        <w:t>(Goedecke et al. 2018)</w:t>
      </w:r>
      <w:r w:rsidR="00D71974" w:rsidRPr="009F135D">
        <w:rPr>
          <w:rFonts w:asciiTheme="majorHAnsi" w:hAnsiTheme="majorHAnsi" w:cstheme="majorHAnsi"/>
        </w:rPr>
        <w:fldChar w:fldCharType="end"/>
      </w:r>
      <w:r w:rsidRPr="009F135D">
        <w:rPr>
          <w:rFonts w:asciiTheme="majorHAnsi" w:hAnsiTheme="majorHAnsi" w:cstheme="majorHAnsi"/>
        </w:rPr>
        <w:t>, and with investments "in people", whether these are ceremonial gifts or loans to others</w:t>
      </w:r>
      <w:r w:rsidR="00D71974" w:rsidRPr="009F135D">
        <w:rPr>
          <w:rFonts w:asciiTheme="majorHAnsi" w:hAnsiTheme="majorHAnsi" w:cstheme="majorHAnsi"/>
        </w:rPr>
        <w:t xml:space="preserve"> </w:t>
      </w:r>
      <w:r w:rsidR="00D71974" w:rsidRPr="009F135D">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{"citationID":"75sei8Ln","properties":{"formattedCitation":"(Gu\\uc0\\u233{}rin, Venkatasubramanian, and Kumar 2020)","plainCitation":"(Guérin, Venkatasubramanian, and Kumar 2020)","noteIndex":0},"citationItems":[{"id":902,"uris":["http://zotero.org/users/5354237/items/KU6CX2Q7"],"uri":["http://zotero.org/users/5354237/items/KU6CX2Q7"],"itemData":{"id":902,"type":"article-journal","container-title":"Journal of Cultural Economy","DOI":"https://doi.org/10.1080/17530350.2019.1583594","issue":"4","page":"387-401","title":"Rethinking saving: Indian ceremonial gifts as relational and reproductive saving","volume":"13","author":[{"family":"Guérin","given":"Isabelle"},{"family":"Venkatasubramanian","given":"Govindan"},{"family":"Kumar","given":"Santosh"}],"issued":{"date-parts":[["2020"]]}}}],"schema":"https://github.com/citation-style-language/schema/raw/master/csl-citation.json"} </w:instrText>
      </w:r>
      <w:r w:rsidR="00D71974" w:rsidRPr="009F135D">
        <w:rPr>
          <w:rFonts w:asciiTheme="majorHAnsi" w:hAnsiTheme="majorHAnsi" w:cstheme="majorHAnsi"/>
        </w:rPr>
        <w:fldChar w:fldCharType="separate"/>
      </w:r>
      <w:r w:rsidR="004F1944" w:rsidRPr="004F1944">
        <w:rPr>
          <w:rFonts w:ascii="Calibri" w:hAnsi="Calibri" w:cs="Calibri"/>
        </w:rPr>
        <w:t>(Guérin, Venkatasubramanian, and Kumar 2020)</w:t>
      </w:r>
      <w:r w:rsidR="00D71974" w:rsidRPr="009F135D">
        <w:rPr>
          <w:rFonts w:asciiTheme="majorHAnsi" w:hAnsiTheme="majorHAnsi" w:cstheme="majorHAnsi"/>
        </w:rPr>
        <w:fldChar w:fldCharType="end"/>
      </w:r>
      <w:r w:rsidRPr="009F135D">
        <w:rPr>
          <w:rFonts w:asciiTheme="majorHAnsi" w:hAnsiTheme="majorHAnsi" w:cstheme="majorHAnsi"/>
        </w:rPr>
        <w:t xml:space="preserve">. Monetary savings are therefore limited. It is not </w:t>
      </w:r>
      <w:r w:rsidR="00F005B9" w:rsidRPr="009F135D">
        <w:rPr>
          <w:rFonts w:asciiTheme="majorHAnsi" w:hAnsiTheme="majorHAnsi" w:cstheme="majorHAnsi"/>
        </w:rPr>
        <w:t>completely absent</w:t>
      </w:r>
      <w:r w:rsidRPr="009F135D">
        <w:rPr>
          <w:rFonts w:asciiTheme="majorHAnsi" w:hAnsiTheme="majorHAnsi" w:cstheme="majorHAnsi"/>
        </w:rPr>
        <w:t xml:space="preserve">, and families who </w:t>
      </w:r>
      <w:r w:rsidR="00F005B9" w:rsidRPr="009F135D">
        <w:rPr>
          <w:rFonts w:asciiTheme="majorHAnsi" w:hAnsiTheme="majorHAnsi" w:cstheme="majorHAnsi"/>
        </w:rPr>
        <w:t>had cash saving when the lockdown was announced</w:t>
      </w:r>
      <w:r w:rsidRPr="009F135D">
        <w:rPr>
          <w:rFonts w:asciiTheme="majorHAnsi" w:hAnsiTheme="majorHAnsi" w:cstheme="majorHAnsi"/>
        </w:rPr>
        <w:t xml:space="preserve"> </w:t>
      </w:r>
      <w:r w:rsidR="00F005B9" w:rsidRPr="009F135D">
        <w:rPr>
          <w:rFonts w:asciiTheme="majorHAnsi" w:hAnsiTheme="majorHAnsi" w:cstheme="majorHAnsi"/>
        </w:rPr>
        <w:t>were</w:t>
      </w:r>
      <w:r w:rsidRPr="009F135D">
        <w:rPr>
          <w:rFonts w:asciiTheme="majorHAnsi" w:hAnsiTheme="majorHAnsi" w:cstheme="majorHAnsi"/>
        </w:rPr>
        <w:t xml:space="preserve"> obviously </w:t>
      </w:r>
      <w:r w:rsidR="00F005B9" w:rsidRPr="009F135D">
        <w:rPr>
          <w:rFonts w:asciiTheme="majorHAnsi" w:hAnsiTheme="majorHAnsi" w:cstheme="majorHAnsi"/>
        </w:rPr>
        <w:t>in a much better position</w:t>
      </w:r>
      <w:r w:rsidRPr="009F135D">
        <w:rPr>
          <w:rFonts w:asciiTheme="majorHAnsi" w:hAnsiTheme="majorHAnsi" w:cstheme="majorHAnsi"/>
        </w:rPr>
        <w:t xml:space="preserve"> than others, but many families have almost none. The amount of debt, on the other hand, is </w:t>
      </w:r>
      <w:del w:id="80" w:author="Isabelle GUERIN" w:date="2021-07-30T14:24:00Z">
        <w:r w:rsidRPr="009F135D" w:rsidDel="0089752F">
          <w:rPr>
            <w:rFonts w:asciiTheme="majorHAnsi" w:hAnsiTheme="majorHAnsi" w:cstheme="majorHAnsi"/>
          </w:rPr>
          <w:delText>considerable</w:delText>
        </w:r>
      </w:del>
      <w:ins w:id="81" w:author="Isabelle GUERIN" w:date="2021-07-30T14:24:00Z">
        <w:r w:rsidR="0089752F">
          <w:rPr>
            <w:rFonts w:asciiTheme="majorHAnsi" w:hAnsiTheme="majorHAnsi" w:cstheme="majorHAnsi"/>
          </w:rPr>
          <w:t>high</w:t>
        </w:r>
      </w:ins>
      <w:r w:rsidRPr="009F135D">
        <w:rPr>
          <w:rFonts w:asciiTheme="majorHAnsi" w:hAnsiTheme="majorHAnsi" w:cstheme="majorHAnsi"/>
        </w:rPr>
        <w:t xml:space="preserve">. </w:t>
      </w:r>
    </w:p>
    <w:p w14:paraId="17E9C6CE" w14:textId="5CF22BCD" w:rsidR="001A3255" w:rsidRPr="009F135D" w:rsidRDefault="00B86B1F" w:rsidP="00D83010">
      <w:pPr>
        <w:pStyle w:val="Heading1"/>
        <w:numPr>
          <w:ilvl w:val="0"/>
          <w:numId w:val="2"/>
        </w:numPr>
        <w:jc w:val="both"/>
        <w:rPr>
          <w:rFonts w:cstheme="majorHAnsi"/>
        </w:rPr>
      </w:pPr>
      <w:r w:rsidRPr="009F135D">
        <w:rPr>
          <w:rFonts w:cstheme="majorHAnsi"/>
        </w:rPr>
        <w:t>The burden of debt</w:t>
      </w:r>
    </w:p>
    <w:p w14:paraId="7E7C900B" w14:textId="225A578D" w:rsidR="001A3255" w:rsidRPr="009F135D" w:rsidRDefault="00F005B9" w:rsidP="009F135D">
      <w:pPr>
        <w:pStyle w:val="FirstParagraph"/>
        <w:jc w:val="both"/>
        <w:rPr>
          <w:rFonts w:asciiTheme="majorHAnsi" w:hAnsiTheme="majorHAnsi" w:cstheme="majorHAnsi"/>
        </w:rPr>
      </w:pPr>
      <w:r w:rsidRPr="009F135D">
        <w:rPr>
          <w:rFonts w:asciiTheme="majorHAnsi" w:hAnsiTheme="majorHAnsi" w:cstheme="majorHAnsi"/>
        </w:rPr>
        <w:t>In our 2016-17 survey, a</w:t>
      </w:r>
      <w:r w:rsidR="00B86B1F" w:rsidRPr="009F135D">
        <w:rPr>
          <w:rFonts w:asciiTheme="majorHAnsi" w:hAnsiTheme="majorHAnsi" w:cstheme="majorHAnsi"/>
        </w:rPr>
        <w:t xml:space="preserve">lmost all households are indebted (99 percent) and most often have several loans, taken out by different people within the household. The median number of loans per person is two, for a total of 4 loans per family on average (sometimes up to more than 10 loans). </w:t>
      </w:r>
      <w:commentRangeStart w:id="82"/>
      <w:commentRangeStart w:id="83"/>
      <w:r w:rsidR="00B86B1F" w:rsidRPr="009F135D">
        <w:rPr>
          <w:rFonts w:asciiTheme="majorHAnsi" w:hAnsiTheme="majorHAnsi" w:cstheme="majorHAnsi"/>
        </w:rPr>
        <w:t xml:space="preserve">Loans vary greatly in amount (between INR </w:t>
      </w:r>
      <w:r w:rsidR="00334556">
        <w:rPr>
          <w:rFonts w:asciiTheme="majorHAnsi" w:hAnsiTheme="majorHAnsi" w:cstheme="majorHAnsi"/>
        </w:rPr>
        <w:t>6</w:t>
      </w:r>
      <w:r w:rsidR="00B476E2">
        <w:rPr>
          <w:rFonts w:asciiTheme="majorHAnsi" w:hAnsiTheme="majorHAnsi" w:cstheme="majorHAnsi"/>
        </w:rPr>
        <w:t>50</w:t>
      </w:r>
      <w:r w:rsidR="00B86B1F" w:rsidRPr="009F135D">
        <w:rPr>
          <w:rFonts w:asciiTheme="majorHAnsi" w:hAnsiTheme="majorHAnsi" w:cstheme="majorHAnsi"/>
        </w:rPr>
        <w:t xml:space="preserve"> to INR </w:t>
      </w:r>
      <w:r w:rsidR="00334556">
        <w:rPr>
          <w:rFonts w:asciiTheme="majorHAnsi" w:hAnsiTheme="majorHAnsi" w:cstheme="majorHAnsi"/>
        </w:rPr>
        <w:t>645,000</w:t>
      </w:r>
      <w:r w:rsidR="00B86B1F" w:rsidRPr="009F135D">
        <w:rPr>
          <w:rFonts w:asciiTheme="majorHAnsi" w:hAnsiTheme="majorHAnsi" w:cstheme="majorHAnsi"/>
        </w:rPr>
        <w:t xml:space="preserve">) with an average of INR </w:t>
      </w:r>
      <w:r w:rsidR="00BD0F7D">
        <w:rPr>
          <w:rFonts w:asciiTheme="majorHAnsi" w:hAnsiTheme="majorHAnsi" w:cstheme="majorHAnsi"/>
        </w:rPr>
        <w:lastRenderedPageBreak/>
        <w:t>38</w:t>
      </w:r>
      <w:r w:rsidR="00B86B1F" w:rsidRPr="009F135D">
        <w:rPr>
          <w:rFonts w:asciiTheme="majorHAnsi" w:hAnsiTheme="majorHAnsi" w:cstheme="majorHAnsi"/>
        </w:rPr>
        <w:t xml:space="preserve">,000 (median at </w:t>
      </w:r>
      <w:r w:rsidR="00BD0F7D">
        <w:rPr>
          <w:rFonts w:asciiTheme="majorHAnsi" w:hAnsiTheme="majorHAnsi" w:cstheme="majorHAnsi"/>
        </w:rPr>
        <w:t>19</w:t>
      </w:r>
      <w:r w:rsidR="00B86B1F" w:rsidRPr="009F135D">
        <w:rPr>
          <w:rFonts w:asciiTheme="majorHAnsi" w:hAnsiTheme="majorHAnsi" w:cstheme="majorHAnsi"/>
        </w:rPr>
        <w:t>,000). The average debt per family is INR 2</w:t>
      </w:r>
      <w:r w:rsidR="00CE71F5">
        <w:rPr>
          <w:rFonts w:asciiTheme="majorHAnsi" w:hAnsiTheme="majorHAnsi" w:cstheme="majorHAnsi"/>
        </w:rPr>
        <w:t>43</w:t>
      </w:r>
      <w:r w:rsidR="00B86B1F" w:rsidRPr="009F135D">
        <w:rPr>
          <w:rFonts w:asciiTheme="majorHAnsi" w:hAnsiTheme="majorHAnsi" w:cstheme="majorHAnsi"/>
        </w:rPr>
        <w:t>,</w:t>
      </w:r>
      <w:r w:rsidR="00CE71F5">
        <w:rPr>
          <w:rFonts w:asciiTheme="majorHAnsi" w:hAnsiTheme="majorHAnsi" w:cstheme="majorHAnsi"/>
        </w:rPr>
        <w:t>00</w:t>
      </w:r>
      <w:r w:rsidR="00B86B1F" w:rsidRPr="009F135D">
        <w:rPr>
          <w:rFonts w:asciiTheme="majorHAnsi" w:hAnsiTheme="majorHAnsi" w:cstheme="majorHAnsi"/>
        </w:rPr>
        <w:t xml:space="preserve">0, </w:t>
      </w:r>
      <w:r w:rsidR="00FB31C4">
        <w:rPr>
          <w:rFonts w:asciiTheme="majorHAnsi" w:hAnsiTheme="majorHAnsi" w:cstheme="majorHAnsi"/>
        </w:rPr>
        <w:t>which</w:t>
      </w:r>
      <w:r w:rsidR="00B86B1F" w:rsidRPr="009F135D">
        <w:rPr>
          <w:rFonts w:asciiTheme="majorHAnsi" w:hAnsiTheme="majorHAnsi" w:cstheme="majorHAnsi"/>
        </w:rPr>
        <w:t xml:space="preserve"> represents on average </w:t>
      </w:r>
      <w:r w:rsidR="00F1255F">
        <w:rPr>
          <w:rFonts w:asciiTheme="majorHAnsi" w:hAnsiTheme="majorHAnsi" w:cstheme="majorHAnsi"/>
        </w:rPr>
        <w:t>almost three times</w:t>
      </w:r>
      <w:r w:rsidR="00B86B1F" w:rsidRPr="009F135D">
        <w:rPr>
          <w:rFonts w:asciiTheme="majorHAnsi" w:hAnsiTheme="majorHAnsi" w:cstheme="majorHAnsi"/>
        </w:rPr>
        <w:t xml:space="preserve"> their annual income (median at 13</w:t>
      </w:r>
      <w:r w:rsidR="00C668F9">
        <w:rPr>
          <w:rFonts w:asciiTheme="majorHAnsi" w:hAnsiTheme="majorHAnsi" w:cstheme="majorHAnsi"/>
        </w:rPr>
        <w:t>0</w:t>
      </w:r>
      <w:r w:rsidR="00B86B1F" w:rsidRPr="009F135D">
        <w:rPr>
          <w:rFonts w:asciiTheme="majorHAnsi" w:hAnsiTheme="majorHAnsi" w:cstheme="majorHAnsi"/>
        </w:rPr>
        <w:t xml:space="preserve"> percent).</w:t>
      </w:r>
      <w:commentRangeEnd w:id="82"/>
      <w:r w:rsidR="00EA080C">
        <w:rPr>
          <w:rStyle w:val="CommentReference"/>
        </w:rPr>
        <w:commentReference w:id="82"/>
      </w:r>
      <w:commentRangeEnd w:id="83"/>
      <w:r w:rsidR="00497CD0">
        <w:rPr>
          <w:rStyle w:val="CommentReference"/>
        </w:rPr>
        <w:commentReference w:id="83"/>
      </w:r>
    </w:p>
    <w:p w14:paraId="0BAEF394" w14:textId="528C9D1D"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It is a known fact that debt, and its flip side, credit, is a double-edged sword. The effects of debt depend upon the way it is used – investing or consuming, the real cost, and the hazards that borrowers may face. Debt may protect debtors and allow them to smooth their income. It may enable them to seize opportunities – digging or improving a well, acquiring a motorcycle taxi, setting up a small grocery store, renovating a house, investing for the future of children, either in education or marriage. But if the investment goes wrong, if the return on investment is less than the cost of the loan, or is obtained too late, if the debt is only used to make ends meet, then debt can be a source of impoverishment.</w:t>
      </w:r>
    </w:p>
    <w:p w14:paraId="51C338BA" w14:textId="5C321DA0"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Our longitudinal data over the spell 2010 to 2016-17 are instructive here. Debt has exploded over the period: median amounts have increased by a factor of </w:t>
      </w:r>
      <w:ins w:id="84" w:author="Isabelle GUERIN" w:date="2021-07-30T14:26:00Z">
        <w:r w:rsidR="0089752F">
          <w:rPr>
            <w:rFonts w:asciiTheme="majorHAnsi" w:hAnsiTheme="majorHAnsi" w:cstheme="majorHAnsi"/>
          </w:rPr>
          <w:t>1,5</w:t>
        </w:r>
      </w:ins>
      <w:del w:id="85" w:author="Isabelle GUERIN" w:date="2021-07-30T14:26:00Z">
        <w:r w:rsidRPr="009F135D" w:rsidDel="0089752F">
          <w:rPr>
            <w:rFonts w:asciiTheme="majorHAnsi" w:hAnsiTheme="majorHAnsi" w:cstheme="majorHAnsi"/>
          </w:rPr>
          <w:delText>3</w:delText>
        </w:r>
      </w:del>
      <w:r w:rsidRPr="009F135D">
        <w:rPr>
          <w:rFonts w:asciiTheme="majorHAnsi" w:hAnsiTheme="majorHAnsi" w:cstheme="majorHAnsi"/>
        </w:rPr>
        <w:t xml:space="preserve">, and more importantly, they have grown much faster than incomes and wealth. For households in the first asset tercile, and for Dalits, the debt/asset ratio is of particular concern (see Figure </w:t>
      </w:r>
      <w:hyperlink w:anchor="kernel:DARcastes">
        <w:r w:rsidRPr="009F135D">
          <w:rPr>
            <w:rStyle w:val="Hyperlink"/>
            <w:rFonts w:asciiTheme="majorHAnsi" w:hAnsiTheme="majorHAnsi" w:cstheme="majorHAnsi"/>
          </w:rPr>
          <w:t>1</w:t>
        </w:r>
      </w:hyperlink>
      <w:r w:rsidRPr="009F135D">
        <w:rPr>
          <w:rFonts w:asciiTheme="majorHAnsi" w:hAnsiTheme="majorHAnsi" w:cstheme="majorHAnsi"/>
        </w:rPr>
        <w:t xml:space="preserve"> and Figure </w:t>
      </w:r>
      <w:hyperlink w:anchor="kernel:DARassets">
        <w:r w:rsidRPr="009F135D">
          <w:rPr>
            <w:rStyle w:val="Hyperlink"/>
            <w:rFonts w:asciiTheme="majorHAnsi" w:hAnsiTheme="majorHAnsi" w:cstheme="majorHAnsi"/>
          </w:rPr>
          <w:t>2</w:t>
        </w:r>
      </w:hyperlink>
      <w:r w:rsidRPr="009F135D">
        <w:rPr>
          <w:rFonts w:asciiTheme="majorHAnsi" w:hAnsiTheme="majorHAnsi" w:cstheme="majorHAnsi"/>
        </w:rPr>
        <w:t xml:space="preserve">). For both groups, the distribution is much more spread out to the right, reflecting worrying levels of financial fragility. The debt service – the share of their income that households spend for debt repayment – is also revealing: the average amount is </w:t>
      </w:r>
      <w:ins w:id="86" w:author="Isabelle GUERIN" w:date="2021-07-30T14:26:00Z">
        <w:r w:rsidR="0089752F">
          <w:rPr>
            <w:rFonts w:asciiTheme="majorHAnsi" w:hAnsiTheme="majorHAnsi" w:cstheme="majorHAnsi"/>
          </w:rPr>
          <w:t xml:space="preserve">48 </w:t>
        </w:r>
      </w:ins>
      <w:del w:id="87" w:author="Isabelle GUERIN" w:date="2021-07-30T14:26:00Z">
        <w:r w:rsidRPr="009F135D" w:rsidDel="0089752F">
          <w:rPr>
            <w:rFonts w:asciiTheme="majorHAnsi" w:hAnsiTheme="majorHAnsi" w:cstheme="majorHAnsi"/>
          </w:rPr>
          <w:delText xml:space="preserve">59 </w:delText>
        </w:r>
      </w:del>
      <w:r w:rsidRPr="009F135D">
        <w:rPr>
          <w:rFonts w:asciiTheme="majorHAnsi" w:hAnsiTheme="majorHAnsi" w:cstheme="majorHAnsi"/>
        </w:rPr>
        <w:t>percent, and the median amount is 2</w:t>
      </w:r>
      <w:ins w:id="88" w:author="Isabelle GUERIN" w:date="2021-07-30T14:26:00Z">
        <w:r w:rsidR="0089752F">
          <w:rPr>
            <w:rFonts w:asciiTheme="majorHAnsi" w:hAnsiTheme="majorHAnsi" w:cstheme="majorHAnsi"/>
          </w:rPr>
          <w:t>2</w:t>
        </w:r>
      </w:ins>
      <w:del w:id="89" w:author="Isabelle GUERIN" w:date="2021-07-30T14:26:00Z">
        <w:r w:rsidRPr="009F135D" w:rsidDel="0089752F">
          <w:rPr>
            <w:rFonts w:asciiTheme="majorHAnsi" w:hAnsiTheme="majorHAnsi" w:cstheme="majorHAnsi"/>
          </w:rPr>
          <w:delText>8</w:delText>
        </w:r>
      </w:del>
      <w:r w:rsidRPr="009F135D">
        <w:rPr>
          <w:rFonts w:asciiTheme="majorHAnsi" w:hAnsiTheme="majorHAnsi" w:cstheme="majorHAnsi"/>
        </w:rPr>
        <w:t xml:space="preserve"> percent.</w:t>
      </w:r>
    </w:p>
    <w:p w14:paraId="792F5663" w14:textId="657608DB" w:rsidR="00504744" w:rsidRPr="009F135D" w:rsidRDefault="00504744" w:rsidP="009F135D">
      <w:pPr>
        <w:pStyle w:val="BodyText"/>
        <w:jc w:val="both"/>
        <w:rPr>
          <w:rFonts w:asciiTheme="majorHAnsi" w:hAnsiTheme="majorHAnsi" w:cstheme="majorHAnsi"/>
        </w:rPr>
      </w:pPr>
      <w:r w:rsidRPr="009F135D">
        <w:rPr>
          <w:rFonts w:asciiTheme="majorHAnsi" w:hAnsiTheme="majorHAnsi" w:cstheme="majorHAnsi"/>
        </w:rPr>
        <w:t>Figure 1 and 2 around here</w:t>
      </w:r>
    </w:p>
    <w:p w14:paraId="496407BE" w14:textId="653B6930"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In line with the decline of farming, it is also observed that the share of debt for economic investment is declining (from 31 to 24 percent</w:t>
      </w:r>
      <w:r w:rsidR="00542A26" w:rsidRPr="009F135D">
        <w:rPr>
          <w:rFonts w:asciiTheme="majorHAnsi" w:hAnsiTheme="majorHAnsi" w:cstheme="majorHAnsi"/>
        </w:rPr>
        <w:t xml:space="preserve"> between 2010 and 2016-17</w:t>
      </w:r>
      <w:r w:rsidRPr="009F135D">
        <w:rPr>
          <w:rFonts w:asciiTheme="majorHAnsi" w:hAnsiTheme="majorHAnsi" w:cstheme="majorHAnsi"/>
        </w:rPr>
        <w:t xml:space="preserve">). The share of debt for current expenses and human capital have decreased, while remaining non negligible: </w:t>
      </w:r>
      <w:r w:rsidR="00542A26" w:rsidRPr="009F135D">
        <w:rPr>
          <w:rFonts w:asciiTheme="majorHAnsi" w:hAnsiTheme="majorHAnsi" w:cstheme="majorHAnsi"/>
        </w:rPr>
        <w:t xml:space="preserve">in 2016-17, </w:t>
      </w:r>
      <w:r w:rsidRPr="009F135D">
        <w:rPr>
          <w:rFonts w:asciiTheme="majorHAnsi" w:hAnsiTheme="majorHAnsi" w:cstheme="majorHAnsi"/>
        </w:rPr>
        <w:t>debts are partly used to make ends meet (</w:t>
      </w:r>
      <w:ins w:id="90" w:author="Isabelle GUERIN" w:date="2021-07-30T14:27:00Z">
        <w:r w:rsidR="0089752F">
          <w:rPr>
            <w:rFonts w:asciiTheme="majorHAnsi" w:hAnsiTheme="majorHAnsi" w:cstheme="majorHAnsi"/>
          </w:rPr>
          <w:t>29</w:t>
        </w:r>
      </w:ins>
      <w:del w:id="91" w:author="Isabelle GUERIN" w:date="2021-07-30T14:27:00Z">
        <w:r w:rsidRPr="009F135D" w:rsidDel="0089752F">
          <w:rPr>
            <w:rFonts w:asciiTheme="majorHAnsi" w:hAnsiTheme="majorHAnsi" w:cstheme="majorHAnsi"/>
          </w:rPr>
          <w:delText>30</w:delText>
        </w:r>
      </w:del>
      <w:r w:rsidRPr="009F135D">
        <w:rPr>
          <w:rFonts w:asciiTheme="majorHAnsi" w:hAnsiTheme="majorHAnsi" w:cstheme="majorHAnsi"/>
        </w:rPr>
        <w:t xml:space="preserve"> percent of the loans are used for daily e</w:t>
      </w:r>
      <w:r w:rsidR="00542A26" w:rsidRPr="009F135D">
        <w:rPr>
          <w:rFonts w:asciiTheme="majorHAnsi" w:hAnsiTheme="majorHAnsi" w:cstheme="majorHAnsi"/>
        </w:rPr>
        <w:t>xpenses, 1</w:t>
      </w:r>
      <w:ins w:id="92" w:author="Isabelle GUERIN" w:date="2021-07-30T14:27:00Z">
        <w:r w:rsidR="0089752F">
          <w:rPr>
            <w:rFonts w:asciiTheme="majorHAnsi" w:hAnsiTheme="majorHAnsi" w:cstheme="majorHAnsi"/>
          </w:rPr>
          <w:t>5</w:t>
        </w:r>
      </w:ins>
      <w:del w:id="93" w:author="Isabelle GUERIN" w:date="2021-07-30T14:27:00Z">
        <w:r w:rsidR="00542A26" w:rsidRPr="009F135D" w:rsidDel="0089752F">
          <w:rPr>
            <w:rFonts w:asciiTheme="majorHAnsi" w:hAnsiTheme="majorHAnsi" w:cstheme="majorHAnsi"/>
          </w:rPr>
          <w:delText>4</w:delText>
        </w:r>
      </w:del>
      <w:r w:rsidR="00542A26" w:rsidRPr="009F135D">
        <w:rPr>
          <w:rFonts w:asciiTheme="majorHAnsi" w:hAnsiTheme="majorHAnsi" w:cstheme="majorHAnsi"/>
        </w:rPr>
        <w:t xml:space="preserve"> percent in volume)</w:t>
      </w:r>
      <w:r w:rsidRPr="009F135D">
        <w:rPr>
          <w:rFonts w:asciiTheme="majorHAnsi" w:hAnsiTheme="majorHAnsi" w:cstheme="majorHAnsi"/>
        </w:rPr>
        <w:t xml:space="preserve">. But the share of ceremonial and housing expenses is increasing. </w:t>
      </w:r>
      <w:r w:rsidR="00BF53EF" w:rsidRPr="009F135D">
        <w:rPr>
          <w:rFonts w:asciiTheme="majorHAnsi" w:hAnsiTheme="majorHAnsi" w:cstheme="majorHAnsi"/>
        </w:rPr>
        <w:t xml:space="preserve">In a context in which finding a job depends on social relationships and not just a school degree, marriages are considered as key tools for social mobility or at least security, especially for daughters </w:t>
      </w:r>
      <w:r w:rsidR="00BF53EF" w:rsidRPr="009F135D">
        <w:rPr>
          <w:rFonts w:asciiTheme="majorHAnsi" w:hAnsiTheme="majorHAnsi" w:cstheme="majorHAnsi"/>
        </w:rPr>
        <w:fldChar w:fldCharType="begin"/>
      </w:r>
      <w:r w:rsidR="00BF53EF" w:rsidRPr="009F135D">
        <w:rPr>
          <w:rFonts w:asciiTheme="majorHAnsi" w:hAnsiTheme="majorHAnsi" w:cstheme="majorHAnsi"/>
        </w:rPr>
        <w:instrText xml:space="preserve"> ADDIN ZOTERO_ITEM CSL_CITATION {"citationID":"Uc4c3ux9","properties":{"formattedCitation":"(De Neve 2016)","plainCitation":"(De Neve 2016)","noteIndex":0},"citationItems":[{"id":510,"uris":["http://zotero.org/users/5354237/items/IUVA4E4V"],"uri":["http://zotero.org/users/5354237/items/IUVA4E4V"],"itemData":{"id":510,"type":"article-journal","container-title":"Modern Asian Studies","issue":"4","page":"1220–1249","source":"Google Scholar","title":"The Economies of Love: Love marriage, kin support, and aspiration in a South Indian garment city","title-short":"The Economies of Love","volume":"50","author":[{"family":"De Neve","given":"Geert"}],"issued":{"date-parts":[["2016"]]}}}],"schema":"https://github.com/citation-style-language/schema/raw/master/csl-citation.json"} </w:instrText>
      </w:r>
      <w:r w:rsidR="00BF53EF" w:rsidRPr="009F135D">
        <w:rPr>
          <w:rFonts w:asciiTheme="majorHAnsi" w:hAnsiTheme="majorHAnsi" w:cstheme="majorHAnsi"/>
        </w:rPr>
        <w:fldChar w:fldCharType="separate"/>
      </w:r>
      <w:r w:rsidR="00BF53EF" w:rsidRPr="009F135D">
        <w:rPr>
          <w:rFonts w:asciiTheme="majorHAnsi" w:hAnsiTheme="majorHAnsi" w:cstheme="majorHAnsi"/>
        </w:rPr>
        <w:t>(De Neve 2016)</w:t>
      </w:r>
      <w:r w:rsidR="00BF53EF" w:rsidRPr="009F135D">
        <w:rPr>
          <w:rFonts w:asciiTheme="majorHAnsi" w:hAnsiTheme="majorHAnsi" w:cstheme="majorHAnsi"/>
        </w:rPr>
        <w:fldChar w:fldCharType="end"/>
      </w:r>
      <w:r w:rsidR="00BF53EF" w:rsidRPr="009F135D">
        <w:rPr>
          <w:rFonts w:asciiTheme="majorHAnsi" w:hAnsiTheme="majorHAnsi" w:cstheme="majorHAnsi"/>
        </w:rPr>
        <w:t xml:space="preserve">. </w:t>
      </w:r>
      <w:r w:rsidRPr="009F135D">
        <w:rPr>
          <w:rFonts w:asciiTheme="majorHAnsi" w:hAnsiTheme="majorHAnsi" w:cstheme="majorHAnsi"/>
        </w:rPr>
        <w:t xml:space="preserve">In a context of strong economic growth for several decades, along with </w:t>
      </w:r>
      <w:proofErr w:type="spellStart"/>
      <w:r w:rsidRPr="009F135D">
        <w:rPr>
          <w:rFonts w:asciiTheme="majorHAnsi" w:hAnsiTheme="majorHAnsi" w:cstheme="majorHAnsi"/>
        </w:rPr>
        <w:t>democratisation</w:t>
      </w:r>
      <w:proofErr w:type="spellEnd"/>
      <w:r w:rsidRPr="009F135D">
        <w:rPr>
          <w:rFonts w:asciiTheme="majorHAnsi" w:hAnsiTheme="majorHAnsi" w:cstheme="majorHAnsi"/>
        </w:rPr>
        <w:t xml:space="preserve"> (with the growing importance of Dalit political movem</w:t>
      </w:r>
      <w:r w:rsidR="0021395A" w:rsidRPr="009F135D">
        <w:rPr>
          <w:rFonts w:asciiTheme="majorHAnsi" w:hAnsiTheme="majorHAnsi" w:cstheme="majorHAnsi"/>
        </w:rPr>
        <w:t xml:space="preserve">ents), and rising inequalities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{"citationID":"WFGnAZPS","properties":{"formattedCitation":"(Chancel and Piketty 2019)","plainCitation":"(Chancel and Piketty 2019)","noteIndex":0},"citationItems":[{"id":961,"uris":["http://zotero.org/users/5354237/items/DJP5NIW4"],"uri":["http://zotero.org/users/5354237/items/DJP5NIW4"],"itemData":{"id":961,"type":"article-journal","container-title":"Review of Income and Wealth","note":"publisher: Wiley Online Library","page":"S33–S62","source":"Google Scholar","title":"Indian Income Inequality, 1922-2015: From British Raj to Billionaire Raj?","title-short":"Indian Income Inequality, 1922-2015","volume":"65","author":[{"family":"Chancel","given":"Lucas"},{"family":"Piketty","given":"Thomas"}],"issued":{"date-parts":[["2019"]]}}}],"schema":"https://github.com/citation-style-language/schema/raw/master/csl-citation.json"}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(Chancel and Piketty 2019)</w:t>
      </w:r>
      <w:r w:rsidR="0021395A" w:rsidRPr="009F135D">
        <w:rPr>
          <w:rFonts w:asciiTheme="majorHAnsi" w:hAnsiTheme="majorHAnsi" w:cstheme="majorHAnsi"/>
        </w:rPr>
        <w:fldChar w:fldCharType="end"/>
      </w:r>
      <w:r w:rsidRPr="009F135D">
        <w:rPr>
          <w:rFonts w:asciiTheme="majorHAnsi" w:hAnsiTheme="majorHAnsi" w:cstheme="majorHAnsi"/>
        </w:rPr>
        <w:t>, households have aspirations. If disposable incomes do not increase, or unless people adopt an “ascetic morality”, they experi</w:t>
      </w:r>
      <w:r w:rsidR="0021395A" w:rsidRPr="009F135D">
        <w:rPr>
          <w:rFonts w:asciiTheme="majorHAnsi" w:hAnsiTheme="majorHAnsi" w:cstheme="majorHAnsi"/>
        </w:rPr>
        <w:t xml:space="preserve">ence subjective impoverishment </w:t>
      </w:r>
      <w:r w:rsidR="0021395A" w:rsidRPr="009F135D">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{"citationID":"VZZGPs0q","properties":{"formattedCitation":"(Servet and Saiag 2013, 33)","plainCitation":"(Servet and Saiag 2013, 33)","dontUpdate":true,"noteIndex":0},"citationItems":[{"id":132,"uris":["http://zotero.org/users/5354237/items/FU3GP76A"],"uri":["http://zotero.org/users/5354237/items/FU3GP76A"],"itemData":{"id":132,"type":"chapter","container-title":"Microfinance, Debt and Over-indebtedness","event-place":"London and New-York","page":"44–65","publisher":"Routledge","publisher-place":"London and New-York","source":"Google Scholar","title":"Household over-indebtedness in northern and southern countries: a macro-perspective","title-short":"Household over-indebtedness in northern and southern countries","author":[{"family":"Servet","given":"Jean-Michel"},{"family":"Saiag","given":"Hadrien"}],"editor":[{"family":"Guérin","given":"Isabelle"},{"family":"Morvant-Roux","given":"Solène"},{"family":"Villarreal","given":"Magdalena"}],"issued":{"date-parts":[["2013"]]}},"locator":"33"}],"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 xml:space="preserve">(Servet and Saiag 2013, </w:t>
      </w:r>
      <w:r w:rsidR="00BF53EF">
        <w:rPr>
          <w:rFonts w:asciiTheme="majorHAnsi" w:hAnsiTheme="majorHAnsi" w:cstheme="majorHAnsi"/>
        </w:rPr>
        <w:t xml:space="preserve">p. </w:t>
      </w:r>
      <w:r w:rsidR="0021395A" w:rsidRPr="009F135D">
        <w:rPr>
          <w:rFonts w:asciiTheme="majorHAnsi" w:hAnsiTheme="majorHAnsi" w:cstheme="majorHAnsi"/>
        </w:rPr>
        <w:t>33)</w:t>
      </w:r>
      <w:r w:rsidR="0021395A" w:rsidRPr="009F135D">
        <w:rPr>
          <w:rFonts w:asciiTheme="majorHAnsi" w:hAnsiTheme="majorHAnsi" w:cstheme="majorHAnsi"/>
        </w:rPr>
        <w:fldChar w:fldCharType="end"/>
      </w:r>
      <w:r w:rsidRPr="009F135D">
        <w:rPr>
          <w:rFonts w:asciiTheme="majorHAnsi" w:hAnsiTheme="majorHAnsi" w:cstheme="majorHAnsi"/>
        </w:rPr>
        <w:t xml:space="preserve">. Aspirations often exceed income: debt is thus used to fill the gap. In India, not only is growth slowing down, but it may have been </w:t>
      </w:r>
      <w:r w:rsidR="0021395A" w:rsidRPr="009F135D">
        <w:rPr>
          <w:rFonts w:asciiTheme="majorHAnsi" w:hAnsiTheme="majorHAnsi" w:cstheme="majorHAnsi"/>
        </w:rPr>
        <w:t xml:space="preserve">overestimated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{"citationID":"qPLMoORH","properties":{"formattedCitation":"(Subramanian 2019)","plainCitation":"(Subramanian 2019)","noteIndex":0},"citationItems":[{"id":960,"uris":["http://zotero.org/users/5354237/items/9V7VF6YK"],"uri":["http://zotero.org/users/5354237/items/9V7VF6YK"],"itemData":{"id":960,"type":"report","genre":"Center for International Development. Harvard University","number":"CID Faculty Working Paper No. 354","title":"India’s GDP Mis-estimation: Likelihood, Magnitudes, Mechanisms, and Implications","author":[{"family":"Subramanian","given":"Arvind"}],"issued":{"date-parts":[["2019"]]}}}],"schema":"https://github.com/citation-style-language/schema/raw/master/csl-citation.json"}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(Subramanian 2019)</w:t>
      </w:r>
      <w:r w:rsidR="0021395A" w:rsidRPr="009F135D">
        <w:rPr>
          <w:rFonts w:asciiTheme="majorHAnsi" w:hAnsiTheme="majorHAnsi" w:cstheme="majorHAnsi"/>
        </w:rPr>
        <w:fldChar w:fldCharType="end"/>
      </w:r>
      <w:r w:rsidRPr="009F135D">
        <w:rPr>
          <w:rStyle w:val="FootnoteReference"/>
          <w:rFonts w:asciiTheme="majorHAnsi" w:hAnsiTheme="majorHAnsi" w:cstheme="majorHAnsi"/>
        </w:rPr>
        <w:footnoteReference w:id="5"/>
      </w:r>
      <w:r w:rsidRPr="009F135D">
        <w:rPr>
          <w:rFonts w:asciiTheme="majorHAnsi" w:hAnsiTheme="majorHAnsi" w:cstheme="majorHAnsi"/>
        </w:rPr>
        <w:t>, creating illusions of growth and risky bets on the future.</w:t>
      </w:r>
    </w:p>
    <w:p w14:paraId="0ED2307F" w14:textId="4F46B332" w:rsidR="001A3255" w:rsidRPr="009F135D" w:rsidRDefault="00B86B1F" w:rsidP="009F135D">
      <w:pPr>
        <w:pStyle w:val="Heading1"/>
        <w:numPr>
          <w:ilvl w:val="0"/>
          <w:numId w:val="2"/>
        </w:numPr>
        <w:jc w:val="both"/>
        <w:rPr>
          <w:rFonts w:cstheme="majorHAnsi"/>
        </w:rPr>
      </w:pPr>
      <w:bookmarkStart w:id="94" w:name="section:finlandscape"/>
      <w:bookmarkEnd w:id="79"/>
      <w:r w:rsidRPr="009F135D">
        <w:rPr>
          <w:rFonts w:cstheme="majorHAnsi"/>
        </w:rPr>
        <w:t>The financial landscape: informal and segmented</w:t>
      </w:r>
    </w:p>
    <w:p w14:paraId="309B3DD2" w14:textId="77FB89D9" w:rsidR="001A3255" w:rsidRPr="009F135D" w:rsidRDefault="001956FB" w:rsidP="009F135D">
      <w:pPr>
        <w:pStyle w:val="FirstParagraph"/>
        <w:jc w:val="both"/>
        <w:rPr>
          <w:rFonts w:asciiTheme="majorHAnsi" w:hAnsiTheme="majorHAnsi" w:cstheme="majorHAnsi"/>
        </w:rPr>
      </w:pPr>
      <w:ins w:id="95" w:author="Isabelle GUERIN" w:date="2021-07-30T15:02:00Z">
        <w:r>
          <w:rPr>
            <w:rFonts w:asciiTheme="majorHAnsi" w:hAnsiTheme="majorHAnsi" w:cstheme="majorHAnsi"/>
          </w:rPr>
          <w:t>Over the last two decades, a</w:t>
        </w:r>
        <w:r w:rsidRPr="001956FB">
          <w:rPr>
            <w:rFonts w:asciiTheme="majorHAnsi" w:hAnsiTheme="majorHAnsi" w:cstheme="majorHAnsi"/>
          </w:rPr>
          <w:t xml:space="preserve">ctive financial inclusion policies have been implemented, combining the provision of credit, initially by NGOs and increasingly by private </w:t>
        </w:r>
        <w:r>
          <w:rPr>
            <w:rFonts w:asciiTheme="majorHAnsi" w:hAnsiTheme="majorHAnsi" w:cstheme="majorHAnsi"/>
          </w:rPr>
          <w:t>microfinance</w:t>
        </w:r>
        <w:r w:rsidRPr="001956FB">
          <w:rPr>
            <w:rFonts w:asciiTheme="majorHAnsi" w:hAnsiTheme="majorHAnsi" w:cstheme="majorHAnsi"/>
          </w:rPr>
          <w:t xml:space="preserve"> organizations, </w:t>
        </w:r>
        <w:r w:rsidRPr="001956FB">
          <w:rPr>
            <w:rFonts w:asciiTheme="majorHAnsi" w:hAnsiTheme="majorHAnsi" w:cstheme="majorHAnsi"/>
          </w:rPr>
          <w:lastRenderedPageBreak/>
          <w:t>and the opening of bank accounts</w:t>
        </w:r>
        <w:r>
          <w:rPr>
            <w:rFonts w:asciiTheme="majorHAnsi" w:hAnsiTheme="majorHAnsi" w:cstheme="majorHAnsi"/>
          </w:rPr>
          <w:t xml:space="preserve"> </w:t>
        </w:r>
        <w:r w:rsidRPr="009F135D">
          <w:rPr>
            <w:rFonts w:asciiTheme="majorHAnsi" w:hAnsiTheme="majorHAnsi" w:cstheme="majorHAnsi"/>
          </w:rPr>
          <w:fldChar w:fldCharType="begin"/>
        </w:r>
        <w:r w:rsidRPr="009F135D">
          <w:rPr>
            <w:rFonts w:asciiTheme="majorHAnsi" w:hAnsiTheme="majorHAnsi" w:cstheme="majorHAnsi"/>
          </w:rPr>
          <w:instrText xml:space="preserve"> ADDIN ZOTERO_ITEM CSL_CITATION {"citationID":"XRD42rye","properties":{"formattedCitation":"(Nair 2016; Kar 2018)","plainCitation":"(Nair 2016; Kar 2018)","noteIndex":0},"citationItems":[{"id":849,"uris":["http://zotero.org/users/5354237/items/G5TURR48"],"uri":["http://zotero.org/users/5354237/items/G5TURR48"],"itemData":{"id":849,"type":"chapter","container-title":"Social Development Report 2016","event-place":"New Delhi","page":"279-294","publisher":"Oxford University Press","publisher-place":"New Delhi","title":"In Pursuit of an Inclusive Finance-scape in India: Changing Course, Shifting Goals","author":[{"family":"Nair","given":"Tara S."}],"editor":[{"family":"Kannabiran","given":"Kalpana"},{"family":"Hans","given":"Asha"}],"issued":{"date-parts":[["2016"]]}}},{"id":746,"uris":["http://zotero.org/users/5354237/items/82JAAL4M"],"uri":["http://zotero.org/users/5354237/items/82JAAL4M"],"itemData":{"id":746,"type":"book","abstract":"Microfinance is the business of giving small, collateral-free loans to poor borrowers that are paid back in frequent intervals with interest. While these for-profit microfinance institutions (MFIs) promise social and economic empowerment, they have mainly succeeded at enfolding the poor—especially women—into the vast circuits of global finance. Financializing Poverty ethnographically examines how the emergence of MFIs has allowed financial institutions in the city of Kolkata, India, to capitalize on the poverty of its residents.\n\nThis book reveals how MFIs have restructured debt relationships in new ways. On the one hand, they have opened access to new streams of credit. However, as the network of finance increasingly incorporates the poor, the inclusive dimensions of microfinance are continuously met with rigid forms of credit risk management that reproduce the very inequality the loans are meant to alleviate. Moreover, despite being collateral-free loans, the use of life insurance to manage the high mortality rates of poor borrowers has led to the collateralization of life itself. Thus the newfound ability of the poor to use MFI loans has entrapped them in a system dependent not only on their circulation of capital, but on the poverty that threatens their lives.","event-place":"Stanford","language":"en","publisher":"Stanford University Press","publisher-place":"Stanford","title":"Financializing Poverty: Labor and Risk in Indian Microfinance","title-short":"Financializing Poverty","author":[{"family":"Kar","given":"Sohini"}],"accessed":{"date-parts":[["2019",6,12]]},"issued":{"date-parts":[["2018"]]}}}],"schema":"https://github.com/citation-style-language/schema/raw/master/csl-citation.json"} </w:instrText>
        </w:r>
        <w:r w:rsidRPr="009F135D">
          <w:rPr>
            <w:rFonts w:asciiTheme="majorHAnsi" w:hAnsiTheme="majorHAnsi" w:cstheme="majorHAnsi"/>
          </w:rPr>
          <w:fldChar w:fldCharType="separate"/>
        </w:r>
        <w:r w:rsidRPr="009F135D">
          <w:rPr>
            <w:rFonts w:asciiTheme="majorHAnsi" w:hAnsiTheme="majorHAnsi" w:cstheme="majorHAnsi"/>
          </w:rPr>
          <w:t>(Nair 2016; Kar 2018)</w:t>
        </w:r>
        <w:r w:rsidRPr="009F135D">
          <w:rPr>
            <w:rFonts w:asciiTheme="majorHAnsi" w:hAnsiTheme="majorHAnsi" w:cstheme="majorHAnsi"/>
          </w:rPr>
          <w:fldChar w:fldCharType="end"/>
        </w:r>
        <w:r w:rsidRPr="001956FB">
          <w:rPr>
            <w:rFonts w:asciiTheme="majorHAnsi" w:hAnsiTheme="majorHAnsi" w:cstheme="majorHAnsi"/>
          </w:rPr>
          <w:t xml:space="preserve">. </w:t>
        </w:r>
      </w:ins>
      <w:r w:rsidR="00B86B1F" w:rsidRPr="009F135D">
        <w:rPr>
          <w:rFonts w:asciiTheme="majorHAnsi" w:hAnsiTheme="majorHAnsi" w:cstheme="majorHAnsi"/>
        </w:rPr>
        <w:t xml:space="preserve">Despite </w:t>
      </w:r>
      <w:ins w:id="96" w:author="Isabelle GUERIN" w:date="2021-07-30T15:02:00Z">
        <w:r>
          <w:rPr>
            <w:rFonts w:asciiTheme="majorHAnsi" w:hAnsiTheme="majorHAnsi" w:cstheme="majorHAnsi"/>
          </w:rPr>
          <w:t xml:space="preserve">these </w:t>
        </w:r>
      </w:ins>
      <w:r w:rsidR="00B86B1F" w:rsidRPr="009F135D">
        <w:rPr>
          <w:rFonts w:asciiTheme="majorHAnsi" w:hAnsiTheme="majorHAnsi" w:cstheme="majorHAnsi"/>
        </w:rPr>
        <w:t>massive efforts</w:t>
      </w:r>
      <w:ins w:id="97" w:author="Isabelle GUERIN" w:date="2021-07-30T15:02:00Z">
        <w:r>
          <w:rPr>
            <w:rFonts w:asciiTheme="majorHAnsi" w:hAnsiTheme="majorHAnsi" w:cstheme="majorHAnsi"/>
          </w:rPr>
          <w:t xml:space="preserve">, </w:t>
        </w:r>
      </w:ins>
      <w:del w:id="98" w:author="Isabelle GUERIN" w:date="2021-07-30T15:02:00Z">
        <w:r w:rsidR="00B86B1F" w:rsidRPr="009F135D" w:rsidDel="001956FB">
          <w:rPr>
            <w:rFonts w:asciiTheme="majorHAnsi" w:hAnsiTheme="majorHAnsi" w:cstheme="majorHAnsi"/>
          </w:rPr>
          <w:delText xml:space="preserve"> in terms of financial inclusion poli</w:delText>
        </w:r>
        <w:r w:rsidR="0021395A" w:rsidRPr="009F135D" w:rsidDel="001956FB">
          <w:rPr>
            <w:rFonts w:asciiTheme="majorHAnsi" w:hAnsiTheme="majorHAnsi" w:cstheme="majorHAnsi"/>
          </w:rPr>
          <w:delText xml:space="preserve">cies over the last two decades </w:delText>
        </w:r>
        <w:r w:rsidR="0021395A" w:rsidRPr="009F135D" w:rsidDel="001956FB">
          <w:rPr>
            <w:rFonts w:asciiTheme="majorHAnsi" w:hAnsiTheme="majorHAnsi" w:cstheme="majorHAnsi"/>
          </w:rPr>
          <w:fldChar w:fldCharType="begin"/>
        </w:r>
        <w:r w:rsidR="0021395A" w:rsidRPr="009F135D" w:rsidDel="001956FB">
          <w:rPr>
            <w:rFonts w:asciiTheme="majorHAnsi" w:hAnsiTheme="majorHAnsi" w:cstheme="majorHAnsi"/>
          </w:rPr>
          <w:delInstrText xml:space="preserve"> ADDIN ZOTERO_ITEM CSL_CITATION {"citationID":"XRD42rye","properties":{"formattedCitation":"(Nair 2016; Kar 2018)","plainCitation":"(Nair 2016; Kar 2018)","noteIndex":0},"citationItems":[{"id":849,"uris":["http://zotero.org/users/5354237/items/G5TURR48"],"uri":["http://zotero.org/users/5354237/items/G5TURR48"],"itemData":{"id":849,"type":"chapter","container-title":"Social Development Report 2016","event-place":"New Delhi","page":"279-294","publisher":"Oxford University Press","publisher-place":"New Delhi","title":"In Pursuit of an Inclusive Finance-scape in India: Changing Course, Shifting Goals","author":[{"family":"Nair","given":"Tara S."}],"editor":[{"family":"Kannabiran","given":"Kalpana"},{"family":"Hans","given":"Asha"}],"issued":{"date-parts":[["2016"]]}}},{"id":746,"uris":["http://zotero.org/users/5354237/items/82JAAL4M"],"uri":["http://zotero.org/users/5354237/items/82JAAL4M"],"itemData":{"id":746,"type":"book","abstract":"Microfinance is the business of giving small, collateral-free loans to poor borrowers that are paid back in frequent intervals with interest. While these for-profit microfinance institutions (MFIs) promise social and economic empowerment, they have mainly succeeded at enfolding the poor—especially women—into the vast circuits of global finance. Financializing Poverty ethnographically examines how the emergence of MFIs has allowed financial institutions in the city of Kolkata, India, to capitalize on the poverty of its residents.\n\nThis book reveals how MFIs have restructured debt relationships in new ways. On the one hand, they have opened access to new streams of credit. However, as the network of finance increasingly incorporates the poor, the inclusive dimensions of microfinance are continuously met with rigid forms of credit risk management that reproduce the very inequality the loans are meant to alleviate. Moreover, despite being collateral-free loans, the use of life insurance to manage the high mortality rates of poor borrowers has led to the collateralization of life itself. Thus the newfound ability of the poor to use MFI loans has entrapped them in a system dependent not only on their circulation of capital, but on the poverty that threatens their lives.","event-place":"Stanford","language":"en","publisher":"Stanford University Press","publisher-place":"Stanford","title":"Financializing Poverty: Labor and Risk in Indian Microfinance","title-short":"Financializing Poverty","author":[{"family":"Kar","given":"Sohini"}],"accessed":{"date-parts":[["2019",6,12]]},"issued":{"date-parts":[["2018"]]}}}],"schema":"https://github.com/citation-style-language/schema/raw/master/csl-citation.json"} </w:delInstrText>
        </w:r>
        <w:r w:rsidR="0021395A" w:rsidRPr="009F135D" w:rsidDel="001956FB">
          <w:rPr>
            <w:rFonts w:asciiTheme="majorHAnsi" w:hAnsiTheme="majorHAnsi" w:cstheme="majorHAnsi"/>
          </w:rPr>
          <w:fldChar w:fldCharType="separate"/>
        </w:r>
        <w:r w:rsidR="0021395A" w:rsidRPr="009F135D" w:rsidDel="001956FB">
          <w:rPr>
            <w:rFonts w:asciiTheme="majorHAnsi" w:hAnsiTheme="majorHAnsi" w:cstheme="majorHAnsi"/>
          </w:rPr>
          <w:delText>(Nair 2016; Kar 2018)</w:delText>
        </w:r>
        <w:r w:rsidR="0021395A" w:rsidRPr="009F135D" w:rsidDel="001956FB">
          <w:rPr>
            <w:rFonts w:asciiTheme="majorHAnsi" w:hAnsiTheme="majorHAnsi" w:cstheme="majorHAnsi"/>
          </w:rPr>
          <w:fldChar w:fldCharType="end"/>
        </w:r>
        <w:r w:rsidR="00B86B1F" w:rsidRPr="009F135D" w:rsidDel="001956FB">
          <w:rPr>
            <w:rFonts w:asciiTheme="majorHAnsi" w:hAnsiTheme="majorHAnsi" w:cstheme="majorHAnsi"/>
          </w:rPr>
          <w:delText xml:space="preserve">, </w:delText>
        </w:r>
      </w:del>
      <w:r w:rsidR="00B86B1F" w:rsidRPr="009F135D">
        <w:rPr>
          <w:rFonts w:asciiTheme="majorHAnsi" w:hAnsiTheme="majorHAnsi" w:cstheme="majorHAnsi"/>
        </w:rPr>
        <w:t>formal finance, regulated by the state and based on written contracts, accounts for only 29 percent of the amounts borrowed at the household level in terms of volume</w:t>
      </w:r>
      <w:r w:rsidR="00542A26" w:rsidRPr="009F135D">
        <w:rPr>
          <w:rFonts w:asciiTheme="majorHAnsi" w:hAnsiTheme="majorHAnsi" w:cstheme="majorHAnsi"/>
        </w:rPr>
        <w:t xml:space="preserve"> (2016-17</w:t>
      </w:r>
      <w:r w:rsidR="00A97309" w:rsidRPr="009F135D">
        <w:rPr>
          <w:rFonts w:asciiTheme="majorHAnsi" w:hAnsiTheme="majorHAnsi" w:cstheme="majorHAnsi"/>
        </w:rPr>
        <w:t>)</w:t>
      </w:r>
      <w:r w:rsidR="00B86B1F" w:rsidRPr="009F135D">
        <w:rPr>
          <w:rFonts w:asciiTheme="majorHAnsi" w:hAnsiTheme="majorHAnsi" w:cstheme="majorHAnsi"/>
        </w:rPr>
        <w:t xml:space="preserve">. Formal finance includes </w:t>
      </w:r>
      <w:r w:rsidR="00936E53">
        <w:rPr>
          <w:rFonts w:asciiTheme="majorHAnsi" w:hAnsiTheme="majorHAnsi" w:cstheme="majorHAnsi"/>
        </w:rPr>
        <w:t>‘</w:t>
      </w:r>
      <w:r w:rsidR="00936E53" w:rsidRPr="009F135D">
        <w:rPr>
          <w:rFonts w:asciiTheme="majorHAnsi" w:hAnsiTheme="majorHAnsi" w:cstheme="majorHAnsi"/>
        </w:rPr>
        <w:t xml:space="preserve">finance’ </w:t>
      </w:r>
      <w:r w:rsidR="00B86B1F" w:rsidRPr="009F135D">
        <w:rPr>
          <w:rFonts w:asciiTheme="majorHAnsi" w:hAnsiTheme="majorHAnsi" w:cstheme="majorHAnsi"/>
        </w:rPr>
        <w:t>(</w:t>
      </w:r>
      <w:ins w:id="99" w:author="Isabelle GUERIN" w:date="2021-07-30T15:03:00Z">
        <w:r>
          <w:rPr>
            <w:rFonts w:asciiTheme="majorHAnsi" w:hAnsiTheme="majorHAnsi" w:cstheme="majorHAnsi"/>
          </w:rPr>
          <w:t xml:space="preserve">local term for </w:t>
        </w:r>
      </w:ins>
      <w:r w:rsidR="00B86B1F" w:rsidRPr="009F135D">
        <w:rPr>
          <w:rFonts w:asciiTheme="majorHAnsi" w:hAnsiTheme="majorHAnsi" w:cstheme="majorHAnsi"/>
        </w:rPr>
        <w:t xml:space="preserve">microfinance companies) and banks. Finance targets exclusively women. Dalits and casual daily </w:t>
      </w:r>
      <w:proofErr w:type="spellStart"/>
      <w:r w:rsidR="00B86B1F" w:rsidRPr="009F135D">
        <w:rPr>
          <w:rFonts w:asciiTheme="majorHAnsi" w:hAnsiTheme="majorHAnsi" w:cstheme="majorHAnsi"/>
        </w:rPr>
        <w:t>labou</w:t>
      </w:r>
      <w:r w:rsidR="00542A26" w:rsidRPr="009F135D">
        <w:rPr>
          <w:rFonts w:asciiTheme="majorHAnsi" w:hAnsiTheme="majorHAnsi" w:cstheme="majorHAnsi"/>
        </w:rPr>
        <w:t>rers</w:t>
      </w:r>
      <w:proofErr w:type="spellEnd"/>
      <w:r w:rsidR="00542A26" w:rsidRPr="009F135D">
        <w:rPr>
          <w:rFonts w:asciiTheme="majorHAnsi" w:hAnsiTheme="majorHAnsi" w:cstheme="majorHAnsi"/>
        </w:rPr>
        <w:t xml:space="preserve"> are also over-represented</w:t>
      </w:r>
      <w:r w:rsidR="00B86B1F" w:rsidRPr="009F135D">
        <w:rPr>
          <w:rFonts w:asciiTheme="majorHAnsi" w:hAnsiTheme="majorHAnsi" w:cstheme="majorHAnsi"/>
        </w:rPr>
        <w:t>. Banks are restricted to men, landowners and farmers.</w:t>
      </w:r>
    </w:p>
    <w:p w14:paraId="4E9F7848" w14:textId="6AB67DAE" w:rsidR="001A3255" w:rsidRDefault="00B86B1F" w:rsidP="009F135D">
      <w:pPr>
        <w:pStyle w:val="BodyText"/>
        <w:jc w:val="both"/>
        <w:rPr>
          <w:rFonts w:asciiTheme="majorHAnsi" w:hAnsiTheme="majorHAnsi" w:cstheme="majorHAnsi"/>
        </w:rPr>
      </w:pPr>
      <w:r w:rsidRPr="009F135D">
        <w:rPr>
          <w:rFonts w:asciiTheme="majorHAnsi" w:hAnsiTheme="majorHAnsi" w:cstheme="majorHAnsi"/>
        </w:rPr>
        <w:t>At the household level, more than two-thirds of the loan volume therefore continues to come from informal or semi-formal sources. Among the informal sources, “well-known persons” (WKP) – the term locally used – are the most important sources in terms of number of loans, users and volume (almost a third of loan volumes, and 70 percent of users</w:t>
      </w:r>
      <w:r w:rsidR="00542A26" w:rsidRPr="009F135D">
        <w:rPr>
          <w:rFonts w:asciiTheme="majorHAnsi" w:hAnsiTheme="majorHAnsi" w:cstheme="majorHAnsi"/>
        </w:rPr>
        <w:t xml:space="preserve"> in 2016-17</w:t>
      </w:r>
      <w:r w:rsidR="00537126">
        <w:rPr>
          <w:rFonts w:asciiTheme="majorHAnsi" w:hAnsiTheme="majorHAnsi" w:cstheme="majorHAnsi"/>
        </w:rPr>
        <w:t>, see figures 3 and 4</w:t>
      </w:r>
      <w:r w:rsidRPr="009F135D">
        <w:rPr>
          <w:rFonts w:asciiTheme="majorHAnsi" w:hAnsiTheme="majorHAnsi" w:cstheme="majorHAnsi"/>
        </w:rPr>
        <w:t>)</w:t>
      </w:r>
      <w:r w:rsidR="00542A26" w:rsidRPr="009F135D">
        <w:rPr>
          <w:rFonts w:asciiTheme="majorHAnsi" w:hAnsiTheme="majorHAnsi" w:cstheme="majorHAnsi"/>
        </w:rPr>
        <w:t xml:space="preserve">. </w:t>
      </w:r>
      <w:r w:rsidRPr="009F135D">
        <w:rPr>
          <w:rFonts w:asciiTheme="majorHAnsi" w:hAnsiTheme="majorHAnsi" w:cstheme="majorHAnsi"/>
        </w:rPr>
        <w:t xml:space="preserve">This category includes a wide range of profiles: a few castes </w:t>
      </w:r>
      <w:proofErr w:type="spellStart"/>
      <w:r w:rsidR="00D83E30" w:rsidRPr="009F135D">
        <w:rPr>
          <w:rFonts w:asciiTheme="majorHAnsi" w:hAnsiTheme="majorHAnsi" w:cstheme="majorHAnsi"/>
        </w:rPr>
        <w:t>specialis</w:t>
      </w:r>
      <w:r w:rsidR="00D83E30">
        <w:rPr>
          <w:rFonts w:asciiTheme="majorHAnsi" w:hAnsiTheme="majorHAnsi" w:cstheme="majorHAnsi"/>
        </w:rPr>
        <w:t>ed</w:t>
      </w:r>
      <w:proofErr w:type="spellEnd"/>
      <w:r w:rsidR="00D83E30" w:rsidRPr="009F135D">
        <w:rPr>
          <w:rFonts w:asciiTheme="majorHAnsi" w:hAnsiTheme="majorHAnsi" w:cstheme="majorHAnsi"/>
        </w:rPr>
        <w:t xml:space="preserve"> </w:t>
      </w:r>
      <w:r w:rsidRPr="009F135D">
        <w:rPr>
          <w:rFonts w:asciiTheme="majorHAnsi" w:hAnsiTheme="majorHAnsi" w:cstheme="majorHAnsi"/>
        </w:rPr>
        <w:t>in lending, but above all, a wide range of people for whom lending is not a profession and who have surplus cash to invest, mostly landowners, local entrepreneurs and wage earners. The figure of the “moneylender”, which is often used to describe rural usury, does not really exist, as is also ob</w:t>
      </w:r>
      <w:r w:rsidR="0021395A" w:rsidRPr="009F135D">
        <w:rPr>
          <w:rFonts w:asciiTheme="majorHAnsi" w:hAnsiTheme="majorHAnsi" w:cstheme="majorHAnsi"/>
        </w:rPr>
        <w:t xml:space="preserve">served in other parts of India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{"citationID":"WXhMiJ7J","properties":{"formattedCitation":"(Gregory 1997)","plainCitation":"(Gregory 1997)","noteIndex":0},"citationItems":[{"id":998,"uris":["http://zotero.org/users/5354237/items/6W6NVUAE"],"uri":["http://zotero.org/users/5354237/items/6W6NVUAE"],"itemData":{"id":998,"type":"book","event-place":"Amsterdam","publisher":"Arwood Academic Publishers","publisher-place":"Amsterdam","source":"Google Scholar","title":"Savage money: the anthropology and politics of commodity exchange","title-short":"Savage money","author":[{"family":"Gregory","given":"Chris A."}],"issued":{"date-parts":[["1997"]]}}}],"schema":"https://github.com/citation-style-language/schema/raw/master/csl-citation.json"}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(Gregory 1997)</w:t>
      </w:r>
      <w:r w:rsidR="0021395A" w:rsidRPr="009F135D">
        <w:rPr>
          <w:rFonts w:asciiTheme="majorHAnsi" w:hAnsiTheme="majorHAnsi" w:cstheme="majorHAnsi"/>
        </w:rPr>
        <w:fldChar w:fldCharType="end"/>
      </w:r>
      <w:r w:rsidRPr="009F135D">
        <w:rPr>
          <w:rFonts w:asciiTheme="majorHAnsi" w:hAnsiTheme="majorHAnsi" w:cstheme="majorHAnsi"/>
        </w:rPr>
        <w:t xml:space="preserve">. Next come the relatives, then employers and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recruiters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category). The latter are over-represented among Dalits and take the form of wage advances, which are repaid through </w:t>
      </w:r>
      <w:proofErr w:type="spellStart"/>
      <w:r w:rsidRPr="009F135D">
        <w:rPr>
          <w:rFonts w:asciiTheme="majorHAnsi" w:hAnsiTheme="majorHAnsi" w:cstheme="majorHAnsi"/>
        </w:rPr>
        <w:t>labour</w:t>
      </w:r>
      <w:proofErr w:type="spellEnd"/>
      <w:r w:rsidRPr="009F135D">
        <w:rPr>
          <w:rFonts w:asciiTheme="majorHAnsi" w:hAnsiTheme="majorHAnsi" w:cstheme="majorHAnsi"/>
        </w:rPr>
        <w:t>, but at lower rates, and often entail freedom restrictions. Pawnbrokers are another fundamental source, especially for women. We qualify them as semi-formal because many operate without a license while still lending on the basis of a written contract.</w:t>
      </w:r>
    </w:p>
    <w:p w14:paraId="2A4E7C3F" w14:textId="470717B1" w:rsidR="00537126" w:rsidRPr="009F135D" w:rsidRDefault="00537126" w:rsidP="009F135D">
      <w:pPr>
        <w:pStyle w:val="BodyText"/>
        <w:jc w:val="both"/>
        <w:rPr>
          <w:rFonts w:asciiTheme="majorHAnsi" w:hAnsiTheme="majorHAnsi" w:cstheme="majorHAnsi"/>
        </w:rPr>
      </w:pPr>
      <w:r>
        <w:rPr>
          <w:rFonts w:asciiTheme="majorHAnsi" w:hAnsiTheme="majorHAnsi" w:cstheme="majorHAnsi"/>
        </w:rPr>
        <w:t>Figures 3 and 4 around here</w:t>
      </w:r>
    </w:p>
    <w:p w14:paraId="56D63793" w14:textId="35C9280F"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During the survey period, finance and pawnbroking have grown in importance, both in terms of user</w:t>
      </w:r>
      <w:r w:rsidR="00A97309" w:rsidRPr="009F135D">
        <w:rPr>
          <w:rFonts w:asciiTheme="majorHAnsi" w:hAnsiTheme="majorHAnsi" w:cstheme="majorHAnsi"/>
        </w:rPr>
        <w:t>s and in terms of volume</w:t>
      </w:r>
      <w:r w:rsidRPr="009F135D">
        <w:rPr>
          <w:rFonts w:asciiTheme="majorHAnsi" w:hAnsiTheme="majorHAnsi" w:cstheme="majorHAnsi"/>
        </w:rPr>
        <w:t>. This increase was at the expense of other sources, notably Self-Help-Groups (SHGs)</w:t>
      </w:r>
      <w:r w:rsidRPr="009F135D">
        <w:rPr>
          <w:rStyle w:val="FootnoteReference"/>
          <w:rFonts w:asciiTheme="majorHAnsi" w:hAnsiTheme="majorHAnsi" w:cstheme="majorHAnsi"/>
        </w:rPr>
        <w:footnoteReference w:id="6"/>
      </w:r>
      <w:r w:rsidRPr="009F135D">
        <w:rPr>
          <w:rFonts w:asciiTheme="majorHAnsi" w:hAnsiTheme="majorHAnsi" w:cstheme="majorHAnsi"/>
        </w:rPr>
        <w:t xml:space="preserve"> and debt-</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arrangements. However, WKP and relatives remain the predominant form of borrowing.</w:t>
      </w:r>
    </w:p>
    <w:p w14:paraId="064881A7" w14:textId="77777777" w:rsidR="00BF53EF" w:rsidRDefault="00B86B1F" w:rsidP="00BF53EF">
      <w:pPr>
        <w:pStyle w:val="BodyText"/>
        <w:jc w:val="both"/>
        <w:rPr>
          <w:rFonts w:asciiTheme="majorHAnsi" w:hAnsiTheme="majorHAnsi" w:cstheme="majorHAnsi"/>
        </w:rPr>
      </w:pPr>
      <w:r w:rsidRPr="009F135D">
        <w:rPr>
          <w:rFonts w:asciiTheme="majorHAnsi" w:hAnsiTheme="majorHAnsi" w:cstheme="majorHAnsi"/>
        </w:rPr>
        <w:t>As observed elsewhere</w:t>
      </w:r>
      <w:r w:rsidRPr="009F135D">
        <w:rPr>
          <w:rStyle w:val="FootnoteReference"/>
          <w:rFonts w:asciiTheme="majorHAnsi" w:hAnsiTheme="majorHAnsi" w:cstheme="majorHAnsi"/>
        </w:rPr>
        <w:footnoteReference w:id="7"/>
      </w:r>
      <w:r w:rsidRPr="009F135D">
        <w:rPr>
          <w:rFonts w:asciiTheme="majorHAnsi" w:hAnsiTheme="majorHAnsi" w:cstheme="majorHAnsi"/>
        </w:rPr>
        <w:t>, informal sources persist, for several reasons. They are very flexible, which is crucial given the irregularity of income. For 84 percent of informal loans, the terms are not fixed in advance and borrowers repay when they can. Contrary to what is often claimed in the literature or media, their cost is not, on average, higher than formal sour</w:t>
      </w:r>
      <w:r w:rsidR="0021395A" w:rsidRPr="009F135D">
        <w:rPr>
          <w:rFonts w:asciiTheme="majorHAnsi" w:hAnsiTheme="majorHAnsi" w:cstheme="majorHAnsi"/>
        </w:rPr>
        <w:t xml:space="preserve">ces in the region studied here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{"citationID":"pGIWFVqc","properties":{"formattedCitation":"(Reboul et al. 2019)","plainCitation":"(Reboul et al. 2019)","noteIndex":0},"citationItems":[{"id":935,"uris":["http://zotero.org/users/5354237/items/EMA8C6IU"],"uri":["http://zotero.org/users/5354237/items/EMA8C6IU"],"itemData":{"id":935,"type":"article","publisher":"Working Papers CEB 19-015, ULB.","title":"Managing Economic Volatility. A Gender Perspective","author":[{"family":"Reboul","given":"Elena"},{"family":"Guérin","given":"Isabelle"},{"family":"Raj","given":"Antony"},{"family":"Venkatasubramanian","given":"G."}],"accessed":{"date-parts":[["2020",2,19]]},"issued":{"date-parts":[["2019"]]}}}],"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(Reboul et al. 2019)</w:t>
      </w:r>
      <w:r w:rsidR="0021395A" w:rsidRPr="009F135D">
        <w:rPr>
          <w:rFonts w:asciiTheme="majorHAnsi" w:hAnsiTheme="majorHAnsi" w:cstheme="majorHAnsi"/>
        </w:rPr>
        <w:fldChar w:fldCharType="end"/>
      </w:r>
      <w:r w:rsidRPr="009F135D">
        <w:rPr>
          <w:rFonts w:asciiTheme="majorHAnsi" w:hAnsiTheme="majorHAnsi" w:cstheme="majorHAnsi"/>
        </w:rPr>
        <w:t>. Almost none o</w:t>
      </w:r>
      <w:r w:rsidR="00BE3642" w:rsidRPr="009F135D">
        <w:rPr>
          <w:rFonts w:asciiTheme="majorHAnsi" w:hAnsiTheme="majorHAnsi" w:cstheme="majorHAnsi"/>
        </w:rPr>
        <w:t>f them require collateral (80</w:t>
      </w:r>
      <w:r w:rsidRPr="009F135D">
        <w:rPr>
          <w:rFonts w:asciiTheme="majorHAnsi" w:hAnsiTheme="majorHAnsi" w:cstheme="majorHAnsi"/>
        </w:rPr>
        <w:t xml:space="preserve"> percent require only personal informal agreement). Subjective creditworthiness, reputation and trust (the three terms are equivalent in Tamil - </w:t>
      </w:r>
      <w:proofErr w:type="spellStart"/>
      <w:r w:rsidRPr="009F135D">
        <w:rPr>
          <w:rFonts w:asciiTheme="majorHAnsi" w:hAnsiTheme="majorHAnsi" w:cstheme="majorHAnsi"/>
          <w:i/>
        </w:rPr>
        <w:t>nambikai</w:t>
      </w:r>
      <w:proofErr w:type="spellEnd"/>
      <w:r w:rsidRPr="009F135D">
        <w:rPr>
          <w:rFonts w:asciiTheme="majorHAnsi" w:hAnsiTheme="majorHAnsi" w:cstheme="majorHAnsi"/>
        </w:rPr>
        <w:t>) are the key factors in lenders’ selection.</w:t>
      </w:r>
    </w:p>
    <w:p w14:paraId="1F9D599C" w14:textId="276283AE" w:rsidR="00BF53EF" w:rsidRPr="00BF53EF" w:rsidRDefault="00B86B1F" w:rsidP="00BF53EF">
      <w:pPr>
        <w:pStyle w:val="BodyText"/>
        <w:jc w:val="both"/>
        <w:rPr>
          <w:rFonts w:asciiTheme="majorHAnsi" w:hAnsiTheme="majorHAnsi" w:cstheme="majorHAnsi"/>
        </w:rPr>
      </w:pPr>
      <w:r w:rsidRPr="00BF53EF">
        <w:rPr>
          <w:rFonts w:asciiTheme="majorHAnsi" w:hAnsiTheme="majorHAnsi" w:cstheme="majorHAnsi"/>
        </w:rPr>
        <w:lastRenderedPageBreak/>
        <w:t xml:space="preserve">The transformation of sources of borrowing is both shaped by and constitutive of deeper social transformations, including regarding the use and building of trust. Historically, access to credit, for the landless and small landowners, was mainly based on their </w:t>
      </w:r>
      <w:proofErr w:type="spellStart"/>
      <w:r w:rsidRPr="00BF53EF">
        <w:rPr>
          <w:rFonts w:asciiTheme="majorHAnsi" w:hAnsiTheme="majorHAnsi" w:cstheme="majorHAnsi"/>
        </w:rPr>
        <w:t>labour</w:t>
      </w:r>
      <w:proofErr w:type="spellEnd"/>
      <w:r w:rsidRPr="00BF53EF">
        <w:rPr>
          <w:rFonts w:asciiTheme="majorHAnsi" w:hAnsiTheme="majorHAnsi" w:cstheme="majorHAnsi"/>
        </w:rPr>
        <w:t xml:space="preserve"> power, used as collateral and legitimized by caste hierarchies and the possible use of violence. Non-agricultural employment and migration have opened up new opportunities. In the village itself, new providers are present. In addition to microcredit organizations, many WKPs actually act as informal intermediaries for urban financial lenders. Another form of caste segmentation is worth noting, a legacy of a per</w:t>
      </w:r>
      <w:r w:rsidR="0021395A" w:rsidRPr="00BF53EF">
        <w:rPr>
          <w:rFonts w:asciiTheme="majorHAnsi" w:hAnsiTheme="majorHAnsi" w:cstheme="majorHAnsi"/>
        </w:rPr>
        <w:t xml:space="preserve">sistent Hindu theology of debt </w:t>
      </w:r>
      <w:r w:rsidR="0021395A" w:rsidRPr="00BF53EF">
        <w:rPr>
          <w:rFonts w:asciiTheme="majorHAnsi" w:hAnsiTheme="majorHAnsi" w:cstheme="majorHAnsi"/>
        </w:rPr>
        <w:fldChar w:fldCharType="begin"/>
      </w:r>
      <w:r w:rsidR="0021395A" w:rsidRPr="00BF53EF">
        <w:rPr>
          <w:rFonts w:asciiTheme="majorHAnsi" w:hAnsiTheme="majorHAnsi" w:cstheme="majorHAnsi"/>
        </w:rPr>
        <w:instrText xml:space="preserve"> ADDIN ZOTERO_ITEM CSL_CITATION {"citationID":"vypp9IUK","properties":{"formattedCitation":"(K\\uc0\\u257{}ne 2012)","plainCitation":"(Kāne 2012)","noteIndex":0},"citationItems":[{"id":995,"uris":["http://zotero.org/users/5354237/items/DTAJ7PV5"],"uri":["http://zotero.org/users/5354237/items/DTAJ7PV5"],"itemData":{"id":995,"type":"book","edition":"1st Ed. 1941","event-place":"Poona","publisher":"Bhandarkar Oriental Research Institute","publisher-place":"Poona","title":"History of Dharmaśāstra (ancient and Mediæval Religious and Civil Law)","author":[{"family":"Kāne","given":"Pāṇḍuraṅga Vāmana"}],"issued":{"date-parts":[["2012"]]}}}],"schema":"https://github.com/citation-style-language/schema/raw/master/csl-citation.json"} </w:instrText>
      </w:r>
      <w:r w:rsidR="0021395A" w:rsidRPr="00BF53EF">
        <w:rPr>
          <w:rFonts w:asciiTheme="majorHAnsi" w:hAnsiTheme="majorHAnsi" w:cstheme="majorHAnsi"/>
        </w:rPr>
        <w:fldChar w:fldCharType="separate"/>
      </w:r>
      <w:r w:rsidR="0021395A" w:rsidRPr="00BF53EF">
        <w:rPr>
          <w:rFonts w:asciiTheme="majorHAnsi" w:hAnsiTheme="majorHAnsi" w:cstheme="majorHAnsi"/>
        </w:rPr>
        <w:t>(Kāne 2012)</w:t>
      </w:r>
      <w:r w:rsidR="0021395A" w:rsidRPr="00BF53EF">
        <w:rPr>
          <w:rFonts w:asciiTheme="majorHAnsi" w:hAnsiTheme="majorHAnsi" w:cstheme="majorHAnsi"/>
        </w:rPr>
        <w:fldChar w:fldCharType="end"/>
      </w:r>
      <w:r w:rsidRPr="00BF53EF">
        <w:rPr>
          <w:rFonts w:asciiTheme="majorHAnsi" w:hAnsiTheme="majorHAnsi" w:cstheme="majorHAnsi"/>
        </w:rPr>
        <w:t xml:space="preserve">. As the villagers often say, “you don’t borrow from anyone lower than you”. Interestingly, however, the Dalits are borrowing more and more from other Dalits (Figure </w:t>
      </w:r>
      <w:hyperlink w:anchor="cont:loans">
        <w:r w:rsidRPr="00BF53EF">
          <w:rPr>
            <w:rStyle w:val="Hyperlink"/>
            <w:rFonts w:asciiTheme="majorHAnsi" w:hAnsiTheme="majorHAnsi" w:cstheme="majorHAnsi"/>
          </w:rPr>
          <w:t>5</w:t>
        </w:r>
      </w:hyperlink>
      <w:r w:rsidRPr="00BF53EF">
        <w:rPr>
          <w:rFonts w:asciiTheme="majorHAnsi" w:hAnsiTheme="majorHAnsi" w:cstheme="majorHAnsi"/>
        </w:rPr>
        <w:t xml:space="preserve"> and </w:t>
      </w:r>
      <w:hyperlink w:anchor="cont:volume">
        <w:r w:rsidRPr="00BF53EF">
          <w:rPr>
            <w:rStyle w:val="Hyperlink"/>
            <w:rFonts w:asciiTheme="majorHAnsi" w:hAnsiTheme="majorHAnsi" w:cstheme="majorHAnsi"/>
          </w:rPr>
          <w:t>6</w:t>
        </w:r>
      </w:hyperlink>
      <w:r w:rsidRPr="00BF53EF">
        <w:rPr>
          <w:rFonts w:asciiTheme="majorHAnsi" w:hAnsiTheme="majorHAnsi" w:cstheme="majorHAnsi"/>
        </w:rPr>
        <w:t>) (and this caste retreat is also observed in other castes)</w:t>
      </w:r>
      <w:r w:rsidRPr="00BF53EF">
        <w:rPr>
          <w:rStyle w:val="FootnoteReference"/>
          <w:rFonts w:asciiTheme="majorHAnsi" w:hAnsiTheme="majorHAnsi" w:cstheme="majorHAnsi"/>
        </w:rPr>
        <w:footnoteReference w:id="8"/>
      </w:r>
      <w:r w:rsidRPr="00BF53EF">
        <w:rPr>
          <w:rFonts w:asciiTheme="majorHAnsi" w:hAnsiTheme="majorHAnsi" w:cstheme="majorHAnsi"/>
        </w:rPr>
        <w:t>.</w:t>
      </w:r>
      <w:r w:rsidR="00BF53EF" w:rsidRPr="00BF53EF">
        <w:rPr>
          <w:rFonts w:asciiTheme="majorHAnsi" w:hAnsiTheme="majorHAnsi" w:cstheme="majorHAnsi"/>
        </w:rPr>
        <w:t xml:space="preserve"> </w:t>
      </w:r>
      <w:r w:rsidR="00BF53EF" w:rsidRPr="0089752F">
        <w:rPr>
          <w:rFonts w:asciiTheme="majorHAnsi" w:eastAsia="Times New Roman" w:hAnsiTheme="majorHAnsi" w:cstheme="majorHAnsi"/>
          <w:lang w:eastAsia="fr-FR"/>
        </w:rPr>
        <w:t>In 2010, and among loans for which the caste of the lender is known (most informal loans), 54% of Dalit borrowers borrowed from other Dalits and 26% borrowed from middle caste in 2010. In 2016-17, these shares are 70% and 21% respectively.</w:t>
      </w:r>
    </w:p>
    <w:p w14:paraId="17B2FFDB" w14:textId="205FDC9D" w:rsidR="001A3255" w:rsidRPr="009F135D" w:rsidRDefault="001A3255" w:rsidP="009F135D">
      <w:pPr>
        <w:pStyle w:val="BodyText"/>
        <w:jc w:val="both"/>
        <w:rPr>
          <w:rFonts w:asciiTheme="majorHAnsi" w:hAnsiTheme="majorHAnsi" w:cstheme="majorHAnsi"/>
        </w:rPr>
      </w:pPr>
    </w:p>
    <w:p w14:paraId="7A89A6FF" w14:textId="10C29A09" w:rsidR="00504744" w:rsidRPr="009F135D" w:rsidRDefault="00504744" w:rsidP="009F135D">
      <w:pPr>
        <w:pStyle w:val="BodyText"/>
        <w:jc w:val="both"/>
        <w:rPr>
          <w:rFonts w:asciiTheme="majorHAnsi" w:hAnsiTheme="majorHAnsi" w:cstheme="majorHAnsi"/>
        </w:rPr>
      </w:pPr>
      <w:r w:rsidRPr="009F135D">
        <w:rPr>
          <w:rFonts w:asciiTheme="majorHAnsi" w:hAnsiTheme="majorHAnsi" w:cstheme="majorHAnsi"/>
        </w:rPr>
        <w:t>Figures 5 and 6 around here</w:t>
      </w:r>
    </w:p>
    <w:p w14:paraId="6BA0B0FB" w14:textId="5FBE01F6" w:rsidR="00C91894" w:rsidRDefault="00B86B1F" w:rsidP="009F135D">
      <w:pPr>
        <w:pStyle w:val="BodyText"/>
        <w:jc w:val="both"/>
        <w:rPr>
          <w:rFonts w:asciiTheme="majorHAnsi" w:hAnsiTheme="majorHAnsi" w:cstheme="majorHAnsi"/>
        </w:rPr>
      </w:pPr>
      <w:r w:rsidRPr="009F135D">
        <w:rPr>
          <w:rFonts w:asciiTheme="majorHAnsi" w:hAnsiTheme="majorHAnsi" w:cstheme="majorHAnsi"/>
        </w:rPr>
        <w:t>Trust does not mean blind faith on others, but the “the negotiation of risk occasi</w:t>
      </w:r>
      <w:r w:rsidR="0021395A" w:rsidRPr="009F135D">
        <w:rPr>
          <w:rFonts w:asciiTheme="majorHAnsi" w:hAnsiTheme="majorHAnsi" w:cstheme="majorHAnsi"/>
        </w:rPr>
        <w:t xml:space="preserve">oned by the freedom of others” </w:t>
      </w:r>
      <w:r w:rsidR="0021395A" w:rsidRPr="009F135D">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{"citationID":"rc7x1H5z","properties":{"formattedCitation":"(Hart 2000, 88)","plainCitation":"(Hart 2000, 88)","dontUpdate":true,"noteIndex":0},"citationItems":[{"id":956,"uris":["http://zotero.org/users/5354237/items/VN3WL6VW"],"uri":["http://zotero.org/users/5354237/items/VN3WL6VW"],"itemData":{"id":956,"type":"article-journal","container-title":"Trust: Making and breaking cooperative relations","note":"publisher: Department of Sociology, University of Oxford Oxford","page":"176–193","source":"Google Scholar","title":"Kinship, contract, and trust: The economic organization of migrants in an African city slum","title-short":"Kinship, contract, and trust","author":[{"family":"Hart","given":"Keith"}],"issued":{"date-parts":[["2000"]]}},"locator":"88"}],"schema":"https://github.com/citation-style-language/schema/raw/master/csl-citation.json"}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 xml:space="preserve">(Hart 2000, </w:t>
      </w:r>
      <w:r w:rsidR="00C91894">
        <w:rPr>
          <w:rFonts w:asciiTheme="majorHAnsi" w:hAnsiTheme="majorHAnsi" w:cstheme="majorHAnsi"/>
        </w:rPr>
        <w:t xml:space="preserve">p. </w:t>
      </w:r>
      <w:r w:rsidR="0021395A" w:rsidRPr="009F135D">
        <w:rPr>
          <w:rFonts w:asciiTheme="majorHAnsi" w:hAnsiTheme="majorHAnsi" w:cstheme="majorHAnsi"/>
        </w:rPr>
        <w:t>88)</w:t>
      </w:r>
      <w:r w:rsidR="0021395A" w:rsidRPr="009F135D">
        <w:rPr>
          <w:rFonts w:asciiTheme="majorHAnsi" w:hAnsiTheme="majorHAnsi" w:cstheme="majorHAnsi"/>
        </w:rPr>
        <w:fldChar w:fldCharType="end"/>
      </w:r>
      <w:r w:rsidRPr="009F135D">
        <w:rPr>
          <w:rFonts w:asciiTheme="majorHAnsi" w:hAnsiTheme="majorHAnsi" w:cstheme="majorHAnsi"/>
        </w:rPr>
        <w:t>. Broadly speaking, trust depends on the personal and social characteristics of the contracting parties and their respective appreciation, on a process and memory of repeated interactions</w:t>
      </w:r>
      <w:r w:rsidR="008A11C4">
        <w:rPr>
          <w:rFonts w:asciiTheme="majorHAnsi" w:hAnsiTheme="majorHAnsi" w:cstheme="majorHAnsi"/>
        </w:rPr>
        <w:t xml:space="preserve"> (</w:t>
      </w:r>
      <w:proofErr w:type="spellStart"/>
      <w:r w:rsidR="008A11C4" w:rsidRPr="007C018D">
        <w:rPr>
          <w:rFonts w:asciiTheme="majorHAnsi" w:hAnsiTheme="majorHAnsi" w:cstheme="majorHAnsi"/>
        </w:rPr>
        <w:t>Hilger</w:t>
      </w:r>
      <w:proofErr w:type="spellEnd"/>
      <w:r w:rsidR="008A11C4" w:rsidRPr="007C018D">
        <w:rPr>
          <w:rFonts w:asciiTheme="majorHAnsi" w:hAnsiTheme="majorHAnsi" w:cstheme="majorHAnsi"/>
        </w:rPr>
        <w:t xml:space="preserve"> and </w:t>
      </w:r>
      <w:proofErr w:type="spellStart"/>
      <w:r w:rsidR="008A11C4" w:rsidRPr="007C018D">
        <w:rPr>
          <w:rFonts w:asciiTheme="majorHAnsi" w:hAnsiTheme="majorHAnsi" w:cstheme="majorHAnsi"/>
        </w:rPr>
        <w:t>Nordman</w:t>
      </w:r>
      <w:proofErr w:type="spellEnd"/>
      <w:r w:rsidR="008A11C4" w:rsidRPr="007C018D">
        <w:rPr>
          <w:rFonts w:asciiTheme="majorHAnsi" w:hAnsiTheme="majorHAnsi" w:cstheme="majorHAnsi"/>
        </w:rPr>
        <w:t xml:space="preserve"> 2020)</w:t>
      </w:r>
      <w:r w:rsidR="00BF53EF">
        <w:rPr>
          <w:rFonts w:asciiTheme="majorHAnsi" w:hAnsiTheme="majorHAnsi" w:cstheme="majorHAnsi"/>
        </w:rPr>
        <w:t xml:space="preserve">. Trust also depends </w:t>
      </w:r>
      <w:r w:rsidRPr="009F135D">
        <w:rPr>
          <w:rFonts w:asciiTheme="majorHAnsi" w:hAnsiTheme="majorHAnsi" w:cstheme="majorHAnsi"/>
        </w:rPr>
        <w:t>on social institutions, broadly defined as the set of rules, norms and conventions that re</w:t>
      </w:r>
      <w:r w:rsidR="0021395A" w:rsidRPr="009F135D">
        <w:rPr>
          <w:rFonts w:asciiTheme="majorHAnsi" w:hAnsiTheme="majorHAnsi" w:cstheme="majorHAnsi"/>
        </w:rPr>
        <w:t xml:space="preserve">gulate the </w:t>
      </w:r>
      <w:proofErr w:type="spellStart"/>
      <w:r w:rsidR="0021395A" w:rsidRPr="009F135D">
        <w:rPr>
          <w:rFonts w:asciiTheme="majorHAnsi" w:hAnsiTheme="majorHAnsi" w:cstheme="majorHAnsi"/>
        </w:rPr>
        <w:t>behaviour</w:t>
      </w:r>
      <w:proofErr w:type="spellEnd"/>
      <w:r w:rsidR="0021395A" w:rsidRPr="009F135D">
        <w:rPr>
          <w:rFonts w:asciiTheme="majorHAnsi" w:hAnsiTheme="majorHAnsi" w:cstheme="majorHAnsi"/>
        </w:rPr>
        <w:t xml:space="preserve"> of others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{"citationID":"pSsE11AA","properties":{"formattedCitation":"(Platteau 1994)","plainCitation":"(Platteau 1994)","noteIndex":0},"citationItems":[{"id":939,"uris":["http://zotero.org/users/5354237/items/VQXCPXIS"],"uri":["http://zotero.org/users/5354237/items/VQXCPXIS"],"itemData":{"id":939,"type":"article-journal","abstract":"This two‐part article is an attempt to clarify the social conditions upon which the viability and efficiency of the market system rest. It strives to show that the ‘embeddedness’ thesis, that is, an explanation based upon the existence of long‐run personal ties involving the use of reputation mechanisms among transactors, cannot fully elucidate the question as to how the problem of trust is solved in market societies. As explained in Part I, there are difficulties of both theoretical and empirical/historical kinds and these explain why the ‘market order’ needs to be sustained by private and public order institutions. In Part II, the role of generalised morality in backing or supplementing such institutions is discussed in the light of game theory, and particular emphasis is put on the ability of moral norms to sustain honest behaviour by generating the right kind of preferences and establishing trust. The vexed problem of the dynamics of norm emergence and erosion is then addressed with a view to showing that norms of generalised morality — perhaps contrary to moral norms in small groups — cannot be easily created by fiat nor be expected to evolve spontaneously when they are needed to make economic exchanges viable. Ultimately, the cultural endowment of a society plays a determining role in shaping its specific growth trajectory, and history therefore matters. Finally, to illustrate the theoretical discourse, reference is made to present‐day Third World countries. It is argued that economic development is especially difficult in countries where norms of limited‐group morality prevail and do not readily give way to generalised morality.","container-title":"The Journal of Development Studies","DOI":"10.1080/00220389408422328","ISSN":"0022-0388","issue":"3","note":"publisher: Routledge\n_eprint: https://doi.org/10.1080/00220389408422328","page":"533-577","source":"Taylor and Francis+NEJM","title":"Behind the market stage where real societies exist ‐ part I: The role of public and private order institutions","title-short":"Behind the market stage where real societies exist ‐ part I","volume":"30","author":[{"family":"Platteau","given":"Jean-Philippe"}],"issued":{"date-parts":[["1994",4,1]]}}}],"schema":"https://github.com/citation-style-language/schema/raw/master/csl-citation.json"}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w:t>
      </w:r>
      <w:proofErr w:type="spellStart"/>
      <w:r w:rsidR="0021395A" w:rsidRPr="009F135D">
        <w:rPr>
          <w:rFonts w:asciiTheme="majorHAnsi" w:hAnsiTheme="majorHAnsi" w:cstheme="majorHAnsi"/>
        </w:rPr>
        <w:t>Platteau</w:t>
      </w:r>
      <w:proofErr w:type="spellEnd"/>
      <w:r w:rsidR="0021395A" w:rsidRPr="009F135D">
        <w:rPr>
          <w:rFonts w:asciiTheme="majorHAnsi" w:hAnsiTheme="majorHAnsi" w:cstheme="majorHAnsi"/>
        </w:rPr>
        <w:t xml:space="preserve"> 1994)</w:t>
      </w:r>
      <w:r w:rsidR="0021395A" w:rsidRPr="009F135D">
        <w:rPr>
          <w:rFonts w:asciiTheme="majorHAnsi" w:hAnsiTheme="majorHAnsi" w:cstheme="majorHAnsi"/>
        </w:rPr>
        <w:fldChar w:fldCharType="end"/>
      </w:r>
      <w:r w:rsidRPr="009F135D">
        <w:rPr>
          <w:rFonts w:asciiTheme="majorHAnsi" w:hAnsiTheme="majorHAnsi" w:cstheme="majorHAnsi"/>
        </w:rPr>
        <w:t xml:space="preserve">. The assessment of incentives and enforcement mechanisms is crucial, and depends on sanctions, the risk of loss of reputation or the risk of loss of reciprocity in case of interdependence. </w:t>
      </w:r>
    </w:p>
    <w:p w14:paraId="5DD429BE" w14:textId="6E0C5EE0"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For loans among relatives and microcredit loans, which remain based on the principle of group lending, interdependence nurtures trust. This does not, of course, exclude tensions and conflicts, whether within</w:t>
      </w:r>
      <w:r w:rsidR="0021395A" w:rsidRPr="009F135D">
        <w:rPr>
          <w:rFonts w:asciiTheme="majorHAnsi" w:hAnsiTheme="majorHAnsi" w:cstheme="majorHAnsi"/>
        </w:rPr>
        <w:t xml:space="preserve"> kinship or microcredit groups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{"citationID":"Pwyqtr4w","properties":{"formattedCitation":"(Kar 2018)","plainCitation":"(Kar 2018)","noteIndex":0},"citationItems":[{"id":746,"uris":["http://zotero.org/users/5354237/items/82JAAL4M"],"uri":["http://zotero.org/users/5354237/items/82JAAL4M"],"itemData":{"id":746,"type":"book","abstract":"Microfinance is the business of giving small, collateral-free loans to poor borrowers that are paid back in frequent intervals with interest. While these for-profit microfinance institutions (MFIs) promise social and economic empowerment, they have mainly succeeded at enfolding the poor—especially women—into the vast circuits of global finance. Financializing Poverty ethnographically examines how the emergence of MFIs has allowed financial institutions in the city of Kolkata, India, to capitalize on the poverty of its residents.\n\nThis book reveals how MFIs have restructured debt relationships in new ways. On the one hand, they have opened access to new streams of credit. However, as the network of finance increasingly incorporates the poor, the inclusive dimensions of microfinance are continuously met with rigid forms of credit risk management that reproduce the very inequality the loans are meant to alleviate. Moreover, despite being collateral-free loans, the use of life insurance to manage the high mortality rates of poor borrowers has led to the collateralization of life itself. Thus the newfound ability of the poor to use MFI loans has entrapped them in a system dependent not only on their circulation of capital, but on the poverty that threatens their lives.","event-place":"Stanford","language":"en","publisher":"Stanford University Press","publisher-place":"Stanford","title":"Financializing Poverty: Labor and Risk in Indian Microfinance","title-short":"Financializing Poverty","author":[{"family":"Kar","given":"Sohini"}],"accessed":{"date-parts":[["2019",6,12]]},"issued":{"date-parts":[["2018"]]}}}],"schema":"https://github.com/citation-style-language/schema/raw/master/csl-citation.json"}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(Kar 2018)</w:t>
      </w:r>
      <w:r w:rsidR="0021395A" w:rsidRPr="009F135D">
        <w:rPr>
          <w:rFonts w:asciiTheme="majorHAnsi" w:hAnsiTheme="majorHAnsi" w:cstheme="majorHAnsi"/>
        </w:rPr>
        <w:fldChar w:fldCharType="end"/>
      </w:r>
      <w:r w:rsidRPr="009F135D">
        <w:rPr>
          <w:rFonts w:asciiTheme="majorHAnsi" w:hAnsiTheme="majorHAnsi" w:cstheme="majorHAnsi"/>
        </w:rPr>
        <w:t>. These are omnipresent. But the interdependence is such that relatives and group members remain bound by ties of mutual debt and cannot afford to fail.</w:t>
      </w:r>
    </w:p>
    <w:p w14:paraId="2F523910" w14:textId="77777777"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For loans contracted from WKP, several factors come into play. Even if no collateral is required, the lender takes into account in his or her own assessment material assets - which borrowers can sell if they have difficulty repaying - and their ability to work. Migrants clearly have an advantage and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recruiters may even be asked to act as guarantors for the first loans. As with any lender, the fabric of trust is then based on credit history and repayment </w:t>
      </w:r>
      <w:proofErr w:type="spellStart"/>
      <w:r w:rsidRPr="009F135D">
        <w:rPr>
          <w:rFonts w:asciiTheme="majorHAnsi" w:hAnsiTheme="majorHAnsi" w:cstheme="majorHAnsi"/>
        </w:rPr>
        <w:t>behaviour</w:t>
      </w:r>
      <w:proofErr w:type="spellEnd"/>
      <w:r w:rsidRPr="009F135D">
        <w:rPr>
          <w:rFonts w:asciiTheme="majorHAnsi" w:hAnsiTheme="majorHAnsi" w:cstheme="majorHAnsi"/>
        </w:rPr>
        <w:t xml:space="preserve">. Reputation is public information, available at the village level. Reputation encompasses family history, seriousness and “morality” of different family members. Bad payers are quickly identified and discriminated against by lenders, but also by employers or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intermediaries. They may also affect children’s marriage. Reputation is therefore an essential asset in households’ portfolios, </w:t>
      </w:r>
      <w:r w:rsidRPr="009F135D">
        <w:rPr>
          <w:rFonts w:asciiTheme="majorHAnsi" w:hAnsiTheme="majorHAnsi" w:cstheme="majorHAnsi"/>
        </w:rPr>
        <w:lastRenderedPageBreak/>
        <w:t>which people constantly seek to preserve and cultivate. Here too, conflicts are legion. Disappearing from the village for a while can be a way of postponing a debt. But permanent migration remains exceptional and the attachment to the village is such that payment defaults are rare.</w:t>
      </w:r>
    </w:p>
    <w:p w14:paraId="0063E8E4" w14:textId="42C96451" w:rsidR="001A3255" w:rsidRPr="009F135D" w:rsidRDefault="00B86B1F" w:rsidP="009F135D">
      <w:pPr>
        <w:pStyle w:val="Heading1"/>
        <w:numPr>
          <w:ilvl w:val="0"/>
          <w:numId w:val="2"/>
        </w:numPr>
        <w:jc w:val="both"/>
        <w:rPr>
          <w:rFonts w:cstheme="majorHAnsi"/>
        </w:rPr>
      </w:pPr>
      <w:bookmarkStart w:id="100" w:name="section:repayment"/>
      <w:bookmarkEnd w:id="94"/>
      <w:r w:rsidRPr="009F135D">
        <w:rPr>
          <w:rFonts w:cstheme="majorHAnsi"/>
        </w:rPr>
        <w:t>Suspension of repayment</w:t>
      </w:r>
    </w:p>
    <w:p w14:paraId="13EA30A6" w14:textId="0B64BE34"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 xml:space="preserve">When the lockdown was announced, the villagers expressed three major concerns: the loss of jobs, of course; the omnipresent and violent police checks, which exacerbated the climate of anxiety; and the repayment of debts, especially </w:t>
      </w:r>
      <w:r w:rsidR="00C91894">
        <w:rPr>
          <w:rFonts w:asciiTheme="majorHAnsi" w:hAnsiTheme="majorHAnsi" w:cstheme="majorHAnsi"/>
        </w:rPr>
        <w:t xml:space="preserve">for </w:t>
      </w:r>
      <w:r w:rsidRPr="009F135D">
        <w:rPr>
          <w:rFonts w:asciiTheme="majorHAnsi" w:hAnsiTheme="majorHAnsi" w:cstheme="majorHAnsi"/>
        </w:rPr>
        <w:t xml:space="preserve">women. </w:t>
      </w:r>
      <w:ins w:id="101" w:author="Isabelle GUERIN" w:date="2021-07-30T15:03:00Z">
        <w:r w:rsidR="001956FB">
          <w:rPr>
            <w:rFonts w:asciiTheme="majorHAnsi" w:hAnsiTheme="majorHAnsi" w:cstheme="majorHAnsi"/>
          </w:rPr>
          <w:t xml:space="preserve">Regarding </w:t>
        </w:r>
      </w:ins>
      <w:ins w:id="102" w:author="Isabelle GUERIN" w:date="2021-07-30T15:04:00Z">
        <w:r w:rsidR="001956FB">
          <w:rPr>
            <w:rFonts w:asciiTheme="majorHAnsi" w:hAnsiTheme="majorHAnsi" w:cstheme="majorHAnsi"/>
          </w:rPr>
          <w:t>repayment pressure</w:t>
        </w:r>
      </w:ins>
      <w:ins w:id="103" w:author="Isabelle GUERIN" w:date="2021-07-30T15:03:00Z">
        <w:r w:rsidR="001956FB">
          <w:rPr>
            <w:rFonts w:asciiTheme="majorHAnsi" w:hAnsiTheme="majorHAnsi" w:cstheme="majorHAnsi"/>
          </w:rPr>
          <w:t xml:space="preserve">, </w:t>
        </w:r>
      </w:ins>
      <w:ins w:id="104" w:author="Isabelle GUERIN" w:date="2021-07-30T15:04:00Z">
        <w:r w:rsidR="001956FB">
          <w:rPr>
            <w:rFonts w:asciiTheme="majorHAnsi" w:hAnsiTheme="majorHAnsi" w:cstheme="majorHAnsi"/>
          </w:rPr>
          <w:t>w</w:t>
        </w:r>
      </w:ins>
      <w:del w:id="105" w:author="Isabelle GUERIN" w:date="2021-07-30T15:04:00Z">
        <w:r w:rsidR="00C91894" w:rsidDel="001956FB">
          <w:rPr>
            <w:rFonts w:asciiTheme="majorHAnsi" w:hAnsiTheme="majorHAnsi" w:cstheme="majorHAnsi"/>
          </w:rPr>
          <w:delText>W</w:delText>
        </w:r>
      </w:del>
      <w:r w:rsidR="00C91894">
        <w:rPr>
          <w:rFonts w:asciiTheme="majorHAnsi" w:hAnsiTheme="majorHAnsi" w:cstheme="majorHAnsi"/>
        </w:rPr>
        <w:t>omen mention</w:t>
      </w:r>
      <w:ins w:id="106" w:author="Isabelle GUERIN" w:date="2021-07-30T15:04:00Z">
        <w:r w:rsidR="001956FB">
          <w:rPr>
            <w:rFonts w:asciiTheme="majorHAnsi" w:hAnsiTheme="majorHAnsi" w:cstheme="majorHAnsi"/>
          </w:rPr>
          <w:t>ed</w:t>
        </w:r>
      </w:ins>
      <w:r w:rsidRPr="009F135D">
        <w:rPr>
          <w:rFonts w:asciiTheme="majorHAnsi" w:hAnsiTheme="majorHAnsi" w:cstheme="majorHAnsi"/>
        </w:rPr>
        <w:t xml:space="preserve"> first microcredits, since microcredits are the only ones with rigid and non-negotiable repayment terms. Repayments (most often monthly) are often a headache, since cash is constantly in short supply. The most </w:t>
      </w:r>
      <w:proofErr w:type="spellStart"/>
      <w:r w:rsidRPr="009F135D">
        <w:rPr>
          <w:rFonts w:asciiTheme="majorHAnsi" w:hAnsiTheme="majorHAnsi" w:cstheme="majorHAnsi"/>
        </w:rPr>
        <w:t>organised</w:t>
      </w:r>
      <w:proofErr w:type="spellEnd"/>
      <w:r w:rsidRPr="009F135D">
        <w:rPr>
          <w:rFonts w:asciiTheme="majorHAnsi" w:hAnsiTheme="majorHAnsi" w:cstheme="majorHAnsi"/>
        </w:rPr>
        <w:t xml:space="preserve"> borrowers regularly save small amounts; the others, in the days before the due date, spend part of their time finding money here and there by soliciting </w:t>
      </w:r>
      <w:proofErr w:type="spellStart"/>
      <w:r w:rsidRPr="009F135D">
        <w:rPr>
          <w:rFonts w:asciiTheme="majorHAnsi" w:hAnsiTheme="majorHAnsi" w:cstheme="majorHAnsi"/>
        </w:rPr>
        <w:t>neighbours</w:t>
      </w:r>
      <w:proofErr w:type="spellEnd"/>
      <w:r w:rsidRPr="009F135D">
        <w:rPr>
          <w:rFonts w:asciiTheme="majorHAnsi" w:hAnsiTheme="majorHAnsi" w:cstheme="majorHAnsi"/>
        </w:rPr>
        <w:t xml:space="preserve">, friends, husbands and other relatives. Soon after the lockdown announcement, however, the Reserve Bank of India (RBI) announced a moratorium on repayments. Initially limited to banks, microfinance companies (most of which have non-banking financial company status) had to apply to the RBI to also be eligible for the moratorium. However, not all financial companies </w:t>
      </w:r>
      <w:del w:id="107" w:author="Isabelle GUERIN" w:date="2021-07-30T14:30:00Z">
        <w:r w:rsidRPr="009F135D" w:rsidDel="0089752F">
          <w:rPr>
            <w:rFonts w:asciiTheme="majorHAnsi" w:hAnsiTheme="majorHAnsi" w:cstheme="majorHAnsi"/>
          </w:rPr>
          <w:delText xml:space="preserve">are </w:delText>
        </w:r>
      </w:del>
      <w:ins w:id="108" w:author="Isabelle GUERIN" w:date="2021-07-30T14:30:00Z">
        <w:r w:rsidR="0089752F">
          <w:rPr>
            <w:rFonts w:asciiTheme="majorHAnsi" w:hAnsiTheme="majorHAnsi" w:cstheme="majorHAnsi"/>
          </w:rPr>
          <w:t>have been</w:t>
        </w:r>
        <w:r w:rsidR="0089752F" w:rsidRPr="009F135D">
          <w:rPr>
            <w:rFonts w:asciiTheme="majorHAnsi" w:hAnsiTheme="majorHAnsi" w:cstheme="majorHAnsi"/>
          </w:rPr>
          <w:t xml:space="preserve"> </w:t>
        </w:r>
      </w:ins>
      <w:r w:rsidRPr="009F135D">
        <w:rPr>
          <w:rFonts w:asciiTheme="majorHAnsi" w:hAnsiTheme="majorHAnsi" w:cstheme="majorHAnsi"/>
        </w:rPr>
        <w:t>complying with the moratorium. Some require</w:t>
      </w:r>
      <w:ins w:id="109" w:author="Isabelle GUERIN" w:date="2021-07-30T14:30:00Z">
        <w:r w:rsidR="0089752F">
          <w:rPr>
            <w:rFonts w:asciiTheme="majorHAnsi" w:hAnsiTheme="majorHAnsi" w:cstheme="majorHAnsi"/>
          </w:rPr>
          <w:t>d</w:t>
        </w:r>
      </w:ins>
      <w:r w:rsidRPr="009F135D">
        <w:rPr>
          <w:rFonts w:asciiTheme="majorHAnsi" w:hAnsiTheme="majorHAnsi" w:cstheme="majorHAnsi"/>
        </w:rPr>
        <w:t xml:space="preserve"> electronic applications, while many women are illiterate and most have no access to the internet. Other companies g</w:t>
      </w:r>
      <w:ins w:id="110" w:author="Isabelle GUERIN" w:date="2021-07-30T14:31:00Z">
        <w:r w:rsidR="0089752F">
          <w:rPr>
            <w:rFonts w:asciiTheme="majorHAnsi" w:hAnsiTheme="majorHAnsi" w:cstheme="majorHAnsi"/>
          </w:rPr>
          <w:t>a</w:t>
        </w:r>
      </w:ins>
      <w:del w:id="111" w:author="Isabelle GUERIN" w:date="2021-07-30T14:31:00Z">
        <w:r w:rsidRPr="009F135D" w:rsidDel="0089752F">
          <w:rPr>
            <w:rFonts w:asciiTheme="majorHAnsi" w:hAnsiTheme="majorHAnsi" w:cstheme="majorHAnsi"/>
          </w:rPr>
          <w:delText>i</w:delText>
        </w:r>
      </w:del>
      <w:r w:rsidRPr="009F135D">
        <w:rPr>
          <w:rFonts w:asciiTheme="majorHAnsi" w:hAnsiTheme="majorHAnsi" w:cstheme="majorHAnsi"/>
        </w:rPr>
        <w:t>ve phone calls, requesting women to repay, and our region seems to be no exception</w:t>
      </w:r>
      <w:r w:rsidRPr="009F135D">
        <w:rPr>
          <w:rStyle w:val="FootnoteReference"/>
          <w:rFonts w:asciiTheme="majorHAnsi" w:hAnsiTheme="majorHAnsi" w:cstheme="majorHAnsi"/>
        </w:rPr>
        <w:footnoteReference w:id="9"/>
      </w:r>
      <w:r w:rsidRPr="009F135D">
        <w:rPr>
          <w:rFonts w:asciiTheme="majorHAnsi" w:hAnsiTheme="majorHAnsi" w:cstheme="majorHAnsi"/>
        </w:rPr>
        <w:t xml:space="preserve">. In the cases we came across, women </w:t>
      </w:r>
      <w:del w:id="112" w:author="Isabelle GUERIN" w:date="2021-07-30T14:31:00Z">
        <w:r w:rsidRPr="009F135D" w:rsidDel="0089752F">
          <w:rPr>
            <w:rFonts w:asciiTheme="majorHAnsi" w:hAnsiTheme="majorHAnsi" w:cstheme="majorHAnsi"/>
          </w:rPr>
          <w:delText xml:space="preserve">are </w:delText>
        </w:r>
      </w:del>
      <w:ins w:id="113" w:author="Isabelle GUERIN" w:date="2021-07-30T14:31:00Z">
        <w:r w:rsidR="0089752F">
          <w:rPr>
            <w:rFonts w:asciiTheme="majorHAnsi" w:hAnsiTheme="majorHAnsi" w:cstheme="majorHAnsi"/>
          </w:rPr>
          <w:t>were</w:t>
        </w:r>
        <w:r w:rsidR="0089752F" w:rsidRPr="009F135D">
          <w:rPr>
            <w:rFonts w:asciiTheme="majorHAnsi" w:hAnsiTheme="majorHAnsi" w:cstheme="majorHAnsi"/>
          </w:rPr>
          <w:t xml:space="preserve"> </w:t>
        </w:r>
      </w:ins>
      <w:r w:rsidRPr="009F135D">
        <w:rPr>
          <w:rFonts w:asciiTheme="majorHAnsi" w:hAnsiTheme="majorHAnsi" w:cstheme="majorHAnsi"/>
        </w:rPr>
        <w:t>well-informed and refuse</w:t>
      </w:r>
      <w:ins w:id="114" w:author="Isabelle GUERIN" w:date="2021-07-30T14:31:00Z">
        <w:r w:rsidR="0089752F">
          <w:rPr>
            <w:rFonts w:asciiTheme="majorHAnsi" w:hAnsiTheme="majorHAnsi" w:cstheme="majorHAnsi"/>
          </w:rPr>
          <w:t>d</w:t>
        </w:r>
      </w:ins>
      <w:r w:rsidRPr="009F135D">
        <w:rPr>
          <w:rFonts w:asciiTheme="majorHAnsi" w:hAnsiTheme="majorHAnsi" w:cstheme="majorHAnsi"/>
        </w:rPr>
        <w:t xml:space="preserve"> to let this happen, as the following testimony illustrates, but this requires negotiation and collective </w:t>
      </w:r>
      <w:proofErr w:type="spellStart"/>
      <w:r w:rsidRPr="009F135D">
        <w:rPr>
          <w:rFonts w:asciiTheme="majorHAnsi" w:hAnsiTheme="majorHAnsi" w:cstheme="majorHAnsi"/>
        </w:rPr>
        <w:t>organisation</w:t>
      </w:r>
      <w:proofErr w:type="spellEnd"/>
      <w:r w:rsidRPr="009F135D">
        <w:rPr>
          <w:rFonts w:asciiTheme="majorHAnsi" w:hAnsiTheme="majorHAnsi" w:cstheme="majorHAnsi"/>
        </w:rPr>
        <w:t>.</w:t>
      </w:r>
    </w:p>
    <w:p w14:paraId="1A58FE2A"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“The staff is torturing us daily by phone and giving warning that if we fail to repay in the due date, we have to pay interest to interest. But I strongly said that we can’t repay right now. You can arrest us or do whatever you can. How many months have we paid without fail? [...] They think if they ask the payment in an intimidating tone, people will be afraid and will settle the amount. I request the [name of the financial company] that I don’t have money to repay. I gathered all the members of the group and asked about their situation because I am the head of the group. Our members were crying and said that we don’t have income to repay. So far we have been paying properly, why are they giving pressure? Then I contacted [name of the financial company] and I told them if you were pressuring us again and again, we will register a complaint against you. Then only they stopped contacting us.”</w:t>
      </w:r>
    </w:p>
    <w:p w14:paraId="631B5965" w14:textId="77777777"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 xml:space="preserve">With regard to informal loans, many creditors try to get their money back, but most of the time without success. They do not have the means to enforce repayments, and they also have to </w:t>
      </w:r>
      <w:r w:rsidRPr="009F135D">
        <w:rPr>
          <w:rFonts w:asciiTheme="majorHAnsi" w:hAnsiTheme="majorHAnsi" w:cstheme="majorHAnsi"/>
        </w:rPr>
        <w:lastRenderedPageBreak/>
        <w:t>preserve their reputation. “I also borrow elsewhere, how can I shout?”, we often hear. While this suspension of repayments may relieve household budgets, it raises the question of how it will affect trust and reputation, one of the most valuable assets that people possess.</w:t>
      </w:r>
    </w:p>
    <w:p w14:paraId="2B41564F" w14:textId="204F8E43" w:rsidR="001A3255" w:rsidRPr="009F135D" w:rsidRDefault="00B86B1F" w:rsidP="009F135D">
      <w:pPr>
        <w:pStyle w:val="Heading1"/>
        <w:numPr>
          <w:ilvl w:val="0"/>
          <w:numId w:val="2"/>
        </w:numPr>
        <w:jc w:val="both"/>
        <w:rPr>
          <w:rFonts w:cstheme="majorHAnsi"/>
        </w:rPr>
      </w:pPr>
      <w:bookmarkStart w:id="115" w:name="section:trust"/>
      <w:bookmarkEnd w:id="100"/>
      <w:r w:rsidRPr="009F135D">
        <w:rPr>
          <w:rFonts w:cstheme="majorHAnsi"/>
        </w:rPr>
        <w:t>Stopping unsecured debt and the loss of trust</w:t>
      </w:r>
    </w:p>
    <w:p w14:paraId="0498DFDB" w14:textId="14FE0296"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 xml:space="preserve">With the lockdown, and the immense uncertainty that goes with it, unsecured debts have stopped. While money usually circulates all the time (as does food - a kilo of rice, a glass of oil, a liter of milk), this circulation has stopped, except among very close relatives or very close friends. </w:t>
      </w:r>
      <w:r w:rsidR="00D83010" w:rsidRPr="007C018D">
        <w:rPr>
          <w:rFonts w:asciiTheme="majorHAnsi" w:hAnsiTheme="majorHAnsi" w:cstheme="majorHAnsi"/>
        </w:rPr>
        <w:t>While during the demonetization we observed an extension of networks (and people often compare the two situations)</w:t>
      </w:r>
      <w:r w:rsidR="00D83010" w:rsidRPr="00D83010">
        <w:rPr>
          <w:rFonts w:asciiTheme="majorHAnsi" w:hAnsiTheme="majorHAnsi" w:cstheme="majorHAnsi"/>
          <w:sz w:val="22"/>
          <w:szCs w:val="22"/>
        </w:rPr>
        <w:t xml:space="preserve"> </w:t>
      </w:r>
      <w:r w:rsidR="00D83010" w:rsidRPr="007C018D">
        <w:rPr>
          <w:rFonts w:asciiTheme="majorHAnsi" w:hAnsiTheme="majorHAnsi" w:cstheme="majorHAnsi"/>
        </w:rPr>
        <w:fldChar w:fldCharType="begin"/>
      </w:r>
      <w:r w:rsidR="00AB201E">
        <w:rPr>
          <w:rFonts w:asciiTheme="majorHAnsi" w:hAnsiTheme="majorHAnsi" w:cstheme="majorHAnsi"/>
        </w:rPr>
        <w:instrText xml:space="preserve"> ADDIN ZOTERO_ITEM CSL_CITATION {"citationID":"f7otRdFS","properties":{"formattedCitation":"(Gu\\uc0\\u233{}rin et al. 2017; Hilger and Nordman 2020)","plainCitation":"(Guérin et al. 2017; Hilger and Nordman 2020)","noteIndex":0},"citationItems":[{"id":395,"uris":["http://zotero.org/users/5354237/items/C69L4V5E"],"uri":["http://zotero.org/users/5354237/items/C69L4V5E"],"itemData":{"id":395,"type":"article-journal","container-title":"Economic &amp; Political Weekly","issue":"52","page":"45","source":"Google Scholar","title":"Insights on Demonetisation from Rural Tamil Nadu","volume":"52","author":[{"family":"Guérin","given":"Isabelle"},{"family":"Lanos","given":"Youna"},{"family":"Michiels","given":"Sébastien"},{"family":"Nordman","given":"Christophe Jalil"},{"family":"Venkatasubramanian","given":"Govindan"}],"issued":{"date-parts":[["2017"]]}}},{"id":965,"uris":["http://zotero.org/users/5354237/items/CYMC9Z5L"],"uri":["http://zotero.org/users/5354237/items/CYMC9Z5L"],"itemData":{"id":965,"type":"article-journal","container-title":"IZA Discussion Paper No. 13150","note":"publisher: IZA Discussion Paper","source":"Google Scholar","title":"The determinants of trust: Evidence from rural South India","title-short":"The determinants of trust","author":[{"family":"Hilger","given":"Anne"},{"family":"Nordman","given":"Christophe"}],"issued":{"date-parts":[["2020"]]}}}],"schema":"https://github.com/citation-style-language/schema/raw/master/csl-citation.json"} </w:instrText>
      </w:r>
      <w:r w:rsidR="00D83010" w:rsidRPr="007C018D">
        <w:rPr>
          <w:rFonts w:asciiTheme="majorHAnsi" w:hAnsiTheme="majorHAnsi" w:cstheme="majorHAnsi"/>
        </w:rPr>
        <w:fldChar w:fldCharType="separate"/>
      </w:r>
      <w:r w:rsidR="00D83010" w:rsidRPr="007C018D">
        <w:rPr>
          <w:rFonts w:asciiTheme="majorHAnsi" w:hAnsiTheme="majorHAnsi" w:cstheme="majorHAnsi"/>
        </w:rPr>
        <w:t>(Guérin et al. 2017; Hilger and Nordman 2020)</w:t>
      </w:r>
      <w:r w:rsidR="00D83010" w:rsidRPr="007C018D">
        <w:rPr>
          <w:rFonts w:asciiTheme="majorHAnsi" w:hAnsiTheme="majorHAnsi" w:cstheme="majorHAnsi"/>
        </w:rPr>
        <w:fldChar w:fldCharType="end"/>
      </w:r>
      <w:r w:rsidR="00D83010" w:rsidRPr="009F135D">
        <w:rPr>
          <w:rStyle w:val="FootnoteReference"/>
          <w:rFonts w:asciiTheme="majorHAnsi" w:hAnsiTheme="majorHAnsi" w:cstheme="majorHAnsi"/>
        </w:rPr>
        <w:footnoteReference w:id="10"/>
      </w:r>
      <w:r w:rsidR="00D83010" w:rsidRPr="00D83010">
        <w:rPr>
          <w:rFonts w:asciiTheme="majorHAnsi" w:hAnsiTheme="majorHAnsi" w:cstheme="majorHAnsi"/>
          <w:sz w:val="22"/>
          <w:szCs w:val="22"/>
        </w:rPr>
        <w:t xml:space="preserve">, </w:t>
      </w:r>
      <w:r w:rsidR="00D83010" w:rsidRPr="007C018D">
        <w:rPr>
          <w:rFonts w:asciiTheme="majorHAnsi" w:hAnsiTheme="majorHAnsi" w:cstheme="majorHAnsi"/>
        </w:rPr>
        <w:t xml:space="preserve">here it </w:t>
      </w:r>
      <w:del w:id="116" w:author="Isabelle GUERIN" w:date="2021-07-30T14:31:00Z">
        <w:r w:rsidR="00D83010" w:rsidRPr="007C018D" w:rsidDel="0089752F">
          <w:rPr>
            <w:rFonts w:asciiTheme="majorHAnsi" w:hAnsiTheme="majorHAnsi" w:cstheme="majorHAnsi"/>
          </w:rPr>
          <w:delText xml:space="preserve">is </w:delText>
        </w:r>
      </w:del>
      <w:ins w:id="117" w:author="Isabelle GUERIN" w:date="2021-07-30T14:31:00Z">
        <w:r w:rsidR="0089752F">
          <w:rPr>
            <w:rFonts w:asciiTheme="majorHAnsi" w:hAnsiTheme="majorHAnsi" w:cstheme="majorHAnsi"/>
          </w:rPr>
          <w:t>was</w:t>
        </w:r>
        <w:r w:rsidR="0089752F" w:rsidRPr="007C018D">
          <w:rPr>
            <w:rFonts w:asciiTheme="majorHAnsi" w:hAnsiTheme="majorHAnsi" w:cstheme="majorHAnsi"/>
          </w:rPr>
          <w:t xml:space="preserve"> </w:t>
        </w:r>
      </w:ins>
      <w:r w:rsidR="00D83010" w:rsidRPr="007C018D">
        <w:rPr>
          <w:rFonts w:asciiTheme="majorHAnsi" w:hAnsiTheme="majorHAnsi" w:cstheme="majorHAnsi"/>
        </w:rPr>
        <w:t>the opposite reaction.</w:t>
      </w:r>
      <w:r w:rsidR="00D83010" w:rsidRPr="00537126">
        <w:rPr>
          <w:rFonts w:asciiTheme="majorHAnsi" w:hAnsiTheme="majorHAnsi" w:cstheme="majorHAnsi"/>
          <w:sz w:val="20"/>
          <w:szCs w:val="20"/>
        </w:rPr>
        <w:t xml:space="preserve"> </w:t>
      </w:r>
      <w:r w:rsidRPr="009F135D">
        <w:rPr>
          <w:rFonts w:asciiTheme="majorHAnsi" w:hAnsiTheme="majorHAnsi" w:cstheme="majorHAnsi"/>
        </w:rPr>
        <w:t xml:space="preserve">People </w:t>
      </w:r>
      <w:del w:id="118" w:author="Isabelle GUERIN" w:date="2021-07-30T14:32:00Z">
        <w:r w:rsidRPr="009F135D" w:rsidDel="0089752F">
          <w:rPr>
            <w:rFonts w:asciiTheme="majorHAnsi" w:hAnsiTheme="majorHAnsi" w:cstheme="majorHAnsi"/>
          </w:rPr>
          <w:delText xml:space="preserve">have </w:delText>
        </w:r>
      </w:del>
      <w:ins w:id="119" w:author="Isabelle GUERIN" w:date="2021-07-30T14:32:00Z">
        <w:r w:rsidR="0089752F">
          <w:rPr>
            <w:rFonts w:asciiTheme="majorHAnsi" w:hAnsiTheme="majorHAnsi" w:cstheme="majorHAnsi"/>
          </w:rPr>
          <w:t xml:space="preserve">had not </w:t>
        </w:r>
      </w:ins>
      <w:del w:id="120" w:author="Isabelle GUERIN" w:date="2021-07-30T14:32:00Z">
        <w:r w:rsidRPr="009F135D" w:rsidDel="0089752F">
          <w:rPr>
            <w:rFonts w:asciiTheme="majorHAnsi" w:hAnsiTheme="majorHAnsi" w:cstheme="majorHAnsi"/>
          </w:rPr>
          <w:delText xml:space="preserve">not </w:delText>
        </w:r>
      </w:del>
      <w:r w:rsidRPr="009F135D">
        <w:rPr>
          <w:rFonts w:asciiTheme="majorHAnsi" w:hAnsiTheme="majorHAnsi" w:cstheme="majorHAnsi"/>
        </w:rPr>
        <w:t>lost trust in others, but in the future. Many mention</w:t>
      </w:r>
      <w:ins w:id="121" w:author="Isabelle GUERIN" w:date="2021-07-30T14:32:00Z">
        <w:r w:rsidR="0089752F">
          <w:rPr>
            <w:rFonts w:asciiTheme="majorHAnsi" w:hAnsiTheme="majorHAnsi" w:cstheme="majorHAnsi"/>
          </w:rPr>
          <w:t>ed</w:t>
        </w:r>
      </w:ins>
      <w:r w:rsidRPr="009F135D">
        <w:rPr>
          <w:rFonts w:asciiTheme="majorHAnsi" w:hAnsiTheme="majorHAnsi" w:cstheme="majorHAnsi"/>
        </w:rPr>
        <w:t xml:space="preserve"> the “collapse of trust” (</w:t>
      </w:r>
      <w:proofErr w:type="spellStart"/>
      <w:r w:rsidRPr="009F135D">
        <w:rPr>
          <w:rFonts w:asciiTheme="majorHAnsi" w:hAnsiTheme="majorHAnsi" w:cstheme="majorHAnsi"/>
          <w:i/>
        </w:rPr>
        <w:t>nambikai</w:t>
      </w:r>
      <w:proofErr w:type="spellEnd"/>
      <w:r w:rsidRPr="009F135D">
        <w:rPr>
          <w:rFonts w:asciiTheme="majorHAnsi" w:hAnsiTheme="majorHAnsi" w:cstheme="majorHAnsi"/>
          <w:i/>
        </w:rPr>
        <w:t xml:space="preserve"> </w:t>
      </w:r>
      <w:proofErr w:type="spellStart"/>
      <w:r w:rsidRPr="009F135D">
        <w:rPr>
          <w:rFonts w:asciiTheme="majorHAnsi" w:hAnsiTheme="majorHAnsi" w:cstheme="majorHAnsi"/>
          <w:i/>
        </w:rPr>
        <w:t>pochu</w:t>
      </w:r>
      <w:proofErr w:type="spellEnd"/>
      <w:r w:rsidRPr="009F135D">
        <w:rPr>
          <w:rFonts w:asciiTheme="majorHAnsi" w:hAnsiTheme="majorHAnsi" w:cstheme="majorHAnsi"/>
        </w:rPr>
        <w:t>). Uncertainty about the future prevent</w:t>
      </w:r>
      <w:ins w:id="122" w:author="Isabelle GUERIN" w:date="2021-07-30T14:32:00Z">
        <w:r w:rsidR="0089752F">
          <w:rPr>
            <w:rFonts w:asciiTheme="majorHAnsi" w:hAnsiTheme="majorHAnsi" w:cstheme="majorHAnsi"/>
          </w:rPr>
          <w:t>ed</w:t>
        </w:r>
      </w:ins>
      <w:del w:id="123" w:author="Isabelle GUERIN" w:date="2021-07-30T14:32:00Z">
        <w:r w:rsidRPr="009F135D" w:rsidDel="0089752F">
          <w:rPr>
            <w:rFonts w:asciiTheme="majorHAnsi" w:hAnsiTheme="majorHAnsi" w:cstheme="majorHAnsi"/>
          </w:rPr>
          <w:delText>s</w:delText>
        </w:r>
      </w:del>
      <w:r w:rsidRPr="009F135D">
        <w:rPr>
          <w:rFonts w:asciiTheme="majorHAnsi" w:hAnsiTheme="majorHAnsi" w:cstheme="majorHAnsi"/>
        </w:rPr>
        <w:t xml:space="preserve"> any trust. “People close their doors” we have been told again and again:</w:t>
      </w:r>
    </w:p>
    <w:p w14:paraId="77D08F26"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“Usually neighbors, sister in law, god will come… now no one is coming”.</w:t>
      </w:r>
    </w:p>
    <w:p w14:paraId="1710A6A9"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“If there is any crisis, always someone is there to support, now all doors are closed”.</w:t>
      </w:r>
    </w:p>
    <w:p w14:paraId="74D64CA0"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“There is no food, there is no cash, I have to find a way to protect myself; even the government says, close the doors, stay inside”.</w:t>
      </w:r>
    </w:p>
    <w:p w14:paraId="5C468EE8"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“No one is ready to give. All say ‘we don’t have enough money’. Moreover we don’t ask money from neighbors and relations. Our only believe is daily coolie work.</w:t>
      </w:r>
    </w:p>
    <w:p w14:paraId="19E552FE"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 xml:space="preserve">“Even </w:t>
      </w:r>
      <w:proofErr w:type="spellStart"/>
      <w:r w:rsidRPr="009F135D">
        <w:rPr>
          <w:rFonts w:asciiTheme="majorHAnsi" w:hAnsiTheme="majorHAnsi" w:cstheme="majorHAnsi"/>
          <w:i/>
        </w:rPr>
        <w:t>kaimathu</w:t>
      </w:r>
      <w:proofErr w:type="spellEnd"/>
      <w:r w:rsidRPr="009F135D">
        <w:rPr>
          <w:rFonts w:asciiTheme="majorHAnsi" w:hAnsiTheme="majorHAnsi" w:cstheme="majorHAnsi"/>
        </w:rPr>
        <w:t xml:space="preserve"> [help from hand to hand], that’s impossible. Everyone closes the door and does not want to talk to us. They fear that people won’t return the money. People plan that it may last for one year. My village is empty. No-one wants to see us.</w:t>
      </w:r>
    </w:p>
    <w:p w14:paraId="0DADA5A8"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“Nobody wants to help […] Everybody is in some sort of trauma to say they have cash. They even hide to their close relatives”.</w:t>
      </w:r>
    </w:p>
    <w:p w14:paraId="59B8C72A" w14:textId="0B1E2DEC"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A milk trader whom we know well, who did whatever he could at the time of demonetization to support his network of producers, told us: “don’t ask anything!”</w:t>
      </w:r>
      <w:r w:rsidR="0009375B">
        <w:rPr>
          <w:rFonts w:asciiTheme="majorHAnsi" w:hAnsiTheme="majorHAnsi" w:cstheme="majorHAnsi"/>
        </w:rPr>
        <w:t>.</w:t>
      </w:r>
      <w:r w:rsidRPr="009F135D">
        <w:rPr>
          <w:rFonts w:asciiTheme="majorHAnsi" w:hAnsiTheme="majorHAnsi" w:cstheme="majorHAnsi"/>
        </w:rPr>
        <w:t xml:space="preserve"> We shall also give the example of this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recruiter, Dalit, whom we have known for fifteen years. We have seen him gradually build up his network of workers and creditors, which he needs to provide wage advances. Over the years, he has built up an excellent reputation by regularly protecting his workers (loans or gifts in case of illness, unforeseen events, etc.). He can count on four trusted creditors (</w:t>
      </w:r>
      <w:r w:rsidR="00A46315">
        <w:rPr>
          <w:rFonts w:asciiTheme="majorHAnsi" w:hAnsiTheme="majorHAnsi" w:cstheme="majorHAnsi"/>
        </w:rPr>
        <w:t>“</w:t>
      </w:r>
      <w:r w:rsidRPr="009F135D">
        <w:rPr>
          <w:rFonts w:asciiTheme="majorHAnsi" w:hAnsiTheme="majorHAnsi" w:cstheme="majorHAnsi"/>
        </w:rPr>
        <w:t>well-known persons</w:t>
      </w:r>
      <w:r w:rsidR="00A46315">
        <w:rPr>
          <w:rFonts w:asciiTheme="majorHAnsi" w:hAnsiTheme="majorHAnsi" w:cstheme="majorHAnsi"/>
        </w:rPr>
        <w:t>”</w:t>
      </w:r>
      <w:r w:rsidRPr="009F135D">
        <w:rPr>
          <w:rFonts w:asciiTheme="majorHAnsi" w:hAnsiTheme="majorHAnsi" w:cstheme="majorHAnsi"/>
        </w:rPr>
        <w:t xml:space="preserve">) with whom he has gradually built relationships. </w:t>
      </w:r>
      <w:del w:id="124" w:author="Isabelle GUERIN" w:date="2021-07-30T14:33:00Z">
        <w:r w:rsidRPr="009F135D" w:rsidDel="0089752F">
          <w:rPr>
            <w:rFonts w:asciiTheme="majorHAnsi" w:hAnsiTheme="majorHAnsi" w:cstheme="majorHAnsi"/>
          </w:rPr>
          <w:delText xml:space="preserve">Today </w:delText>
        </w:r>
      </w:del>
      <w:ins w:id="125" w:author="Isabelle GUERIN" w:date="2021-07-30T14:33:00Z">
        <w:r w:rsidR="0089752F">
          <w:rPr>
            <w:rFonts w:asciiTheme="majorHAnsi" w:hAnsiTheme="majorHAnsi" w:cstheme="majorHAnsi"/>
          </w:rPr>
          <w:t>At the time of the lockdown,</w:t>
        </w:r>
        <w:r w:rsidR="0089752F" w:rsidRPr="009F135D">
          <w:rPr>
            <w:rFonts w:asciiTheme="majorHAnsi" w:hAnsiTheme="majorHAnsi" w:cstheme="majorHAnsi"/>
          </w:rPr>
          <w:t xml:space="preserve"> </w:t>
        </w:r>
      </w:ins>
      <w:r w:rsidRPr="009F135D">
        <w:rPr>
          <w:rFonts w:asciiTheme="majorHAnsi" w:hAnsiTheme="majorHAnsi" w:cstheme="majorHAnsi"/>
        </w:rPr>
        <w:t xml:space="preserve">he </w:t>
      </w:r>
      <w:del w:id="126" w:author="Isabelle GUERIN" w:date="2021-07-30T14:33:00Z">
        <w:r w:rsidRPr="009F135D" w:rsidDel="0089752F">
          <w:rPr>
            <w:rFonts w:asciiTheme="majorHAnsi" w:hAnsiTheme="majorHAnsi" w:cstheme="majorHAnsi"/>
          </w:rPr>
          <w:delText xml:space="preserve">can </w:delText>
        </w:r>
      </w:del>
      <w:ins w:id="127" w:author="Isabelle GUERIN" w:date="2021-07-30T14:33:00Z">
        <w:r w:rsidR="0089752F">
          <w:rPr>
            <w:rFonts w:asciiTheme="majorHAnsi" w:hAnsiTheme="majorHAnsi" w:cstheme="majorHAnsi"/>
          </w:rPr>
          <w:t>could</w:t>
        </w:r>
        <w:r w:rsidR="0089752F" w:rsidRPr="009F135D">
          <w:rPr>
            <w:rFonts w:asciiTheme="majorHAnsi" w:hAnsiTheme="majorHAnsi" w:cstheme="majorHAnsi"/>
          </w:rPr>
          <w:t xml:space="preserve"> </w:t>
        </w:r>
      </w:ins>
      <w:r w:rsidRPr="009F135D">
        <w:rPr>
          <w:rFonts w:asciiTheme="majorHAnsi" w:hAnsiTheme="majorHAnsi" w:cstheme="majorHAnsi"/>
        </w:rPr>
        <w:t xml:space="preserve">neither repay his creditors nor help his workers. Many of them </w:t>
      </w:r>
      <w:del w:id="128" w:author="Isabelle GUERIN" w:date="2021-07-30T14:33:00Z">
        <w:r w:rsidRPr="009F135D" w:rsidDel="0089752F">
          <w:rPr>
            <w:rFonts w:asciiTheme="majorHAnsi" w:hAnsiTheme="majorHAnsi" w:cstheme="majorHAnsi"/>
          </w:rPr>
          <w:delText xml:space="preserve">are </w:delText>
        </w:r>
      </w:del>
      <w:ins w:id="129" w:author="Isabelle GUERIN" w:date="2021-07-30T14:33:00Z">
        <w:r w:rsidR="0089752F">
          <w:rPr>
            <w:rFonts w:asciiTheme="majorHAnsi" w:hAnsiTheme="majorHAnsi" w:cstheme="majorHAnsi"/>
          </w:rPr>
          <w:t>were</w:t>
        </w:r>
        <w:r w:rsidR="0089752F" w:rsidRPr="009F135D">
          <w:rPr>
            <w:rFonts w:asciiTheme="majorHAnsi" w:hAnsiTheme="majorHAnsi" w:cstheme="majorHAnsi"/>
          </w:rPr>
          <w:t xml:space="preserve"> </w:t>
        </w:r>
      </w:ins>
      <w:del w:id="130" w:author="Isabelle GUERIN" w:date="2021-07-30T14:33:00Z">
        <w:r w:rsidRPr="009F135D" w:rsidDel="0089752F">
          <w:rPr>
            <w:rFonts w:asciiTheme="majorHAnsi" w:hAnsiTheme="majorHAnsi" w:cstheme="majorHAnsi"/>
          </w:rPr>
          <w:delText xml:space="preserve">now </w:delText>
        </w:r>
      </w:del>
      <w:r w:rsidRPr="009F135D">
        <w:rPr>
          <w:rFonts w:asciiTheme="majorHAnsi" w:hAnsiTheme="majorHAnsi" w:cstheme="majorHAnsi"/>
        </w:rPr>
        <w:t>waiting for him in front of his house, hoping for some kind of help. He turn</w:t>
      </w:r>
      <w:ins w:id="131" w:author="Isabelle GUERIN" w:date="2021-07-30T14:33:00Z">
        <w:r w:rsidR="0089752F">
          <w:rPr>
            <w:rFonts w:asciiTheme="majorHAnsi" w:hAnsiTheme="majorHAnsi" w:cstheme="majorHAnsi"/>
          </w:rPr>
          <w:t>ed</w:t>
        </w:r>
      </w:ins>
      <w:del w:id="132" w:author="Isabelle GUERIN" w:date="2021-07-30T14:33:00Z">
        <w:r w:rsidRPr="009F135D" w:rsidDel="0089752F">
          <w:rPr>
            <w:rFonts w:asciiTheme="majorHAnsi" w:hAnsiTheme="majorHAnsi" w:cstheme="majorHAnsi"/>
          </w:rPr>
          <w:delText>s</w:delText>
        </w:r>
      </w:del>
      <w:r w:rsidRPr="009F135D">
        <w:rPr>
          <w:rFonts w:asciiTheme="majorHAnsi" w:hAnsiTheme="majorHAnsi" w:cstheme="majorHAnsi"/>
        </w:rPr>
        <w:t xml:space="preserve"> his phone on for only a few minutes a day. </w:t>
      </w:r>
      <w:ins w:id="133" w:author="Isabelle GUERIN" w:date="2021-07-30T14:33:00Z">
        <w:r w:rsidR="0089752F">
          <w:rPr>
            <w:rFonts w:asciiTheme="majorHAnsi" w:hAnsiTheme="majorHAnsi" w:cstheme="majorHAnsi"/>
          </w:rPr>
          <w:t>One day, h</w:t>
        </w:r>
      </w:ins>
      <w:del w:id="134" w:author="Isabelle GUERIN" w:date="2021-07-30T14:33:00Z">
        <w:r w:rsidRPr="009F135D" w:rsidDel="0089752F">
          <w:rPr>
            <w:rFonts w:asciiTheme="majorHAnsi" w:hAnsiTheme="majorHAnsi" w:cstheme="majorHAnsi"/>
          </w:rPr>
          <w:delText>H</w:delText>
        </w:r>
      </w:del>
      <w:r w:rsidRPr="009F135D">
        <w:rPr>
          <w:rFonts w:asciiTheme="majorHAnsi" w:hAnsiTheme="majorHAnsi" w:cstheme="majorHAnsi"/>
        </w:rPr>
        <w:t>e call</w:t>
      </w:r>
      <w:ins w:id="135" w:author="Isabelle GUERIN" w:date="2021-07-30T14:33:00Z">
        <w:r w:rsidR="0089752F">
          <w:rPr>
            <w:rFonts w:asciiTheme="majorHAnsi" w:hAnsiTheme="majorHAnsi" w:cstheme="majorHAnsi"/>
          </w:rPr>
          <w:t>ed</w:t>
        </w:r>
      </w:ins>
      <w:del w:id="136" w:author="Isabelle GUERIN" w:date="2021-07-30T14:33:00Z">
        <w:r w:rsidRPr="009F135D" w:rsidDel="0089752F">
          <w:rPr>
            <w:rFonts w:asciiTheme="majorHAnsi" w:hAnsiTheme="majorHAnsi" w:cstheme="majorHAnsi"/>
          </w:rPr>
          <w:delText>s</w:delText>
        </w:r>
      </w:del>
      <w:r w:rsidRPr="009F135D">
        <w:rPr>
          <w:rFonts w:asciiTheme="majorHAnsi" w:hAnsiTheme="majorHAnsi" w:cstheme="majorHAnsi"/>
        </w:rPr>
        <w:t xml:space="preserve"> us in desperation. He </w:t>
      </w:r>
      <w:del w:id="137" w:author="Isabelle GUERIN" w:date="2021-07-30T14:33:00Z">
        <w:r w:rsidRPr="009F135D" w:rsidDel="0089752F">
          <w:rPr>
            <w:rFonts w:asciiTheme="majorHAnsi" w:hAnsiTheme="majorHAnsi" w:cstheme="majorHAnsi"/>
          </w:rPr>
          <w:delText xml:space="preserve">goes </w:delText>
        </w:r>
      </w:del>
      <w:ins w:id="138" w:author="Isabelle GUERIN" w:date="2021-07-30T14:33:00Z">
        <w:r w:rsidR="0089752F">
          <w:rPr>
            <w:rFonts w:asciiTheme="majorHAnsi" w:hAnsiTheme="majorHAnsi" w:cstheme="majorHAnsi"/>
          </w:rPr>
          <w:t>went</w:t>
        </w:r>
        <w:r w:rsidR="0089752F" w:rsidRPr="009F135D">
          <w:rPr>
            <w:rFonts w:asciiTheme="majorHAnsi" w:hAnsiTheme="majorHAnsi" w:cstheme="majorHAnsi"/>
          </w:rPr>
          <w:t xml:space="preserve"> </w:t>
        </w:r>
      </w:ins>
      <w:r w:rsidRPr="009F135D">
        <w:rPr>
          <w:rFonts w:asciiTheme="majorHAnsi" w:hAnsiTheme="majorHAnsi" w:cstheme="majorHAnsi"/>
        </w:rPr>
        <w:t xml:space="preserve">so far as to talk about suicide. His haunting, he </w:t>
      </w:r>
      <w:del w:id="139" w:author="Isabelle GUERIN" w:date="2021-07-30T14:33:00Z">
        <w:r w:rsidRPr="009F135D" w:rsidDel="0089752F">
          <w:rPr>
            <w:rFonts w:asciiTheme="majorHAnsi" w:hAnsiTheme="majorHAnsi" w:cstheme="majorHAnsi"/>
          </w:rPr>
          <w:delText xml:space="preserve">tells </w:delText>
        </w:r>
      </w:del>
      <w:ins w:id="140" w:author="Isabelle GUERIN" w:date="2021-07-30T14:33:00Z">
        <w:r w:rsidR="0089752F">
          <w:rPr>
            <w:rFonts w:asciiTheme="majorHAnsi" w:hAnsiTheme="majorHAnsi" w:cstheme="majorHAnsi"/>
          </w:rPr>
          <w:t>told</w:t>
        </w:r>
        <w:r w:rsidR="0089752F" w:rsidRPr="009F135D">
          <w:rPr>
            <w:rFonts w:asciiTheme="majorHAnsi" w:hAnsiTheme="majorHAnsi" w:cstheme="majorHAnsi"/>
          </w:rPr>
          <w:t xml:space="preserve"> </w:t>
        </w:r>
      </w:ins>
      <w:r w:rsidRPr="009F135D">
        <w:rPr>
          <w:rFonts w:asciiTheme="majorHAnsi" w:hAnsiTheme="majorHAnsi" w:cstheme="majorHAnsi"/>
        </w:rPr>
        <w:t xml:space="preserve">us, </w:t>
      </w:r>
      <w:del w:id="141" w:author="Isabelle GUERIN" w:date="2021-07-30T14:33:00Z">
        <w:r w:rsidRPr="009F135D" w:rsidDel="0089752F">
          <w:rPr>
            <w:rFonts w:asciiTheme="majorHAnsi" w:hAnsiTheme="majorHAnsi" w:cstheme="majorHAnsi"/>
          </w:rPr>
          <w:delText xml:space="preserve">is </w:delText>
        </w:r>
      </w:del>
      <w:ins w:id="142" w:author="Isabelle GUERIN" w:date="2021-07-30T14:33:00Z">
        <w:r w:rsidR="0089752F">
          <w:rPr>
            <w:rFonts w:asciiTheme="majorHAnsi" w:hAnsiTheme="majorHAnsi" w:cstheme="majorHAnsi"/>
          </w:rPr>
          <w:t>was</w:t>
        </w:r>
        <w:r w:rsidR="0089752F" w:rsidRPr="009F135D">
          <w:rPr>
            <w:rFonts w:asciiTheme="majorHAnsi" w:hAnsiTheme="majorHAnsi" w:cstheme="majorHAnsi"/>
          </w:rPr>
          <w:t xml:space="preserve"> </w:t>
        </w:r>
      </w:ins>
      <w:r w:rsidRPr="009F135D">
        <w:rPr>
          <w:rFonts w:asciiTheme="majorHAnsi" w:hAnsiTheme="majorHAnsi" w:cstheme="majorHAnsi"/>
        </w:rPr>
        <w:t xml:space="preserve">to lose his </w:t>
      </w:r>
      <w:proofErr w:type="spellStart"/>
      <w:r w:rsidRPr="009F135D">
        <w:rPr>
          <w:rFonts w:asciiTheme="majorHAnsi" w:hAnsiTheme="majorHAnsi" w:cstheme="majorHAnsi"/>
          <w:i/>
        </w:rPr>
        <w:t>nambikai</w:t>
      </w:r>
      <w:proofErr w:type="spellEnd"/>
      <w:r w:rsidRPr="009F135D">
        <w:rPr>
          <w:rFonts w:asciiTheme="majorHAnsi" w:hAnsiTheme="majorHAnsi" w:cstheme="majorHAnsi"/>
        </w:rPr>
        <w:t xml:space="preserve"> (reputation).</w:t>
      </w:r>
    </w:p>
    <w:p w14:paraId="20BD8BBF" w14:textId="3A6E3526" w:rsidR="001A3255" w:rsidRPr="009F135D" w:rsidRDefault="008E3BEA" w:rsidP="009F135D">
      <w:pPr>
        <w:pStyle w:val="BodyText"/>
        <w:jc w:val="both"/>
        <w:rPr>
          <w:rFonts w:asciiTheme="majorHAnsi" w:hAnsiTheme="majorHAnsi" w:cstheme="majorHAnsi"/>
        </w:rPr>
      </w:pPr>
      <w:r>
        <w:rPr>
          <w:rFonts w:asciiTheme="majorHAnsi" w:hAnsiTheme="majorHAnsi" w:cstheme="majorHAnsi"/>
        </w:rPr>
        <w:lastRenderedPageBreak/>
        <w:t>We shall also mention these</w:t>
      </w:r>
      <w:r w:rsidR="00B86B1F" w:rsidRPr="009F135D">
        <w:rPr>
          <w:rFonts w:asciiTheme="majorHAnsi" w:hAnsiTheme="majorHAnsi" w:cstheme="majorHAnsi"/>
        </w:rPr>
        <w:t xml:space="preserve"> two co-wives, who remain</w:t>
      </w:r>
      <w:ins w:id="143" w:author="Isabelle GUERIN" w:date="2021-07-30T14:33:00Z">
        <w:r w:rsidR="0089752F">
          <w:rPr>
            <w:rFonts w:asciiTheme="majorHAnsi" w:hAnsiTheme="majorHAnsi" w:cstheme="majorHAnsi"/>
          </w:rPr>
          <w:t>ed</w:t>
        </w:r>
      </w:ins>
      <w:r w:rsidR="00B86B1F" w:rsidRPr="009F135D">
        <w:rPr>
          <w:rFonts w:asciiTheme="majorHAnsi" w:hAnsiTheme="majorHAnsi" w:cstheme="majorHAnsi"/>
        </w:rPr>
        <w:t xml:space="preserve"> hidden at home because they </w:t>
      </w:r>
      <w:del w:id="144" w:author="Isabelle GUERIN" w:date="2021-07-30T14:33:00Z">
        <w:r w:rsidR="00B86B1F" w:rsidRPr="009F135D" w:rsidDel="0089752F">
          <w:rPr>
            <w:rFonts w:asciiTheme="majorHAnsi" w:hAnsiTheme="majorHAnsi" w:cstheme="majorHAnsi"/>
          </w:rPr>
          <w:delText xml:space="preserve">are </w:delText>
        </w:r>
      </w:del>
      <w:ins w:id="145" w:author="Isabelle GUERIN" w:date="2021-07-30T14:33:00Z">
        <w:r w:rsidR="0089752F">
          <w:rPr>
            <w:rFonts w:asciiTheme="majorHAnsi" w:hAnsiTheme="majorHAnsi" w:cstheme="majorHAnsi"/>
          </w:rPr>
          <w:t>were</w:t>
        </w:r>
        <w:r w:rsidR="0089752F" w:rsidRPr="009F135D">
          <w:rPr>
            <w:rFonts w:asciiTheme="majorHAnsi" w:hAnsiTheme="majorHAnsi" w:cstheme="majorHAnsi"/>
          </w:rPr>
          <w:t xml:space="preserve"> </w:t>
        </w:r>
      </w:ins>
      <w:r w:rsidR="00B86B1F" w:rsidRPr="009F135D">
        <w:rPr>
          <w:rFonts w:asciiTheme="majorHAnsi" w:hAnsiTheme="majorHAnsi" w:cstheme="majorHAnsi"/>
        </w:rPr>
        <w:t xml:space="preserve">indebted to several women in the </w:t>
      </w:r>
      <w:proofErr w:type="spellStart"/>
      <w:r w:rsidR="00B86B1F" w:rsidRPr="009F135D">
        <w:rPr>
          <w:rFonts w:asciiTheme="majorHAnsi" w:hAnsiTheme="majorHAnsi" w:cstheme="majorHAnsi"/>
        </w:rPr>
        <w:t>neighbourhood</w:t>
      </w:r>
      <w:proofErr w:type="spellEnd"/>
      <w:r w:rsidR="00B86B1F" w:rsidRPr="009F135D">
        <w:rPr>
          <w:rFonts w:asciiTheme="majorHAnsi" w:hAnsiTheme="majorHAnsi" w:cstheme="majorHAnsi"/>
        </w:rPr>
        <w:t xml:space="preserve">. Their son </w:t>
      </w:r>
      <w:del w:id="146" w:author="Isabelle GUERIN" w:date="2021-07-30T14:33:00Z">
        <w:r w:rsidR="00B86B1F" w:rsidRPr="009F135D" w:rsidDel="0089752F">
          <w:rPr>
            <w:rFonts w:asciiTheme="majorHAnsi" w:hAnsiTheme="majorHAnsi" w:cstheme="majorHAnsi"/>
          </w:rPr>
          <w:delText xml:space="preserve">tells </w:delText>
        </w:r>
      </w:del>
      <w:ins w:id="147" w:author="Isabelle GUERIN" w:date="2021-07-30T14:33:00Z">
        <w:r w:rsidR="0089752F">
          <w:rPr>
            <w:rFonts w:asciiTheme="majorHAnsi" w:hAnsiTheme="majorHAnsi" w:cstheme="majorHAnsi"/>
          </w:rPr>
          <w:t>told</w:t>
        </w:r>
        <w:r w:rsidR="0089752F" w:rsidRPr="009F135D">
          <w:rPr>
            <w:rFonts w:asciiTheme="majorHAnsi" w:hAnsiTheme="majorHAnsi" w:cstheme="majorHAnsi"/>
          </w:rPr>
          <w:t xml:space="preserve"> </w:t>
        </w:r>
      </w:ins>
      <w:r w:rsidR="00B86B1F" w:rsidRPr="009F135D">
        <w:rPr>
          <w:rFonts w:asciiTheme="majorHAnsi" w:hAnsiTheme="majorHAnsi" w:cstheme="majorHAnsi"/>
        </w:rPr>
        <w:t>us that they no longer dare</w:t>
      </w:r>
      <w:ins w:id="148" w:author="Isabelle GUERIN" w:date="2021-07-30T14:34:00Z">
        <w:r w:rsidR="008459F3">
          <w:rPr>
            <w:rFonts w:asciiTheme="majorHAnsi" w:hAnsiTheme="majorHAnsi" w:cstheme="majorHAnsi"/>
          </w:rPr>
          <w:t>d</w:t>
        </w:r>
      </w:ins>
      <w:r w:rsidR="00B86B1F" w:rsidRPr="009F135D">
        <w:rPr>
          <w:rFonts w:asciiTheme="majorHAnsi" w:hAnsiTheme="majorHAnsi" w:cstheme="majorHAnsi"/>
        </w:rPr>
        <w:t xml:space="preserve"> to go out because they would feel obliged to give what little they have. At the same time they </w:t>
      </w:r>
      <w:del w:id="149" w:author="Isabelle GUERIN" w:date="2021-07-30T14:34:00Z">
        <w:r w:rsidR="00B86B1F" w:rsidRPr="009F135D" w:rsidDel="008459F3">
          <w:rPr>
            <w:rFonts w:asciiTheme="majorHAnsi" w:hAnsiTheme="majorHAnsi" w:cstheme="majorHAnsi"/>
          </w:rPr>
          <w:delText xml:space="preserve">feel </w:delText>
        </w:r>
      </w:del>
      <w:ins w:id="150" w:author="Isabelle GUERIN" w:date="2021-07-30T14:34:00Z">
        <w:r w:rsidR="008459F3">
          <w:rPr>
            <w:rFonts w:asciiTheme="majorHAnsi" w:hAnsiTheme="majorHAnsi" w:cstheme="majorHAnsi"/>
          </w:rPr>
          <w:t>were feeling</w:t>
        </w:r>
        <w:r w:rsidR="008459F3" w:rsidRPr="009F135D">
          <w:rPr>
            <w:rFonts w:asciiTheme="majorHAnsi" w:hAnsiTheme="majorHAnsi" w:cstheme="majorHAnsi"/>
          </w:rPr>
          <w:t xml:space="preserve"> </w:t>
        </w:r>
      </w:ins>
      <w:r w:rsidR="00B86B1F" w:rsidRPr="009F135D">
        <w:rPr>
          <w:rFonts w:asciiTheme="majorHAnsi" w:hAnsiTheme="majorHAnsi" w:cstheme="majorHAnsi"/>
        </w:rPr>
        <w:t>terribly guilty.</w:t>
      </w:r>
    </w:p>
    <w:p w14:paraId="22A6F109" w14:textId="3722EC8D"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Fear of the future and the loss of the usual networks of protection </w:t>
      </w:r>
      <w:del w:id="151" w:author="Isabelle GUERIN" w:date="2021-07-30T14:34:00Z">
        <w:r w:rsidRPr="009F135D" w:rsidDel="008459F3">
          <w:rPr>
            <w:rFonts w:asciiTheme="majorHAnsi" w:hAnsiTheme="majorHAnsi" w:cstheme="majorHAnsi"/>
          </w:rPr>
          <w:delText xml:space="preserve">leads </w:delText>
        </w:r>
      </w:del>
      <w:ins w:id="152" w:author="Isabelle GUERIN" w:date="2021-07-30T14:34:00Z">
        <w:r w:rsidR="008459F3">
          <w:rPr>
            <w:rFonts w:asciiTheme="majorHAnsi" w:hAnsiTheme="majorHAnsi" w:cstheme="majorHAnsi"/>
          </w:rPr>
          <w:t>led</w:t>
        </w:r>
        <w:r w:rsidR="008459F3" w:rsidRPr="009F135D">
          <w:rPr>
            <w:rFonts w:asciiTheme="majorHAnsi" w:hAnsiTheme="majorHAnsi" w:cstheme="majorHAnsi"/>
          </w:rPr>
          <w:t xml:space="preserve"> </w:t>
        </w:r>
      </w:ins>
      <w:r w:rsidRPr="009F135D">
        <w:rPr>
          <w:rFonts w:asciiTheme="majorHAnsi" w:hAnsiTheme="majorHAnsi" w:cstheme="majorHAnsi"/>
        </w:rPr>
        <w:t xml:space="preserve">to considerable anxiety - people </w:t>
      </w:r>
      <w:del w:id="153" w:author="Isabelle GUERIN" w:date="2021-07-30T14:34:00Z">
        <w:r w:rsidRPr="009F135D" w:rsidDel="008459F3">
          <w:rPr>
            <w:rFonts w:asciiTheme="majorHAnsi" w:hAnsiTheme="majorHAnsi" w:cstheme="majorHAnsi"/>
          </w:rPr>
          <w:delText xml:space="preserve">keep </w:delText>
        </w:r>
      </w:del>
      <w:ins w:id="154" w:author="Isabelle GUERIN" w:date="2021-07-30T14:34:00Z">
        <w:r w:rsidR="008459F3">
          <w:rPr>
            <w:rFonts w:asciiTheme="majorHAnsi" w:hAnsiTheme="majorHAnsi" w:cstheme="majorHAnsi"/>
          </w:rPr>
          <w:t>were keeping</w:t>
        </w:r>
        <w:r w:rsidR="008459F3" w:rsidRPr="009F135D">
          <w:rPr>
            <w:rFonts w:asciiTheme="majorHAnsi" w:hAnsiTheme="majorHAnsi" w:cstheme="majorHAnsi"/>
          </w:rPr>
          <w:t xml:space="preserve"> </w:t>
        </w:r>
      </w:ins>
      <w:r w:rsidRPr="009F135D">
        <w:rPr>
          <w:rFonts w:asciiTheme="majorHAnsi" w:hAnsiTheme="majorHAnsi" w:cstheme="majorHAnsi"/>
        </w:rPr>
        <w:t xml:space="preserve">asking when the lockdown will end, and more importantly, when economic activity will resume. Returning to old dependencies, from which many Dalits had tried to extricate themselves, </w:t>
      </w:r>
      <w:del w:id="155" w:author="Isabelle GUERIN" w:date="2021-07-30T14:34:00Z">
        <w:r w:rsidRPr="009F135D" w:rsidDel="008459F3">
          <w:rPr>
            <w:rFonts w:asciiTheme="majorHAnsi" w:hAnsiTheme="majorHAnsi" w:cstheme="majorHAnsi"/>
          </w:rPr>
          <w:delText xml:space="preserve">is </w:delText>
        </w:r>
      </w:del>
      <w:ins w:id="156" w:author="Isabelle GUERIN" w:date="2021-07-30T14:34:00Z">
        <w:r w:rsidR="008459F3">
          <w:rPr>
            <w:rFonts w:asciiTheme="majorHAnsi" w:hAnsiTheme="majorHAnsi" w:cstheme="majorHAnsi"/>
          </w:rPr>
          <w:t>was</w:t>
        </w:r>
        <w:r w:rsidR="008459F3" w:rsidRPr="009F135D">
          <w:rPr>
            <w:rFonts w:asciiTheme="majorHAnsi" w:hAnsiTheme="majorHAnsi" w:cstheme="majorHAnsi"/>
          </w:rPr>
          <w:t xml:space="preserve"> </w:t>
        </w:r>
      </w:ins>
      <w:r w:rsidRPr="009F135D">
        <w:rPr>
          <w:rFonts w:asciiTheme="majorHAnsi" w:hAnsiTheme="majorHAnsi" w:cstheme="majorHAnsi"/>
        </w:rPr>
        <w:t>an alternative</w:t>
      </w:r>
      <w:ins w:id="157" w:author="Isabelle GUERIN" w:date="2021-07-30T15:29:00Z">
        <w:r w:rsidR="000321C7">
          <w:rPr>
            <w:rFonts w:asciiTheme="majorHAnsi" w:hAnsiTheme="majorHAnsi" w:cstheme="majorHAnsi"/>
          </w:rPr>
          <w:t xml:space="preserve">, as also observed in a </w:t>
        </w:r>
        <w:proofErr w:type="spellStart"/>
        <w:r w:rsidR="000321C7">
          <w:rPr>
            <w:rFonts w:asciiTheme="majorHAnsi" w:hAnsiTheme="majorHAnsi" w:cstheme="majorHAnsi"/>
          </w:rPr>
          <w:t>neighbouring</w:t>
        </w:r>
        <w:proofErr w:type="spellEnd"/>
        <w:r w:rsidR="000321C7">
          <w:rPr>
            <w:rFonts w:asciiTheme="majorHAnsi" w:hAnsiTheme="majorHAnsi" w:cstheme="majorHAnsi"/>
          </w:rPr>
          <w:t xml:space="preserve"> Tamil region</w:t>
        </w:r>
        <w:r w:rsidR="00317EC3">
          <w:rPr>
            <w:rFonts w:asciiTheme="majorHAnsi" w:hAnsiTheme="majorHAnsi" w:cstheme="majorHAnsi"/>
          </w:rPr>
          <w:t xml:space="preserve"> </w:t>
        </w:r>
      </w:ins>
      <w:r w:rsidR="00317EC3">
        <w:rPr>
          <w:rFonts w:asciiTheme="majorHAnsi" w:hAnsiTheme="majorHAnsi" w:cstheme="majorHAnsi"/>
        </w:rPr>
        <w:fldChar w:fldCharType="begin"/>
      </w:r>
      <w:r w:rsidR="00317EC3">
        <w:rPr>
          <w:rFonts w:asciiTheme="majorHAnsi" w:hAnsiTheme="majorHAnsi" w:cstheme="majorHAnsi"/>
        </w:rPr>
        <w:instrText xml:space="preserve"> ADDIN ZOTERO_ITEM CSL_CITATION {"citationID":"4DgPC89x","properties":{"formattedCitation":"(Carswell et al. 2021)","plainCitation":"(Carswell et al. 2021)","noteIndex":0},"citationItems":[{"id":2655,"uris":["http://zotero.org/users/5354237/items/Q3HV6U34"],"uri":["http://zotero.org/users/5354237/items/Q3HV6U34"],"itemData":{"id":2655,"type":"chapter","container-title":"How to Live Through a Pandemic (ASA Monographs Series)","event-place":"London","publisher":"Routledge","publisher-place":"London","title":"Lockdown and Livelihoods in Rural South India:                                  Rethinking patronage at the time of Covid-19","author":[{"family":"Carswell","given":"Grace"},{"family":"De Neve","given":"Geert"},{"family":"Subramanyam","given":"Nidi"},{"family":"Yuvaraj","given":"S."}],"editor":[{"family":"Abram","given":"S."},{"family":"Lambert","given":"H."},{"family":"Robinson","given":"J."}],"issued":{"date-parts":[["2021"]]}}}],"schema":"https://github.com/citation-style-language/schema/raw/master/csl-citation.json"} </w:instrText>
      </w:r>
      <w:r w:rsidR="00317EC3">
        <w:rPr>
          <w:rFonts w:asciiTheme="majorHAnsi" w:hAnsiTheme="majorHAnsi" w:cstheme="majorHAnsi"/>
        </w:rPr>
        <w:fldChar w:fldCharType="separate"/>
      </w:r>
      <w:r w:rsidR="00317EC3" w:rsidRPr="00317EC3">
        <w:rPr>
          <w:rFonts w:ascii="Calibri" w:hAnsi="Calibri" w:cs="Calibri"/>
        </w:rPr>
        <w:t>(Carswell et al. 2021)</w:t>
      </w:r>
      <w:r w:rsidR="00317EC3">
        <w:rPr>
          <w:rFonts w:asciiTheme="majorHAnsi" w:hAnsiTheme="majorHAnsi" w:cstheme="majorHAnsi"/>
        </w:rPr>
        <w:fldChar w:fldCharType="end"/>
      </w:r>
      <w:r w:rsidRPr="009F135D">
        <w:rPr>
          <w:rFonts w:asciiTheme="majorHAnsi" w:hAnsiTheme="majorHAnsi" w:cstheme="majorHAnsi"/>
        </w:rPr>
        <w:t>. This is the case of this Dalit woman:</w:t>
      </w:r>
    </w:p>
    <w:p w14:paraId="7979A727" w14:textId="77777777" w:rsidR="001A3255" w:rsidRPr="009F135D" w:rsidRDefault="00B86B1F" w:rsidP="009F135D">
      <w:pPr>
        <w:pStyle w:val="BlockText"/>
        <w:jc w:val="both"/>
        <w:rPr>
          <w:rFonts w:asciiTheme="majorHAnsi" w:hAnsiTheme="majorHAnsi" w:cstheme="majorHAnsi"/>
        </w:rPr>
      </w:pPr>
      <w:r w:rsidRPr="009F135D">
        <w:rPr>
          <w:rFonts w:asciiTheme="majorHAnsi" w:hAnsiTheme="majorHAnsi" w:cstheme="majorHAnsi"/>
        </w:rPr>
        <w:t xml:space="preserve">“A woman, I know her for the last thirty years, we watch TV together, here or vice versa. I often acted as a guarantor for her; but she refused [to help]. She thinks I may not be able to return the 5 kg rice, as my family is big. Corona is closing my door. She is like my sister. Now my only choice is I am going to a </w:t>
      </w:r>
      <w:proofErr w:type="spellStart"/>
      <w:r w:rsidRPr="009F135D">
        <w:rPr>
          <w:rFonts w:asciiTheme="majorHAnsi" w:hAnsiTheme="majorHAnsi" w:cstheme="majorHAnsi"/>
        </w:rPr>
        <w:t>Mudaliyar</w:t>
      </w:r>
      <w:proofErr w:type="spellEnd"/>
      <w:r w:rsidRPr="009F135D">
        <w:rPr>
          <w:rFonts w:asciiTheme="majorHAnsi" w:hAnsiTheme="majorHAnsi" w:cstheme="majorHAnsi"/>
        </w:rPr>
        <w:t xml:space="preserve"> [upper caste]. My father in law was attached </w:t>
      </w:r>
      <w:proofErr w:type="spellStart"/>
      <w:r w:rsidRPr="009F135D">
        <w:rPr>
          <w:rFonts w:asciiTheme="majorHAnsi" w:hAnsiTheme="majorHAnsi" w:cstheme="majorHAnsi"/>
        </w:rPr>
        <w:t>labourer</w:t>
      </w:r>
      <w:proofErr w:type="spellEnd"/>
      <w:r w:rsidRPr="009F135D">
        <w:rPr>
          <w:rFonts w:asciiTheme="majorHAnsi" w:hAnsiTheme="majorHAnsi" w:cstheme="majorHAnsi"/>
        </w:rPr>
        <w:t xml:space="preserve"> there. He died but his son is still there. I will have to explain: my father in law was attached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there, I have to build a new relation”.</w:t>
      </w:r>
    </w:p>
    <w:p w14:paraId="7D471ADE" w14:textId="6817D37A" w:rsidR="008E3BEA" w:rsidRDefault="00B86B1F" w:rsidP="008E3BEA">
      <w:pPr>
        <w:pStyle w:val="FirstParagraph"/>
        <w:jc w:val="both"/>
        <w:rPr>
          <w:rFonts w:asciiTheme="majorHAnsi" w:hAnsiTheme="majorHAnsi" w:cstheme="majorHAnsi"/>
        </w:rPr>
      </w:pPr>
      <w:r w:rsidRPr="009F135D">
        <w:rPr>
          <w:rFonts w:asciiTheme="majorHAnsi" w:hAnsiTheme="majorHAnsi" w:cstheme="majorHAnsi"/>
        </w:rPr>
        <w:t>Together with other women, she manage</w:t>
      </w:r>
      <w:ins w:id="158" w:author="Isabelle GUERIN" w:date="2021-07-30T14:34:00Z">
        <w:r w:rsidR="008459F3">
          <w:rPr>
            <w:rFonts w:asciiTheme="majorHAnsi" w:hAnsiTheme="majorHAnsi" w:cstheme="majorHAnsi"/>
          </w:rPr>
          <w:t>d</w:t>
        </w:r>
      </w:ins>
      <w:del w:id="159" w:author="Isabelle GUERIN" w:date="2021-07-30T14:34:00Z">
        <w:r w:rsidRPr="009F135D" w:rsidDel="008459F3">
          <w:rPr>
            <w:rFonts w:asciiTheme="majorHAnsi" w:hAnsiTheme="majorHAnsi" w:cstheme="majorHAnsi"/>
          </w:rPr>
          <w:delText>s</w:delText>
        </w:r>
      </w:del>
      <w:r w:rsidRPr="009F135D">
        <w:rPr>
          <w:rFonts w:asciiTheme="majorHAnsi" w:hAnsiTheme="majorHAnsi" w:cstheme="majorHAnsi"/>
        </w:rPr>
        <w:t xml:space="preserve"> to convince </w:t>
      </w:r>
      <w:r w:rsidR="00A97309" w:rsidRPr="009F135D">
        <w:rPr>
          <w:rFonts w:asciiTheme="majorHAnsi" w:hAnsiTheme="majorHAnsi" w:cstheme="majorHAnsi"/>
        </w:rPr>
        <w:t>a</w:t>
      </w:r>
      <w:r w:rsidRPr="009F135D">
        <w:rPr>
          <w:rFonts w:asciiTheme="majorHAnsi" w:hAnsiTheme="majorHAnsi" w:cstheme="majorHAnsi"/>
        </w:rPr>
        <w:t xml:space="preserve"> </w:t>
      </w:r>
      <w:proofErr w:type="spellStart"/>
      <w:r w:rsidRPr="009F135D">
        <w:rPr>
          <w:rFonts w:asciiTheme="majorHAnsi" w:hAnsiTheme="majorHAnsi" w:cstheme="majorHAnsi"/>
        </w:rPr>
        <w:t>Mudaliyar</w:t>
      </w:r>
      <w:proofErr w:type="spellEnd"/>
      <w:r w:rsidR="00D83010">
        <w:rPr>
          <w:rFonts w:asciiTheme="majorHAnsi" w:hAnsiTheme="majorHAnsi" w:cstheme="majorHAnsi"/>
        </w:rPr>
        <w:t xml:space="preserve"> (</w:t>
      </w:r>
      <w:r w:rsidR="0075119E">
        <w:rPr>
          <w:rFonts w:asciiTheme="majorHAnsi" w:hAnsiTheme="majorHAnsi" w:cstheme="majorHAnsi"/>
        </w:rPr>
        <w:t xml:space="preserve">upper </w:t>
      </w:r>
      <w:r w:rsidR="00D83010">
        <w:rPr>
          <w:rFonts w:asciiTheme="majorHAnsi" w:hAnsiTheme="majorHAnsi" w:cstheme="majorHAnsi"/>
        </w:rPr>
        <w:t>caste)</w:t>
      </w:r>
      <w:r w:rsidR="00A97309" w:rsidRPr="009F135D">
        <w:rPr>
          <w:rFonts w:asciiTheme="majorHAnsi" w:hAnsiTheme="majorHAnsi" w:cstheme="majorHAnsi"/>
        </w:rPr>
        <w:t xml:space="preserve"> landowner</w:t>
      </w:r>
      <w:r w:rsidRPr="009F135D">
        <w:rPr>
          <w:rFonts w:asciiTheme="majorHAnsi" w:hAnsiTheme="majorHAnsi" w:cstheme="majorHAnsi"/>
        </w:rPr>
        <w:t xml:space="preserve"> to plant cucumber and black gram and hire them. </w:t>
      </w:r>
      <w:r w:rsidR="0075119E">
        <w:rPr>
          <w:rFonts w:asciiTheme="majorHAnsi" w:hAnsiTheme="majorHAnsi" w:cstheme="majorHAnsi"/>
        </w:rPr>
        <w:t>“</w:t>
      </w:r>
      <w:r w:rsidRPr="009F135D">
        <w:rPr>
          <w:rFonts w:asciiTheme="majorHAnsi" w:hAnsiTheme="majorHAnsi" w:cstheme="majorHAnsi"/>
        </w:rPr>
        <w:t>It’s embarrassing to go begging</w:t>
      </w:r>
      <w:r w:rsidR="0075119E">
        <w:rPr>
          <w:rFonts w:asciiTheme="majorHAnsi" w:hAnsiTheme="majorHAnsi" w:cstheme="majorHAnsi"/>
        </w:rPr>
        <w:t>”</w:t>
      </w:r>
      <w:r w:rsidRPr="009F135D">
        <w:rPr>
          <w:rFonts w:asciiTheme="majorHAnsi" w:hAnsiTheme="majorHAnsi" w:cstheme="majorHAnsi"/>
        </w:rPr>
        <w:t xml:space="preserve">, she </w:t>
      </w:r>
      <w:del w:id="160" w:author="Isabelle GUERIN" w:date="2021-07-30T14:34:00Z">
        <w:r w:rsidRPr="009F135D" w:rsidDel="008459F3">
          <w:rPr>
            <w:rFonts w:asciiTheme="majorHAnsi" w:hAnsiTheme="majorHAnsi" w:cstheme="majorHAnsi"/>
          </w:rPr>
          <w:delText>says</w:delText>
        </w:r>
      </w:del>
      <w:ins w:id="161" w:author="Isabelle GUERIN" w:date="2021-07-30T14:34:00Z">
        <w:r w:rsidR="008459F3">
          <w:rPr>
            <w:rFonts w:asciiTheme="majorHAnsi" w:hAnsiTheme="majorHAnsi" w:cstheme="majorHAnsi"/>
          </w:rPr>
          <w:t>said</w:t>
        </w:r>
      </w:ins>
      <w:r w:rsidRPr="009F135D">
        <w:rPr>
          <w:rFonts w:asciiTheme="majorHAnsi" w:hAnsiTheme="majorHAnsi" w:cstheme="majorHAnsi"/>
        </w:rPr>
        <w:t>, since her family was out of this dependency, but she ha</w:t>
      </w:r>
      <w:ins w:id="162" w:author="Isabelle GUERIN" w:date="2021-07-30T14:34:00Z">
        <w:r w:rsidR="008459F3">
          <w:rPr>
            <w:rFonts w:asciiTheme="majorHAnsi" w:hAnsiTheme="majorHAnsi" w:cstheme="majorHAnsi"/>
          </w:rPr>
          <w:t>d</w:t>
        </w:r>
      </w:ins>
      <w:del w:id="163" w:author="Isabelle GUERIN" w:date="2021-07-30T14:34:00Z">
        <w:r w:rsidRPr="009F135D" w:rsidDel="008459F3">
          <w:rPr>
            <w:rFonts w:asciiTheme="majorHAnsi" w:hAnsiTheme="majorHAnsi" w:cstheme="majorHAnsi"/>
          </w:rPr>
          <w:delText>s</w:delText>
        </w:r>
      </w:del>
      <w:r w:rsidRPr="009F135D">
        <w:rPr>
          <w:rFonts w:asciiTheme="majorHAnsi" w:hAnsiTheme="majorHAnsi" w:cstheme="majorHAnsi"/>
        </w:rPr>
        <w:t xml:space="preserve"> no choice, “he’s the only one who feeds us”. However, reviving old forms of protection </w:t>
      </w:r>
      <w:del w:id="164" w:author="Isabelle GUERIN" w:date="2021-07-30T14:34:00Z">
        <w:r w:rsidRPr="009F135D" w:rsidDel="008459F3">
          <w:rPr>
            <w:rFonts w:asciiTheme="majorHAnsi" w:hAnsiTheme="majorHAnsi" w:cstheme="majorHAnsi"/>
          </w:rPr>
          <w:delText xml:space="preserve">is </w:delText>
        </w:r>
      </w:del>
      <w:ins w:id="165" w:author="Isabelle GUERIN" w:date="2021-07-30T14:34:00Z">
        <w:r w:rsidR="008459F3">
          <w:rPr>
            <w:rFonts w:asciiTheme="majorHAnsi" w:hAnsiTheme="majorHAnsi" w:cstheme="majorHAnsi"/>
          </w:rPr>
          <w:t>has been</w:t>
        </w:r>
        <w:r w:rsidR="008459F3" w:rsidRPr="009F135D">
          <w:rPr>
            <w:rFonts w:asciiTheme="majorHAnsi" w:hAnsiTheme="majorHAnsi" w:cstheme="majorHAnsi"/>
          </w:rPr>
          <w:t xml:space="preserve"> </w:t>
        </w:r>
      </w:ins>
      <w:r w:rsidRPr="009F135D">
        <w:rPr>
          <w:rFonts w:asciiTheme="majorHAnsi" w:hAnsiTheme="majorHAnsi" w:cstheme="majorHAnsi"/>
        </w:rPr>
        <w:t xml:space="preserve">only possible in irrigated villages. In dry villages, workers </w:t>
      </w:r>
      <w:del w:id="166" w:author="Isabelle GUERIN" w:date="2021-07-30T14:35:00Z">
        <w:r w:rsidRPr="009F135D" w:rsidDel="008459F3">
          <w:rPr>
            <w:rFonts w:asciiTheme="majorHAnsi" w:hAnsiTheme="majorHAnsi" w:cstheme="majorHAnsi"/>
          </w:rPr>
          <w:delText xml:space="preserve">are </w:delText>
        </w:r>
      </w:del>
      <w:ins w:id="167" w:author="Isabelle GUERIN" w:date="2021-07-30T14:35: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desperately waiting for transport to start up again. </w:t>
      </w:r>
      <w:r w:rsidR="0075119E">
        <w:rPr>
          <w:rFonts w:asciiTheme="majorHAnsi" w:hAnsiTheme="majorHAnsi" w:cstheme="majorHAnsi"/>
        </w:rPr>
        <w:t>“</w:t>
      </w:r>
      <w:r w:rsidRPr="009F135D">
        <w:rPr>
          <w:rFonts w:asciiTheme="majorHAnsi" w:hAnsiTheme="majorHAnsi" w:cstheme="majorHAnsi"/>
        </w:rPr>
        <w:t>We have to go and move, whatever the destination and the activity</w:t>
      </w:r>
      <w:r w:rsidR="0075119E">
        <w:rPr>
          <w:rFonts w:asciiTheme="majorHAnsi" w:hAnsiTheme="majorHAnsi" w:cstheme="majorHAnsi"/>
        </w:rPr>
        <w:t>”</w:t>
      </w:r>
      <w:r w:rsidRPr="009F135D">
        <w:rPr>
          <w:rFonts w:asciiTheme="majorHAnsi" w:hAnsiTheme="majorHAnsi" w:cstheme="majorHAnsi"/>
        </w:rPr>
        <w:t>, they say.</w:t>
      </w:r>
    </w:p>
    <w:p w14:paraId="4623092A" w14:textId="004F1798" w:rsidR="008E3BEA" w:rsidRPr="008E3BEA" w:rsidRDefault="008E3BEA" w:rsidP="008E3BEA">
      <w:pPr>
        <w:pStyle w:val="FirstParagraph"/>
        <w:jc w:val="both"/>
        <w:rPr>
          <w:rFonts w:asciiTheme="majorHAnsi" w:hAnsiTheme="majorHAnsi" w:cstheme="majorHAnsi"/>
        </w:rPr>
      </w:pPr>
      <w:r w:rsidRPr="008E3BEA">
        <w:rPr>
          <w:rFonts w:asciiTheme="majorHAnsi" w:hAnsiTheme="majorHAnsi" w:cstheme="majorHAnsi"/>
        </w:rPr>
        <w:t xml:space="preserve">Over time, </w:t>
      </w:r>
      <w:r w:rsidR="00F00137">
        <w:rPr>
          <w:rFonts w:asciiTheme="majorHAnsi" w:hAnsiTheme="majorHAnsi" w:cstheme="majorHAnsi"/>
        </w:rPr>
        <w:t xml:space="preserve">and as </w:t>
      </w:r>
      <w:ins w:id="168" w:author="Isabelle GUERIN" w:date="2021-07-30T15:30:00Z">
        <w:r w:rsidR="00317EC3">
          <w:rPr>
            <w:rFonts w:asciiTheme="majorHAnsi" w:hAnsiTheme="majorHAnsi" w:cstheme="majorHAnsi"/>
          </w:rPr>
          <w:t xml:space="preserve">observed in a </w:t>
        </w:r>
        <w:proofErr w:type="spellStart"/>
        <w:r w:rsidR="00317EC3">
          <w:rPr>
            <w:rFonts w:asciiTheme="majorHAnsi" w:hAnsiTheme="majorHAnsi" w:cstheme="majorHAnsi"/>
          </w:rPr>
          <w:t>neighbouring</w:t>
        </w:r>
        <w:proofErr w:type="spellEnd"/>
        <w:r w:rsidR="00317EC3">
          <w:rPr>
            <w:rFonts w:asciiTheme="majorHAnsi" w:hAnsiTheme="majorHAnsi" w:cstheme="majorHAnsi"/>
          </w:rPr>
          <w:t xml:space="preserve"> Tamil region </w:t>
        </w:r>
      </w:ins>
      <w:del w:id="169" w:author="Isabelle GUERIN" w:date="2021-07-30T15:30:00Z">
        <w:r w:rsidR="00F00137" w:rsidDel="00317EC3">
          <w:rPr>
            <w:rFonts w:asciiTheme="majorHAnsi" w:hAnsiTheme="majorHAnsi" w:cstheme="majorHAnsi"/>
          </w:rPr>
          <w:delText>observed elsewhere</w:delText>
        </w:r>
        <w:r w:rsidR="00343D52" w:rsidDel="00317EC3">
          <w:rPr>
            <w:rFonts w:asciiTheme="majorHAnsi" w:hAnsiTheme="majorHAnsi" w:cstheme="majorHAnsi"/>
          </w:rPr>
          <w:delText xml:space="preserve"> </w:delText>
        </w:r>
      </w:del>
      <w:r w:rsidR="00343D52">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{"citationID":"I7rW67Ne","properties":{"formattedCitation":"(Carswell, De Neve, and Yuvaraj 2020)","plainCitation":"(Carswell, De Neve, and Yuvaraj 2020)","noteIndex":0},"citationItems":[{"id":2290,"uris":["http://zotero.org/users/5354237/items/EDVSZRYY"],"uri":["http://zotero.org/users/5354237/items/EDVSZRYY"],"itemData":{"id":2290,"type":"article-journal","abstract":"Villagers in Tiruppur district in Tamil Nadu, India’s largest knitwear manufacturing and export hub, face different levels of hardship due to the lockdown in the wake of COVID-19. This article details the coping strategies of garment, power loom, and agricultural workers in two villages—Allapuram and Mannapalayam.","container-title":"Economic and Political Weekly","issue":"25","language":"en","page":"7-8","source":"www.epw.in","title":"Fifty Days of Lockdown in India: A View from Two Villages in Tamil Nadu","title-short":"Fifty Days of Lockdown in India","volume":"5","author":[{"family":"Carswell","given":"Grace"},{"family":"De Neve","given":"Geert"},{"family":"Yuvaraj","given":"S."}],"issued":{"date-parts":[["2020"]]}}}],"schema":"https://github.com/citation-style-language/schema/raw/master/csl-citation.json"} </w:instrText>
      </w:r>
      <w:r w:rsidR="00343D52">
        <w:rPr>
          <w:rFonts w:asciiTheme="majorHAnsi" w:hAnsiTheme="majorHAnsi" w:cstheme="majorHAnsi"/>
        </w:rPr>
        <w:fldChar w:fldCharType="separate"/>
      </w:r>
      <w:r w:rsidR="004F1944" w:rsidRPr="004F1944">
        <w:rPr>
          <w:rFonts w:ascii="Calibri" w:hAnsi="Calibri" w:cs="Calibri"/>
        </w:rPr>
        <w:t>(Carswell, De Neve, and Yuvaraj 2020)</w:t>
      </w:r>
      <w:r w:rsidR="00343D52">
        <w:rPr>
          <w:rFonts w:asciiTheme="majorHAnsi" w:hAnsiTheme="majorHAnsi" w:cstheme="majorHAnsi"/>
        </w:rPr>
        <w:fldChar w:fldCharType="end"/>
      </w:r>
      <w:r w:rsidR="00F00137">
        <w:rPr>
          <w:rFonts w:asciiTheme="majorHAnsi" w:hAnsiTheme="majorHAnsi" w:cstheme="majorHAnsi"/>
        </w:rPr>
        <w:t xml:space="preserve">, </w:t>
      </w:r>
      <w:r w:rsidRPr="008E3BEA">
        <w:rPr>
          <w:rFonts w:asciiTheme="majorHAnsi" w:hAnsiTheme="majorHAnsi" w:cstheme="majorHAnsi"/>
        </w:rPr>
        <w:t xml:space="preserve">we also </w:t>
      </w:r>
      <w:del w:id="170" w:author="Isabelle GUERIN" w:date="2021-07-30T14:35:00Z">
        <w:r w:rsidRPr="008E3BEA" w:rsidDel="008459F3">
          <w:rPr>
            <w:rFonts w:asciiTheme="majorHAnsi" w:hAnsiTheme="majorHAnsi" w:cstheme="majorHAnsi"/>
          </w:rPr>
          <w:delText xml:space="preserve">hear </w:delText>
        </w:r>
      </w:del>
      <w:ins w:id="171" w:author="Isabelle GUERIN" w:date="2021-07-30T14:35:00Z">
        <w:r w:rsidR="008459F3">
          <w:rPr>
            <w:rFonts w:asciiTheme="majorHAnsi" w:hAnsiTheme="majorHAnsi" w:cstheme="majorHAnsi"/>
          </w:rPr>
          <w:t>heard</w:t>
        </w:r>
        <w:r w:rsidR="008459F3" w:rsidRPr="008E3BEA">
          <w:rPr>
            <w:rFonts w:asciiTheme="majorHAnsi" w:hAnsiTheme="majorHAnsi" w:cstheme="majorHAnsi"/>
          </w:rPr>
          <w:t xml:space="preserve"> </w:t>
        </w:r>
      </w:ins>
      <w:r w:rsidRPr="008E3BEA">
        <w:rPr>
          <w:rFonts w:asciiTheme="majorHAnsi" w:hAnsiTheme="majorHAnsi" w:cstheme="majorHAnsi"/>
        </w:rPr>
        <w:t>about practices of reciprocity and sharing within very l</w:t>
      </w:r>
      <w:r w:rsidR="005C1152">
        <w:rPr>
          <w:rFonts w:asciiTheme="majorHAnsi" w:hAnsiTheme="majorHAnsi" w:cstheme="majorHAnsi"/>
        </w:rPr>
        <w:t>imited circles, whether it is</w:t>
      </w:r>
      <w:r w:rsidRPr="008E3BEA">
        <w:rPr>
          <w:rFonts w:asciiTheme="majorHAnsi" w:hAnsiTheme="majorHAnsi" w:cstheme="majorHAnsi"/>
        </w:rPr>
        <w:t xml:space="preserve"> ration shop rice, prepared food, a few hundred rupees, work, transportation to go to sell or buy products. </w:t>
      </w:r>
      <w:r w:rsidR="00746E6A">
        <w:rPr>
          <w:rFonts w:asciiTheme="majorHAnsi" w:hAnsiTheme="majorHAnsi" w:cstheme="majorHAnsi"/>
        </w:rPr>
        <w:t>T</w:t>
      </w:r>
      <w:r w:rsidR="00746E6A" w:rsidRPr="00746E6A">
        <w:rPr>
          <w:rFonts w:asciiTheme="majorHAnsi" w:hAnsiTheme="majorHAnsi" w:cstheme="majorHAnsi"/>
        </w:rPr>
        <w:t xml:space="preserve">hose who </w:t>
      </w:r>
      <w:del w:id="172" w:author="Isabelle GUERIN" w:date="2021-07-30T14:35:00Z">
        <w:r w:rsidR="00746E6A" w:rsidRPr="00746E6A" w:rsidDel="008459F3">
          <w:rPr>
            <w:rFonts w:asciiTheme="majorHAnsi" w:hAnsiTheme="majorHAnsi" w:cstheme="majorHAnsi"/>
          </w:rPr>
          <w:delText xml:space="preserve">are </w:delText>
        </w:r>
      </w:del>
      <w:ins w:id="173" w:author="Isabelle GUERIN" w:date="2021-07-30T14:35:00Z">
        <w:r w:rsidR="008459F3">
          <w:rPr>
            <w:rFonts w:asciiTheme="majorHAnsi" w:hAnsiTheme="majorHAnsi" w:cstheme="majorHAnsi"/>
          </w:rPr>
          <w:t>were</w:t>
        </w:r>
        <w:r w:rsidR="008459F3" w:rsidRPr="00746E6A">
          <w:rPr>
            <w:rFonts w:asciiTheme="majorHAnsi" w:hAnsiTheme="majorHAnsi" w:cstheme="majorHAnsi"/>
          </w:rPr>
          <w:t xml:space="preserve"> </w:t>
        </w:r>
      </w:ins>
      <w:r w:rsidR="00746E6A" w:rsidRPr="00746E6A">
        <w:rPr>
          <w:rFonts w:asciiTheme="majorHAnsi" w:hAnsiTheme="majorHAnsi" w:cstheme="majorHAnsi"/>
        </w:rPr>
        <w:t xml:space="preserve">helped </w:t>
      </w:r>
      <w:del w:id="174" w:author="Isabelle GUERIN" w:date="2021-07-30T14:35:00Z">
        <w:r w:rsidR="00746E6A" w:rsidRPr="00746E6A" w:rsidDel="008459F3">
          <w:rPr>
            <w:rFonts w:asciiTheme="majorHAnsi" w:hAnsiTheme="majorHAnsi" w:cstheme="majorHAnsi"/>
          </w:rPr>
          <w:delText xml:space="preserve">are </w:delText>
        </w:r>
      </w:del>
      <w:ins w:id="175" w:author="Isabelle GUERIN" w:date="2021-07-30T14:35:00Z">
        <w:r w:rsidR="008459F3">
          <w:rPr>
            <w:rFonts w:asciiTheme="majorHAnsi" w:hAnsiTheme="majorHAnsi" w:cstheme="majorHAnsi"/>
          </w:rPr>
          <w:t>were</w:t>
        </w:r>
        <w:r w:rsidR="008459F3" w:rsidRPr="00746E6A">
          <w:rPr>
            <w:rFonts w:asciiTheme="majorHAnsi" w:hAnsiTheme="majorHAnsi" w:cstheme="majorHAnsi"/>
          </w:rPr>
          <w:t xml:space="preserve"> </w:t>
        </w:r>
      </w:ins>
      <w:r w:rsidR="00746E6A" w:rsidRPr="00746E6A">
        <w:rPr>
          <w:rFonts w:asciiTheme="majorHAnsi" w:hAnsiTheme="majorHAnsi" w:cstheme="majorHAnsi"/>
        </w:rPr>
        <w:t xml:space="preserve">carefully chosen, </w:t>
      </w:r>
      <w:r w:rsidR="005C1152">
        <w:rPr>
          <w:rFonts w:asciiTheme="majorHAnsi" w:hAnsiTheme="majorHAnsi" w:cstheme="majorHAnsi"/>
        </w:rPr>
        <w:t xml:space="preserve">and </w:t>
      </w:r>
      <w:r w:rsidR="00746E6A" w:rsidRPr="00746E6A">
        <w:rPr>
          <w:rFonts w:asciiTheme="majorHAnsi" w:hAnsiTheme="majorHAnsi" w:cstheme="majorHAnsi"/>
        </w:rPr>
        <w:t xml:space="preserve">immediate reciprocity </w:t>
      </w:r>
      <w:del w:id="176" w:author="Isabelle GUERIN" w:date="2021-07-30T15:30:00Z">
        <w:r w:rsidR="00746E6A" w:rsidRPr="00746E6A" w:rsidDel="00317EC3">
          <w:rPr>
            <w:rFonts w:asciiTheme="majorHAnsi" w:hAnsiTheme="majorHAnsi" w:cstheme="majorHAnsi"/>
          </w:rPr>
          <w:delText xml:space="preserve">is </w:delText>
        </w:r>
      </w:del>
      <w:ins w:id="177" w:author="Isabelle GUERIN" w:date="2021-07-30T15:30:00Z">
        <w:r w:rsidR="00317EC3">
          <w:rPr>
            <w:rFonts w:asciiTheme="majorHAnsi" w:hAnsiTheme="majorHAnsi" w:cstheme="majorHAnsi"/>
          </w:rPr>
          <w:t>was</w:t>
        </w:r>
        <w:r w:rsidR="00317EC3" w:rsidRPr="00746E6A">
          <w:rPr>
            <w:rFonts w:asciiTheme="majorHAnsi" w:hAnsiTheme="majorHAnsi" w:cstheme="majorHAnsi"/>
          </w:rPr>
          <w:t xml:space="preserve"> </w:t>
        </w:r>
      </w:ins>
      <w:r w:rsidR="00746E6A" w:rsidRPr="00746E6A">
        <w:rPr>
          <w:rFonts w:asciiTheme="majorHAnsi" w:hAnsiTheme="majorHAnsi" w:cstheme="majorHAnsi"/>
        </w:rPr>
        <w:t>the rule</w:t>
      </w:r>
      <w:ins w:id="178" w:author="Isabelle GUERIN" w:date="2021-07-30T14:35:00Z">
        <w:r w:rsidR="008459F3">
          <w:rPr>
            <w:rFonts w:asciiTheme="majorHAnsi" w:hAnsiTheme="majorHAnsi" w:cstheme="majorHAnsi"/>
          </w:rPr>
          <w:t>. A</w:t>
        </w:r>
      </w:ins>
      <w:del w:id="179" w:author="Isabelle GUERIN" w:date="2021-07-30T14:35:00Z">
        <w:r w:rsidR="00746E6A" w:rsidRPr="00746E6A" w:rsidDel="008459F3">
          <w:rPr>
            <w:rFonts w:asciiTheme="majorHAnsi" w:hAnsiTheme="majorHAnsi" w:cstheme="majorHAnsi"/>
          </w:rPr>
          <w:delText xml:space="preserve">, but </w:delText>
        </w:r>
        <w:r w:rsidR="00746E6A" w:rsidDel="008459F3">
          <w:rPr>
            <w:rFonts w:asciiTheme="majorHAnsi" w:hAnsiTheme="majorHAnsi" w:cstheme="majorHAnsi"/>
          </w:rPr>
          <w:delText>a</w:delText>
        </w:r>
      </w:del>
      <w:r w:rsidR="00746E6A">
        <w:rPr>
          <w:rFonts w:asciiTheme="majorHAnsi" w:hAnsiTheme="majorHAnsi" w:cstheme="majorHAnsi"/>
        </w:rPr>
        <w:t>mong Dalit</w:t>
      </w:r>
      <w:r w:rsidR="00343D52">
        <w:rPr>
          <w:rFonts w:asciiTheme="majorHAnsi" w:hAnsiTheme="majorHAnsi" w:cstheme="majorHAnsi"/>
        </w:rPr>
        <w:t>s</w:t>
      </w:r>
      <w:r w:rsidR="00746E6A">
        <w:rPr>
          <w:rFonts w:asciiTheme="majorHAnsi" w:hAnsiTheme="majorHAnsi" w:cstheme="majorHAnsi"/>
        </w:rPr>
        <w:t xml:space="preserve">, </w:t>
      </w:r>
      <w:r w:rsidR="00746E6A" w:rsidRPr="00746E6A">
        <w:rPr>
          <w:rFonts w:asciiTheme="majorHAnsi" w:hAnsiTheme="majorHAnsi" w:cstheme="majorHAnsi"/>
        </w:rPr>
        <w:t>people realize</w:t>
      </w:r>
      <w:ins w:id="180" w:author="Isabelle GUERIN" w:date="2021-07-30T14:35:00Z">
        <w:r w:rsidR="008459F3">
          <w:rPr>
            <w:rFonts w:asciiTheme="majorHAnsi" w:hAnsiTheme="majorHAnsi" w:cstheme="majorHAnsi"/>
          </w:rPr>
          <w:t>d</w:t>
        </w:r>
      </w:ins>
      <w:r w:rsidR="00746E6A" w:rsidRPr="00746E6A">
        <w:rPr>
          <w:rFonts w:asciiTheme="majorHAnsi" w:hAnsiTheme="majorHAnsi" w:cstheme="majorHAnsi"/>
        </w:rPr>
        <w:t xml:space="preserve"> that this </w:t>
      </w:r>
      <w:del w:id="181" w:author="Isabelle GUERIN" w:date="2021-07-30T14:35:00Z">
        <w:r w:rsidR="00746E6A" w:rsidRPr="00746E6A" w:rsidDel="008459F3">
          <w:rPr>
            <w:rFonts w:asciiTheme="majorHAnsi" w:hAnsiTheme="majorHAnsi" w:cstheme="majorHAnsi"/>
          </w:rPr>
          <w:delText xml:space="preserve">is </w:delText>
        </w:r>
      </w:del>
      <w:ins w:id="182" w:author="Isabelle GUERIN" w:date="2021-07-30T14:35:00Z">
        <w:r w:rsidR="008459F3">
          <w:rPr>
            <w:rFonts w:asciiTheme="majorHAnsi" w:hAnsiTheme="majorHAnsi" w:cstheme="majorHAnsi"/>
          </w:rPr>
          <w:t>was</w:t>
        </w:r>
        <w:r w:rsidR="008459F3" w:rsidRPr="00746E6A">
          <w:rPr>
            <w:rFonts w:asciiTheme="majorHAnsi" w:hAnsiTheme="majorHAnsi" w:cstheme="majorHAnsi"/>
          </w:rPr>
          <w:t xml:space="preserve"> </w:t>
        </w:r>
      </w:ins>
      <w:r w:rsidR="00746E6A" w:rsidRPr="00746E6A">
        <w:rPr>
          <w:rFonts w:asciiTheme="majorHAnsi" w:hAnsiTheme="majorHAnsi" w:cstheme="majorHAnsi"/>
        </w:rPr>
        <w:t>the only way out to avoid falling back into old forms of dependency that have been so decried in recent years</w:t>
      </w:r>
      <w:r w:rsidR="00746E6A">
        <w:rPr>
          <w:rFonts w:asciiTheme="majorHAnsi" w:hAnsiTheme="majorHAnsi" w:cstheme="majorHAnsi"/>
        </w:rPr>
        <w:t>.</w:t>
      </w:r>
      <w:r w:rsidR="00746E6A" w:rsidRPr="00746E6A">
        <w:rPr>
          <w:rFonts w:asciiTheme="majorHAnsi" w:hAnsiTheme="majorHAnsi" w:cstheme="majorHAnsi"/>
        </w:rPr>
        <w:t xml:space="preserve"> </w:t>
      </w:r>
      <w:r w:rsidRPr="008E3BEA">
        <w:rPr>
          <w:rFonts w:asciiTheme="majorHAnsi" w:hAnsiTheme="majorHAnsi" w:cstheme="majorHAnsi"/>
        </w:rPr>
        <w:t xml:space="preserve">It remains to be seen what will be over time the respective importance of solidarity and sharing on the one hand and hierarchy and dependency on the other. </w:t>
      </w:r>
    </w:p>
    <w:p w14:paraId="088D5159" w14:textId="0F3C4E72" w:rsidR="001A3255" w:rsidRPr="009F135D" w:rsidRDefault="00B86B1F" w:rsidP="009F135D">
      <w:pPr>
        <w:pStyle w:val="Heading1"/>
        <w:numPr>
          <w:ilvl w:val="0"/>
          <w:numId w:val="2"/>
        </w:numPr>
        <w:jc w:val="both"/>
        <w:rPr>
          <w:rFonts w:cstheme="majorHAnsi"/>
        </w:rPr>
      </w:pPr>
      <w:bookmarkStart w:id="183" w:name="section:newforms"/>
      <w:bookmarkEnd w:id="115"/>
      <w:r w:rsidRPr="009F135D">
        <w:rPr>
          <w:rFonts w:cstheme="majorHAnsi"/>
        </w:rPr>
        <w:t>The emergence of new forms of secured debt: a risk of massive depletion?</w:t>
      </w:r>
    </w:p>
    <w:p w14:paraId="3076687F" w14:textId="7C67A75B"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 xml:space="preserve">We have seen above the widespread use of pawnbrokers. Because of the crucial role of gold as savings (both precautionary and long-term savings), households buy gold whenever they can. The median amount owned increased significantly over </w:t>
      </w:r>
      <w:r w:rsidR="002C606A" w:rsidRPr="009F135D">
        <w:rPr>
          <w:rFonts w:asciiTheme="majorHAnsi" w:hAnsiTheme="majorHAnsi" w:cstheme="majorHAnsi"/>
        </w:rPr>
        <w:t>our survey period (2010/2016-17)</w:t>
      </w:r>
      <w:r w:rsidRPr="009F135D">
        <w:rPr>
          <w:rFonts w:asciiTheme="majorHAnsi" w:hAnsiTheme="majorHAnsi" w:cstheme="majorHAnsi"/>
        </w:rPr>
        <w:t xml:space="preserve"> but only for non-Dalit. For Dalits, it decreased by 20 percent (from 40g to 32g). For all castes, about two thirds of the gold </w:t>
      </w:r>
      <w:r w:rsidR="002C606A" w:rsidRPr="009F135D">
        <w:rPr>
          <w:rFonts w:asciiTheme="majorHAnsi" w:hAnsiTheme="majorHAnsi" w:cstheme="majorHAnsi"/>
        </w:rPr>
        <w:t>was</w:t>
      </w:r>
      <w:r w:rsidRPr="009F135D">
        <w:rPr>
          <w:rFonts w:asciiTheme="majorHAnsi" w:hAnsiTheme="majorHAnsi" w:cstheme="majorHAnsi"/>
        </w:rPr>
        <w:t xml:space="preserve"> pawned at the time of the </w:t>
      </w:r>
      <w:r w:rsidR="002C606A" w:rsidRPr="009F135D">
        <w:rPr>
          <w:rFonts w:asciiTheme="majorHAnsi" w:hAnsiTheme="majorHAnsi" w:cstheme="majorHAnsi"/>
        </w:rPr>
        <w:t xml:space="preserve">last </w:t>
      </w:r>
      <w:r w:rsidRPr="009F135D">
        <w:rPr>
          <w:rFonts w:asciiTheme="majorHAnsi" w:hAnsiTheme="majorHAnsi" w:cstheme="majorHAnsi"/>
        </w:rPr>
        <w:t>survey.</w:t>
      </w:r>
    </w:p>
    <w:p w14:paraId="4993AD92" w14:textId="0CF1D092"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With the lockdown, pawnbrokers were forced by regulation to close for almost two months. A few managed to operate from home. At the end of May</w:t>
      </w:r>
      <w:ins w:id="184" w:author="Isabelle GUERIN" w:date="2021-07-30T14:36:00Z">
        <w:r w:rsidR="008459F3">
          <w:rPr>
            <w:rFonts w:asciiTheme="majorHAnsi" w:hAnsiTheme="majorHAnsi" w:cstheme="majorHAnsi"/>
          </w:rPr>
          <w:t xml:space="preserve"> 2020</w:t>
        </w:r>
      </w:ins>
      <w:r w:rsidRPr="009F135D">
        <w:rPr>
          <w:rFonts w:asciiTheme="majorHAnsi" w:hAnsiTheme="majorHAnsi" w:cstheme="majorHAnsi"/>
        </w:rPr>
        <w:t>, th</w:t>
      </w:r>
      <w:r w:rsidR="002C606A" w:rsidRPr="009F135D">
        <w:rPr>
          <w:rFonts w:asciiTheme="majorHAnsi" w:hAnsiTheme="majorHAnsi" w:cstheme="majorHAnsi"/>
        </w:rPr>
        <w:t>e others ha</w:t>
      </w:r>
      <w:ins w:id="185" w:author="Isabelle GUERIN" w:date="2021-07-30T14:36:00Z">
        <w:r w:rsidR="008459F3">
          <w:rPr>
            <w:rFonts w:asciiTheme="majorHAnsi" w:hAnsiTheme="majorHAnsi" w:cstheme="majorHAnsi"/>
          </w:rPr>
          <w:t>d</w:t>
        </w:r>
      </w:ins>
      <w:del w:id="186" w:author="Isabelle GUERIN" w:date="2021-07-30T14:36:00Z">
        <w:r w:rsidR="002C606A" w:rsidRPr="009F135D" w:rsidDel="008459F3">
          <w:rPr>
            <w:rFonts w:asciiTheme="majorHAnsi" w:hAnsiTheme="majorHAnsi" w:cstheme="majorHAnsi"/>
          </w:rPr>
          <w:delText>ve</w:delText>
        </w:r>
      </w:del>
      <w:r w:rsidR="002C606A" w:rsidRPr="009F135D">
        <w:rPr>
          <w:rFonts w:asciiTheme="majorHAnsi" w:hAnsiTheme="majorHAnsi" w:cstheme="majorHAnsi"/>
        </w:rPr>
        <w:t xml:space="preserve"> started to reopen</w:t>
      </w:r>
      <w:r w:rsidRPr="009F135D">
        <w:rPr>
          <w:rFonts w:asciiTheme="majorHAnsi" w:hAnsiTheme="majorHAnsi" w:cstheme="majorHAnsi"/>
        </w:rPr>
        <w:t xml:space="preserve">. </w:t>
      </w:r>
      <w:r w:rsidRPr="009F135D">
        <w:rPr>
          <w:rFonts w:asciiTheme="majorHAnsi" w:hAnsiTheme="majorHAnsi" w:cstheme="majorHAnsi"/>
        </w:rPr>
        <w:lastRenderedPageBreak/>
        <w:t xml:space="preserve">At the same time, old practices </w:t>
      </w:r>
      <w:del w:id="187" w:author="Isabelle GUERIN" w:date="2021-07-30T14:36:00Z">
        <w:r w:rsidRPr="009F135D" w:rsidDel="008459F3">
          <w:rPr>
            <w:rFonts w:asciiTheme="majorHAnsi" w:hAnsiTheme="majorHAnsi" w:cstheme="majorHAnsi"/>
          </w:rPr>
          <w:delText xml:space="preserve">are </w:delText>
        </w:r>
      </w:del>
      <w:ins w:id="188" w:author="Isabelle GUERIN" w:date="2021-07-30T14:36: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re-emerging: pawnbroking within the village, between landowners’ wives (now, mainly middle castes) and those who </w:t>
      </w:r>
      <w:del w:id="189" w:author="Isabelle GUERIN" w:date="2021-07-30T14:36:00Z">
        <w:r w:rsidRPr="009F135D" w:rsidDel="008459F3">
          <w:rPr>
            <w:rFonts w:asciiTheme="majorHAnsi" w:hAnsiTheme="majorHAnsi" w:cstheme="majorHAnsi"/>
          </w:rPr>
          <w:delText xml:space="preserve">are </w:delText>
        </w:r>
      </w:del>
      <w:ins w:id="190" w:author="Isabelle GUERIN" w:date="2021-07-30T14:36: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severely lacking in liquidity (mostly </w:t>
      </w:r>
      <w:ins w:id="191" w:author="Isabelle GUERIN" w:date="2021-07-30T14:36:00Z">
        <w:r w:rsidR="008459F3">
          <w:rPr>
            <w:rFonts w:asciiTheme="majorHAnsi" w:hAnsiTheme="majorHAnsi" w:cstheme="majorHAnsi"/>
          </w:rPr>
          <w:t xml:space="preserve">Dalit </w:t>
        </w:r>
      </w:ins>
      <w:r w:rsidRPr="009F135D">
        <w:rPr>
          <w:rFonts w:asciiTheme="majorHAnsi" w:hAnsiTheme="majorHAnsi" w:cstheme="majorHAnsi"/>
        </w:rPr>
        <w:t xml:space="preserve">non-farm daily </w:t>
      </w:r>
      <w:proofErr w:type="spellStart"/>
      <w:r w:rsidRPr="009F135D">
        <w:rPr>
          <w:rFonts w:asciiTheme="majorHAnsi" w:hAnsiTheme="majorHAnsi" w:cstheme="majorHAnsi"/>
        </w:rPr>
        <w:t>labourers</w:t>
      </w:r>
      <w:proofErr w:type="spellEnd"/>
      <w:ins w:id="192" w:author="Isabelle GUERIN" w:date="2021-07-30T14:36:00Z">
        <w:r w:rsidR="008459F3">
          <w:rPr>
            <w:rFonts w:asciiTheme="majorHAnsi" w:hAnsiTheme="majorHAnsi" w:cstheme="majorHAnsi"/>
          </w:rPr>
          <w:t xml:space="preserve"> but also few non-Dalits</w:t>
        </w:r>
      </w:ins>
      <w:r w:rsidRPr="009F135D">
        <w:rPr>
          <w:rFonts w:asciiTheme="majorHAnsi" w:hAnsiTheme="majorHAnsi" w:cstheme="majorHAnsi"/>
        </w:rPr>
        <w:t xml:space="preserve">). This practice was widespread when the landless or smallholders depended mainly on agriculture, and access to credit was limited. Due to lack of income, and lack of visibility on their future income, many households </w:t>
      </w:r>
      <w:del w:id="193" w:author="Isabelle GUERIN" w:date="2021-07-30T14:37:00Z">
        <w:r w:rsidRPr="009F135D" w:rsidDel="008459F3">
          <w:rPr>
            <w:rFonts w:asciiTheme="majorHAnsi" w:hAnsiTheme="majorHAnsi" w:cstheme="majorHAnsi"/>
          </w:rPr>
          <w:delText xml:space="preserve">have </w:delText>
        </w:r>
      </w:del>
      <w:ins w:id="194" w:author="Isabelle GUERIN" w:date="2021-07-30T14:37:00Z">
        <w:r w:rsidR="008459F3">
          <w:rPr>
            <w:rFonts w:asciiTheme="majorHAnsi" w:hAnsiTheme="majorHAnsi" w:cstheme="majorHAnsi"/>
          </w:rPr>
          <w:t>had</w:t>
        </w:r>
        <w:r w:rsidR="008459F3" w:rsidRPr="009F135D">
          <w:rPr>
            <w:rFonts w:asciiTheme="majorHAnsi" w:hAnsiTheme="majorHAnsi" w:cstheme="majorHAnsi"/>
          </w:rPr>
          <w:t xml:space="preserve"> </w:t>
        </w:r>
      </w:ins>
      <w:r w:rsidRPr="009F135D">
        <w:rPr>
          <w:rFonts w:asciiTheme="majorHAnsi" w:hAnsiTheme="majorHAnsi" w:cstheme="majorHAnsi"/>
        </w:rPr>
        <w:t>lost their creditworthiness. Conversely, potential lenders face</w:t>
      </w:r>
      <w:ins w:id="195" w:author="Isabelle GUERIN" w:date="2021-07-30T14:37:00Z">
        <w:r w:rsidR="008459F3">
          <w:rPr>
            <w:rFonts w:asciiTheme="majorHAnsi" w:hAnsiTheme="majorHAnsi" w:cstheme="majorHAnsi"/>
          </w:rPr>
          <w:t>d</w:t>
        </w:r>
      </w:ins>
      <w:r w:rsidRPr="009F135D">
        <w:rPr>
          <w:rFonts w:asciiTheme="majorHAnsi" w:hAnsiTheme="majorHAnsi" w:cstheme="majorHAnsi"/>
        </w:rPr>
        <w:t xml:space="preserve"> themselves many uncertainties and </w:t>
      </w:r>
      <w:del w:id="196" w:author="Isabelle GUERIN" w:date="2021-07-30T14:37:00Z">
        <w:r w:rsidRPr="009F135D" w:rsidDel="008459F3">
          <w:rPr>
            <w:rFonts w:asciiTheme="majorHAnsi" w:hAnsiTheme="majorHAnsi" w:cstheme="majorHAnsi"/>
          </w:rPr>
          <w:delText>do</w:delText>
        </w:r>
        <w:r w:rsidR="0075119E" w:rsidDel="008459F3">
          <w:rPr>
            <w:rFonts w:asciiTheme="majorHAnsi" w:hAnsiTheme="majorHAnsi" w:cstheme="majorHAnsi"/>
          </w:rPr>
          <w:delText xml:space="preserve"> </w:delText>
        </w:r>
      </w:del>
      <w:ins w:id="197" w:author="Isabelle GUERIN" w:date="2021-07-30T14:37:00Z">
        <w:r w:rsidR="008459F3">
          <w:rPr>
            <w:rFonts w:asciiTheme="majorHAnsi" w:hAnsiTheme="majorHAnsi" w:cstheme="majorHAnsi"/>
          </w:rPr>
          <w:t xml:space="preserve">did </w:t>
        </w:r>
      </w:ins>
      <w:r w:rsidR="0075119E" w:rsidRPr="009F135D">
        <w:rPr>
          <w:rFonts w:asciiTheme="majorHAnsi" w:hAnsiTheme="majorHAnsi" w:cstheme="majorHAnsi"/>
        </w:rPr>
        <w:t>n</w:t>
      </w:r>
      <w:r w:rsidR="0075119E">
        <w:rPr>
          <w:rFonts w:asciiTheme="majorHAnsi" w:hAnsiTheme="majorHAnsi" w:cstheme="majorHAnsi"/>
        </w:rPr>
        <w:t>o</w:t>
      </w:r>
      <w:r w:rsidR="0075119E" w:rsidRPr="009F135D">
        <w:rPr>
          <w:rFonts w:asciiTheme="majorHAnsi" w:hAnsiTheme="majorHAnsi" w:cstheme="majorHAnsi"/>
        </w:rPr>
        <w:t xml:space="preserve">t </w:t>
      </w:r>
      <w:r w:rsidRPr="009F135D">
        <w:rPr>
          <w:rFonts w:asciiTheme="majorHAnsi" w:hAnsiTheme="majorHAnsi" w:cstheme="majorHAnsi"/>
        </w:rPr>
        <w:t>want to take risk. With the loss of trust, pledging assets ha</w:t>
      </w:r>
      <w:ins w:id="198" w:author="Isabelle GUERIN" w:date="2021-07-30T14:37:00Z">
        <w:r w:rsidR="008459F3">
          <w:rPr>
            <w:rFonts w:asciiTheme="majorHAnsi" w:hAnsiTheme="majorHAnsi" w:cstheme="majorHAnsi"/>
          </w:rPr>
          <w:t xml:space="preserve">d </w:t>
        </w:r>
      </w:ins>
      <w:del w:id="199" w:author="Isabelle GUERIN" w:date="2021-07-30T14:37:00Z">
        <w:r w:rsidRPr="009F135D" w:rsidDel="008459F3">
          <w:rPr>
            <w:rFonts w:asciiTheme="majorHAnsi" w:hAnsiTheme="majorHAnsi" w:cstheme="majorHAnsi"/>
          </w:rPr>
          <w:delText xml:space="preserve">s </w:delText>
        </w:r>
      </w:del>
      <w:r w:rsidRPr="009F135D">
        <w:rPr>
          <w:rFonts w:asciiTheme="majorHAnsi" w:hAnsiTheme="majorHAnsi" w:cstheme="majorHAnsi"/>
        </w:rPr>
        <w:t xml:space="preserve">become the only way to secure financial transactions. Pawning a piece of </w:t>
      </w:r>
      <w:proofErr w:type="spellStart"/>
      <w:r w:rsidRPr="009F135D">
        <w:rPr>
          <w:rFonts w:asciiTheme="majorHAnsi" w:hAnsiTheme="majorHAnsi" w:cstheme="majorHAnsi"/>
        </w:rPr>
        <w:t>jewellery</w:t>
      </w:r>
      <w:proofErr w:type="spellEnd"/>
      <w:r w:rsidRPr="009F135D">
        <w:rPr>
          <w:rFonts w:asciiTheme="majorHAnsi" w:hAnsiTheme="majorHAnsi" w:cstheme="majorHAnsi"/>
        </w:rPr>
        <w:t xml:space="preserve"> just to eat </w:t>
      </w:r>
      <w:ins w:id="200" w:author="Isabelle GUERIN" w:date="2021-07-30T14:37:00Z">
        <w:r w:rsidR="008459F3">
          <w:rPr>
            <w:rFonts w:asciiTheme="majorHAnsi" w:hAnsiTheme="majorHAnsi" w:cstheme="majorHAnsi"/>
          </w:rPr>
          <w:t>was</w:t>
        </w:r>
      </w:ins>
      <w:del w:id="201" w:author="Isabelle GUERIN" w:date="2021-07-30T14:37:00Z">
        <w:r w:rsidRPr="009F135D" w:rsidDel="008459F3">
          <w:rPr>
            <w:rFonts w:asciiTheme="majorHAnsi" w:hAnsiTheme="majorHAnsi" w:cstheme="majorHAnsi"/>
          </w:rPr>
          <w:delText>is</w:delText>
        </w:r>
      </w:del>
      <w:r w:rsidRPr="009F135D">
        <w:rPr>
          <w:rFonts w:asciiTheme="majorHAnsi" w:hAnsiTheme="majorHAnsi" w:cstheme="majorHAnsi"/>
        </w:rPr>
        <w:t xml:space="preserve"> a heartbreaker, especially for non-Dalits. Historically, pawnbroking was reserved for agricultural investment: pledging gold to eat is a habit of “poor”, often considered as a Dalit stigma. The deal </w:t>
      </w:r>
      <w:del w:id="202" w:author="Isabelle GUERIN" w:date="2021-07-30T14:37:00Z">
        <w:r w:rsidRPr="009F135D" w:rsidDel="008459F3">
          <w:rPr>
            <w:rFonts w:asciiTheme="majorHAnsi" w:hAnsiTheme="majorHAnsi" w:cstheme="majorHAnsi"/>
          </w:rPr>
          <w:delText xml:space="preserve">is </w:delText>
        </w:r>
      </w:del>
      <w:ins w:id="203" w:author="Isabelle GUERIN" w:date="2021-07-30T14:37:00Z">
        <w:r w:rsidR="008459F3">
          <w:rPr>
            <w:rFonts w:asciiTheme="majorHAnsi" w:hAnsiTheme="majorHAnsi" w:cstheme="majorHAnsi"/>
          </w:rPr>
          <w:t>was</w:t>
        </w:r>
        <w:r w:rsidR="008459F3" w:rsidRPr="009F135D">
          <w:rPr>
            <w:rFonts w:asciiTheme="majorHAnsi" w:hAnsiTheme="majorHAnsi" w:cstheme="majorHAnsi"/>
          </w:rPr>
          <w:t xml:space="preserve"> </w:t>
        </w:r>
      </w:ins>
      <w:r w:rsidRPr="009F135D">
        <w:rPr>
          <w:rFonts w:asciiTheme="majorHAnsi" w:hAnsiTheme="majorHAnsi" w:cstheme="majorHAnsi"/>
        </w:rPr>
        <w:t xml:space="preserve">also unusual: instead of obtaining a lump sum (usually three-quarters or two-thirds of the jewel’s value), small sums </w:t>
      </w:r>
      <w:del w:id="204" w:author="Isabelle GUERIN" w:date="2021-07-30T14:37:00Z">
        <w:r w:rsidRPr="009F135D" w:rsidDel="008459F3">
          <w:rPr>
            <w:rFonts w:asciiTheme="majorHAnsi" w:hAnsiTheme="majorHAnsi" w:cstheme="majorHAnsi"/>
          </w:rPr>
          <w:delText xml:space="preserve">are </w:delText>
        </w:r>
      </w:del>
      <w:ins w:id="205" w:author="Isabelle GUERIN" w:date="2021-07-30T14:37: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disbursed regularly. Lenders </w:t>
      </w:r>
      <w:del w:id="206" w:author="Isabelle GUERIN" w:date="2021-07-30T14:37:00Z">
        <w:r w:rsidRPr="009F135D" w:rsidDel="008459F3">
          <w:rPr>
            <w:rFonts w:asciiTheme="majorHAnsi" w:hAnsiTheme="majorHAnsi" w:cstheme="majorHAnsi"/>
          </w:rPr>
          <w:delText xml:space="preserve">cannot </w:delText>
        </w:r>
      </w:del>
      <w:ins w:id="207" w:author="Isabelle GUERIN" w:date="2021-07-30T14:37:00Z">
        <w:r w:rsidR="008459F3">
          <w:rPr>
            <w:rFonts w:asciiTheme="majorHAnsi" w:hAnsiTheme="majorHAnsi" w:cstheme="majorHAnsi"/>
          </w:rPr>
          <w:t>could not</w:t>
        </w:r>
        <w:r w:rsidR="008459F3" w:rsidRPr="009F135D">
          <w:rPr>
            <w:rFonts w:asciiTheme="majorHAnsi" w:hAnsiTheme="majorHAnsi" w:cstheme="majorHAnsi"/>
          </w:rPr>
          <w:t xml:space="preserve"> </w:t>
        </w:r>
      </w:ins>
      <w:r w:rsidRPr="009F135D">
        <w:rPr>
          <w:rFonts w:asciiTheme="majorHAnsi" w:hAnsiTheme="majorHAnsi" w:cstheme="majorHAnsi"/>
        </w:rPr>
        <w:t>afford more, and borrowers only ask</w:t>
      </w:r>
      <w:ins w:id="208" w:author="Isabelle GUERIN" w:date="2021-07-30T14:37:00Z">
        <w:r w:rsidR="008459F3">
          <w:rPr>
            <w:rFonts w:asciiTheme="majorHAnsi" w:hAnsiTheme="majorHAnsi" w:cstheme="majorHAnsi"/>
          </w:rPr>
          <w:t>ed</w:t>
        </w:r>
      </w:ins>
      <w:r w:rsidRPr="009F135D">
        <w:rPr>
          <w:rFonts w:asciiTheme="majorHAnsi" w:hAnsiTheme="majorHAnsi" w:cstheme="majorHAnsi"/>
        </w:rPr>
        <w:t xml:space="preserve"> for the minimum, to avoid being approached in their turn by their close circle. Thus this lady who pledge</w:t>
      </w:r>
      <w:ins w:id="209" w:author="Isabelle GUERIN" w:date="2021-07-30T14:37:00Z">
        <w:r w:rsidR="008459F3">
          <w:rPr>
            <w:rFonts w:asciiTheme="majorHAnsi" w:hAnsiTheme="majorHAnsi" w:cstheme="majorHAnsi"/>
          </w:rPr>
          <w:t>d</w:t>
        </w:r>
      </w:ins>
      <w:del w:id="210" w:author="Isabelle GUERIN" w:date="2021-07-30T14:37:00Z">
        <w:r w:rsidRPr="009F135D" w:rsidDel="008459F3">
          <w:rPr>
            <w:rFonts w:asciiTheme="majorHAnsi" w:hAnsiTheme="majorHAnsi" w:cstheme="majorHAnsi"/>
          </w:rPr>
          <w:delText>s</w:delText>
        </w:r>
      </w:del>
      <w:r w:rsidRPr="009F135D">
        <w:rPr>
          <w:rFonts w:asciiTheme="majorHAnsi" w:hAnsiTheme="majorHAnsi" w:cstheme="majorHAnsi"/>
        </w:rPr>
        <w:t xml:space="preserve"> a piece of </w:t>
      </w:r>
      <w:proofErr w:type="spellStart"/>
      <w:r w:rsidRPr="009F135D">
        <w:rPr>
          <w:rFonts w:asciiTheme="majorHAnsi" w:hAnsiTheme="majorHAnsi" w:cstheme="majorHAnsi"/>
        </w:rPr>
        <w:t>jewellery</w:t>
      </w:r>
      <w:proofErr w:type="spellEnd"/>
      <w:r w:rsidRPr="009F135D">
        <w:rPr>
          <w:rFonts w:asciiTheme="majorHAnsi" w:hAnsiTheme="majorHAnsi" w:cstheme="majorHAnsi"/>
        </w:rPr>
        <w:t xml:space="preserve"> worth INR 30,000, borrows INR 800, then comes back a few days later to borrow INR 500. Another deposit</w:t>
      </w:r>
      <w:ins w:id="211" w:author="Isabelle GUERIN" w:date="2021-07-30T14:37:00Z">
        <w:r w:rsidR="008459F3">
          <w:rPr>
            <w:rFonts w:asciiTheme="majorHAnsi" w:hAnsiTheme="majorHAnsi" w:cstheme="majorHAnsi"/>
          </w:rPr>
          <w:t>ed</w:t>
        </w:r>
      </w:ins>
      <w:del w:id="212" w:author="Isabelle GUERIN" w:date="2021-07-30T14:37:00Z">
        <w:r w:rsidRPr="009F135D" w:rsidDel="008459F3">
          <w:rPr>
            <w:rFonts w:asciiTheme="majorHAnsi" w:hAnsiTheme="majorHAnsi" w:cstheme="majorHAnsi"/>
          </w:rPr>
          <w:delText>s</w:delText>
        </w:r>
      </w:del>
      <w:r w:rsidRPr="009F135D">
        <w:rPr>
          <w:rFonts w:asciiTheme="majorHAnsi" w:hAnsiTheme="majorHAnsi" w:cstheme="majorHAnsi"/>
        </w:rPr>
        <w:t xml:space="preserve"> a piece of jewelry worth INR 15,000, borrows INR 500, and a week later borrows INR 1,000. </w:t>
      </w:r>
      <w:ins w:id="213" w:author="Isabelle GUERIN" w:date="2021-07-30T14:40:00Z">
        <w:r w:rsidR="008459F3" w:rsidRPr="008459F3">
          <w:rPr>
            <w:rFonts w:asciiTheme="majorHAnsi" w:hAnsiTheme="majorHAnsi" w:cstheme="majorHAnsi"/>
          </w:rPr>
          <w:t>It can be assumed that they are then returned regularly, depending on their needs and the</w:t>
        </w:r>
        <w:r w:rsidR="008459F3">
          <w:rPr>
            <w:rFonts w:asciiTheme="majorHAnsi" w:hAnsiTheme="majorHAnsi" w:cstheme="majorHAnsi"/>
          </w:rPr>
          <w:t xml:space="preserve"> cash flow availability of the</w:t>
        </w:r>
        <w:r w:rsidR="008459F3" w:rsidRPr="008459F3">
          <w:rPr>
            <w:rFonts w:asciiTheme="majorHAnsi" w:hAnsiTheme="majorHAnsi" w:cstheme="majorHAnsi"/>
          </w:rPr>
          <w:t xml:space="preserve"> lender</w:t>
        </w:r>
        <w:r w:rsidR="008459F3">
          <w:rPr>
            <w:rFonts w:asciiTheme="majorHAnsi" w:hAnsiTheme="majorHAnsi" w:cstheme="majorHAnsi"/>
          </w:rPr>
          <w:t>.</w:t>
        </w:r>
        <w:r w:rsidR="008459F3" w:rsidRPr="008459F3" w:rsidDel="008459F3">
          <w:rPr>
            <w:rFonts w:asciiTheme="majorHAnsi" w:hAnsiTheme="majorHAnsi" w:cstheme="majorHAnsi"/>
          </w:rPr>
          <w:t xml:space="preserve"> </w:t>
        </w:r>
      </w:ins>
      <w:del w:id="214" w:author="Isabelle GUERIN" w:date="2021-07-30T14:40:00Z">
        <w:r w:rsidRPr="009F135D" w:rsidDel="008459F3">
          <w:rPr>
            <w:rFonts w:asciiTheme="majorHAnsi" w:hAnsiTheme="majorHAnsi" w:cstheme="majorHAnsi"/>
          </w:rPr>
          <w:delText>We can assume they will come regularly according to their needs as long as the job shortage lasts.</w:delText>
        </w:r>
      </w:del>
      <w:r w:rsidRPr="009F135D">
        <w:rPr>
          <w:rFonts w:asciiTheme="majorHAnsi" w:hAnsiTheme="majorHAnsi" w:cstheme="majorHAnsi"/>
        </w:rPr>
        <w:t xml:space="preserve"> </w:t>
      </w:r>
      <w:r w:rsidR="00C91894" w:rsidRPr="00C91894">
        <w:rPr>
          <w:rFonts w:asciiTheme="majorHAnsi" w:hAnsiTheme="majorHAnsi" w:cstheme="majorHAnsi"/>
        </w:rPr>
        <w:t>Some people reject</w:t>
      </w:r>
      <w:ins w:id="215" w:author="Isabelle GUERIN" w:date="2021-07-30T14:40:00Z">
        <w:r w:rsidR="008459F3">
          <w:rPr>
            <w:rFonts w:asciiTheme="majorHAnsi" w:hAnsiTheme="majorHAnsi" w:cstheme="majorHAnsi"/>
          </w:rPr>
          <w:t xml:space="preserve">ed </w:t>
        </w:r>
      </w:ins>
      <w:del w:id="216" w:author="Isabelle GUERIN" w:date="2021-07-30T14:40:00Z">
        <w:r w:rsidR="00C91894" w:rsidRPr="00C91894" w:rsidDel="008459F3">
          <w:rPr>
            <w:rFonts w:asciiTheme="majorHAnsi" w:hAnsiTheme="majorHAnsi" w:cstheme="majorHAnsi"/>
          </w:rPr>
          <w:delText xml:space="preserve"> </w:delText>
        </w:r>
      </w:del>
      <w:r w:rsidR="00C91894" w:rsidRPr="00C91894">
        <w:rPr>
          <w:rFonts w:asciiTheme="majorHAnsi" w:hAnsiTheme="majorHAnsi" w:cstheme="majorHAnsi"/>
        </w:rPr>
        <w:t>these old forms of dependency and manage</w:t>
      </w:r>
      <w:ins w:id="217" w:author="Isabelle GUERIN" w:date="2021-07-30T14:40:00Z">
        <w:r w:rsidR="008459F3">
          <w:rPr>
            <w:rFonts w:asciiTheme="majorHAnsi" w:hAnsiTheme="majorHAnsi" w:cstheme="majorHAnsi"/>
          </w:rPr>
          <w:t>d</w:t>
        </w:r>
      </w:ins>
      <w:r w:rsidR="00C91894" w:rsidRPr="00C91894">
        <w:rPr>
          <w:rFonts w:asciiTheme="majorHAnsi" w:hAnsiTheme="majorHAnsi" w:cstheme="majorHAnsi"/>
        </w:rPr>
        <w:t xml:space="preserve"> differently.</w:t>
      </w:r>
      <w:r w:rsidR="00C91894">
        <w:rPr>
          <w:rFonts w:asciiTheme="majorHAnsi" w:hAnsiTheme="majorHAnsi" w:cstheme="majorHAnsi"/>
        </w:rPr>
        <w:t xml:space="preserve"> </w:t>
      </w:r>
      <w:r w:rsidR="00C91894" w:rsidRPr="00C91894">
        <w:rPr>
          <w:rFonts w:asciiTheme="majorHAnsi" w:hAnsiTheme="majorHAnsi" w:cstheme="majorHAnsi"/>
        </w:rPr>
        <w:t xml:space="preserve">Regardless of the options chosen, </w:t>
      </w:r>
      <w:r w:rsidR="00C91894">
        <w:rPr>
          <w:rFonts w:asciiTheme="majorHAnsi" w:hAnsiTheme="majorHAnsi" w:cstheme="majorHAnsi"/>
        </w:rPr>
        <w:t>f</w:t>
      </w:r>
      <w:r w:rsidRPr="009F135D">
        <w:rPr>
          <w:rFonts w:asciiTheme="majorHAnsi" w:hAnsiTheme="majorHAnsi" w:cstheme="majorHAnsi"/>
        </w:rPr>
        <w:t>or households who d</w:t>
      </w:r>
      <w:ins w:id="218" w:author="Isabelle GUERIN" w:date="2021-07-30T14:40:00Z">
        <w:r w:rsidR="008459F3">
          <w:rPr>
            <w:rFonts w:asciiTheme="majorHAnsi" w:hAnsiTheme="majorHAnsi" w:cstheme="majorHAnsi"/>
          </w:rPr>
          <w:t>id</w:t>
        </w:r>
      </w:ins>
      <w:del w:id="219" w:author="Isabelle GUERIN" w:date="2021-07-30T14:40:00Z">
        <w:r w:rsidRPr="009F135D" w:rsidDel="008459F3">
          <w:rPr>
            <w:rFonts w:asciiTheme="majorHAnsi" w:hAnsiTheme="majorHAnsi" w:cstheme="majorHAnsi"/>
          </w:rPr>
          <w:delText>o</w:delText>
        </w:r>
      </w:del>
      <w:r w:rsidRPr="009F135D">
        <w:rPr>
          <w:rFonts w:asciiTheme="majorHAnsi" w:hAnsiTheme="majorHAnsi" w:cstheme="majorHAnsi"/>
        </w:rPr>
        <w:t xml:space="preserve"> not find employment quickly, which is likely to be the case in the non-farm sector, one may expect a massive loss of their gold assets.</w:t>
      </w:r>
    </w:p>
    <w:p w14:paraId="4ECA6F54" w14:textId="520F73B6" w:rsidR="0021395A"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Land </w:t>
      </w:r>
      <w:r w:rsidR="0031690F" w:rsidRPr="009F135D">
        <w:rPr>
          <w:rFonts w:asciiTheme="majorHAnsi" w:hAnsiTheme="majorHAnsi" w:cstheme="majorHAnsi"/>
        </w:rPr>
        <w:t>raises</w:t>
      </w:r>
      <w:r w:rsidRPr="009F135D">
        <w:rPr>
          <w:rFonts w:asciiTheme="majorHAnsi" w:hAnsiTheme="majorHAnsi" w:cstheme="majorHAnsi"/>
        </w:rPr>
        <w:t xml:space="preserve"> similar concerns. Almost half households (46 percent) have lost land over the period. The share of landowners fell </w:t>
      </w:r>
      <w:commentRangeStart w:id="220"/>
      <w:r w:rsidRPr="009F135D">
        <w:rPr>
          <w:rFonts w:asciiTheme="majorHAnsi" w:hAnsiTheme="majorHAnsi" w:cstheme="majorHAnsi"/>
        </w:rPr>
        <w:t xml:space="preserve">from </w:t>
      </w:r>
      <w:ins w:id="221" w:author="Arnaud" w:date="2021-07-30T23:10:00Z">
        <w:r w:rsidR="009C182E">
          <w:rPr>
            <w:rFonts w:asciiTheme="majorHAnsi" w:hAnsiTheme="majorHAnsi" w:cstheme="majorHAnsi"/>
          </w:rPr>
          <w:t>54</w:t>
        </w:r>
      </w:ins>
      <w:del w:id="222" w:author="Arnaud" w:date="2021-07-30T23:09:00Z">
        <w:r w:rsidRPr="009F135D" w:rsidDel="009C182E">
          <w:rPr>
            <w:rFonts w:asciiTheme="majorHAnsi" w:hAnsiTheme="majorHAnsi" w:cstheme="majorHAnsi"/>
          </w:rPr>
          <w:delText>42</w:delText>
        </w:r>
      </w:del>
      <w:r w:rsidRPr="009F135D">
        <w:rPr>
          <w:rFonts w:asciiTheme="majorHAnsi" w:hAnsiTheme="majorHAnsi" w:cstheme="majorHAnsi"/>
        </w:rPr>
        <w:t xml:space="preserve"> percent to </w:t>
      </w:r>
      <w:ins w:id="223" w:author="Arnaud" w:date="2021-07-30T23:10:00Z">
        <w:r w:rsidR="009C182E">
          <w:rPr>
            <w:rFonts w:asciiTheme="majorHAnsi" w:hAnsiTheme="majorHAnsi" w:cstheme="majorHAnsi"/>
          </w:rPr>
          <w:t>31</w:t>
        </w:r>
      </w:ins>
      <w:del w:id="224" w:author="Arnaud" w:date="2021-07-30T23:10:00Z">
        <w:r w:rsidRPr="009F135D" w:rsidDel="009C182E">
          <w:rPr>
            <w:rFonts w:asciiTheme="majorHAnsi" w:hAnsiTheme="majorHAnsi" w:cstheme="majorHAnsi"/>
          </w:rPr>
          <w:delText>21</w:delText>
        </w:r>
      </w:del>
      <w:r w:rsidRPr="009F135D">
        <w:rPr>
          <w:rFonts w:asciiTheme="majorHAnsi" w:hAnsiTheme="majorHAnsi" w:cstheme="majorHAnsi"/>
        </w:rPr>
        <w:t xml:space="preserve"> </w:t>
      </w:r>
      <w:commentRangeEnd w:id="220"/>
      <w:r w:rsidR="00026BDC">
        <w:rPr>
          <w:rStyle w:val="CommentReference"/>
        </w:rPr>
        <w:commentReference w:id="220"/>
      </w:r>
      <w:r w:rsidRPr="009F135D">
        <w:rPr>
          <w:rFonts w:asciiTheme="majorHAnsi" w:hAnsiTheme="majorHAnsi" w:cstheme="majorHAnsi"/>
        </w:rPr>
        <w:t xml:space="preserve">percent, and each caste experienced a similar decline (see Table </w:t>
      </w:r>
      <w:r w:rsidR="00504744" w:rsidRPr="009F135D">
        <w:rPr>
          <w:rFonts w:asciiTheme="majorHAnsi" w:hAnsiTheme="majorHAnsi" w:cstheme="majorHAnsi"/>
        </w:rPr>
        <w:t>1)</w:t>
      </w:r>
      <w:r w:rsidRPr="009F135D">
        <w:rPr>
          <w:rFonts w:asciiTheme="majorHAnsi" w:hAnsiTheme="majorHAnsi" w:cstheme="majorHAnsi"/>
        </w:rPr>
        <w:t xml:space="preserve">. Qualitative surveys indicate that indebtedness is often an explanatory factor. Land is very rarely mortgaged, but people have no other choice than selling it when they can no longer pay their creditors. Here too, new forms of secured loans </w:t>
      </w:r>
      <w:del w:id="225" w:author="Isabelle GUERIN" w:date="2021-07-30T14:40:00Z">
        <w:r w:rsidRPr="009F135D" w:rsidDel="008459F3">
          <w:rPr>
            <w:rFonts w:asciiTheme="majorHAnsi" w:hAnsiTheme="majorHAnsi" w:cstheme="majorHAnsi"/>
          </w:rPr>
          <w:delText>are being</w:delText>
        </w:r>
      </w:del>
      <w:ins w:id="226" w:author="Isabelle GUERIN" w:date="2021-07-30T14:40:00Z">
        <w:r w:rsidR="008459F3">
          <w:rPr>
            <w:rFonts w:asciiTheme="majorHAnsi" w:hAnsiTheme="majorHAnsi" w:cstheme="majorHAnsi"/>
          </w:rPr>
          <w:t>have been</w:t>
        </w:r>
      </w:ins>
      <w:r w:rsidRPr="009F135D">
        <w:rPr>
          <w:rFonts w:asciiTheme="majorHAnsi" w:hAnsiTheme="majorHAnsi" w:cstheme="majorHAnsi"/>
        </w:rPr>
        <w:t xml:space="preserve"> developed, especially for bonded </w:t>
      </w:r>
      <w:proofErr w:type="spellStart"/>
      <w:r w:rsidRPr="009F135D">
        <w:rPr>
          <w:rFonts w:asciiTheme="majorHAnsi" w:hAnsiTheme="majorHAnsi" w:cstheme="majorHAnsi"/>
        </w:rPr>
        <w:t>labourers</w:t>
      </w:r>
      <w:proofErr w:type="spellEnd"/>
      <w:r w:rsidRPr="009F135D">
        <w:rPr>
          <w:rFonts w:asciiTheme="majorHAnsi" w:hAnsiTheme="majorHAnsi" w:cstheme="majorHAnsi"/>
        </w:rPr>
        <w:t xml:space="preserve">. </w:t>
      </w:r>
      <w:r w:rsidR="00C91894">
        <w:rPr>
          <w:rFonts w:asciiTheme="majorHAnsi" w:hAnsiTheme="majorHAnsi" w:cstheme="majorHAnsi"/>
        </w:rPr>
        <w:t>Among</w:t>
      </w:r>
      <w:r w:rsidRPr="009F135D">
        <w:rPr>
          <w:rFonts w:asciiTheme="majorHAnsi" w:hAnsiTheme="majorHAnsi" w:cstheme="majorHAnsi"/>
        </w:rPr>
        <w:t xml:space="preserve"> our sample</w:t>
      </w:r>
      <w:r w:rsidR="00C91894">
        <w:rPr>
          <w:rFonts w:asciiTheme="majorHAnsi" w:hAnsiTheme="majorHAnsi" w:cstheme="majorHAnsi"/>
        </w:rPr>
        <w:t>, some households</w:t>
      </w:r>
      <w:r w:rsidRPr="009F135D">
        <w:rPr>
          <w:rFonts w:asciiTheme="majorHAnsi" w:hAnsiTheme="majorHAnsi" w:cstheme="majorHAnsi"/>
        </w:rPr>
        <w:t xml:space="preserve"> make a living thanks to seasonal migration and wage advances. With the lockdown, most have returned. Not only they </w:t>
      </w:r>
      <w:del w:id="227" w:author="Isabelle GUERIN" w:date="2021-07-30T14:41:00Z">
        <w:r w:rsidRPr="009F135D" w:rsidDel="008459F3">
          <w:rPr>
            <w:rFonts w:asciiTheme="majorHAnsi" w:hAnsiTheme="majorHAnsi" w:cstheme="majorHAnsi"/>
          </w:rPr>
          <w:delText xml:space="preserve">have </w:delText>
        </w:r>
      </w:del>
      <w:r w:rsidRPr="009F135D">
        <w:rPr>
          <w:rFonts w:asciiTheme="majorHAnsi" w:hAnsiTheme="majorHAnsi" w:cstheme="majorHAnsi"/>
        </w:rPr>
        <w:t xml:space="preserve">lost their source of livelihood but they </w:t>
      </w:r>
      <w:del w:id="228" w:author="Isabelle GUERIN" w:date="2021-07-30T14:41:00Z">
        <w:r w:rsidRPr="009F135D" w:rsidDel="008459F3">
          <w:rPr>
            <w:rFonts w:asciiTheme="majorHAnsi" w:hAnsiTheme="majorHAnsi" w:cstheme="majorHAnsi"/>
          </w:rPr>
          <w:delText xml:space="preserve">are </w:delText>
        </w:r>
      </w:del>
      <w:ins w:id="229" w:author="Isabelle GUERIN" w:date="2021-07-30T14:41: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heavily indebted, with amounts ranging from 70,000 to INR 100,000. Employers </w:t>
      </w:r>
      <w:del w:id="230" w:author="Isabelle GUERIN" w:date="2021-07-30T14:41:00Z">
        <w:r w:rsidRPr="009F135D" w:rsidDel="008459F3">
          <w:rPr>
            <w:rFonts w:asciiTheme="majorHAnsi" w:hAnsiTheme="majorHAnsi" w:cstheme="majorHAnsi"/>
          </w:rPr>
          <w:delText xml:space="preserve">are </w:delText>
        </w:r>
      </w:del>
      <w:ins w:id="231" w:author="Isabelle GUERIN" w:date="2021-07-30T14:41: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very unlikely to write off this debt. Whether it is the brick producers or the sugar mills, they themselves </w:t>
      </w:r>
      <w:del w:id="232" w:author="Isabelle GUERIN" w:date="2021-07-30T14:41:00Z">
        <w:r w:rsidRPr="009F135D" w:rsidDel="008459F3">
          <w:rPr>
            <w:rFonts w:asciiTheme="majorHAnsi" w:hAnsiTheme="majorHAnsi" w:cstheme="majorHAnsi"/>
          </w:rPr>
          <w:delText xml:space="preserve">are </w:delText>
        </w:r>
      </w:del>
      <w:ins w:id="233" w:author="Isabelle GUERIN" w:date="2021-07-30T14:41: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in great trouble. What is more, among the brick kiln owners, some have </w:t>
      </w:r>
      <w:del w:id="234" w:author="Isabelle GUERIN" w:date="2021-07-30T14:41:00Z">
        <w:r w:rsidRPr="009F135D" w:rsidDel="008459F3">
          <w:rPr>
            <w:rFonts w:asciiTheme="majorHAnsi" w:hAnsiTheme="majorHAnsi" w:cstheme="majorHAnsi"/>
          </w:rPr>
          <w:delText xml:space="preserve">even </w:delText>
        </w:r>
      </w:del>
      <w:r w:rsidRPr="009F135D">
        <w:rPr>
          <w:rFonts w:asciiTheme="majorHAnsi" w:hAnsiTheme="majorHAnsi" w:cstheme="majorHAnsi"/>
        </w:rPr>
        <w:t xml:space="preserve">started to threaten their workers by demanding title deeds, something that has never happened before: until now the only collateral was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Given the uncertainty about the future, </w:t>
      </w:r>
      <w:proofErr w:type="spellStart"/>
      <w:r w:rsidRPr="009F135D">
        <w:rPr>
          <w:rFonts w:asciiTheme="majorHAnsi" w:hAnsiTheme="majorHAnsi" w:cstheme="majorHAnsi"/>
        </w:rPr>
        <w:t>labour</w:t>
      </w:r>
      <w:proofErr w:type="spellEnd"/>
      <w:r w:rsidRPr="009F135D">
        <w:rPr>
          <w:rFonts w:asciiTheme="majorHAnsi" w:hAnsiTheme="majorHAnsi" w:cstheme="majorHAnsi"/>
        </w:rPr>
        <w:t xml:space="preserve"> </w:t>
      </w:r>
      <w:del w:id="235" w:author="Isabelle GUERIN" w:date="2021-07-30T14:41:00Z">
        <w:r w:rsidRPr="009F135D" w:rsidDel="008459F3">
          <w:rPr>
            <w:rFonts w:asciiTheme="majorHAnsi" w:hAnsiTheme="majorHAnsi" w:cstheme="majorHAnsi"/>
          </w:rPr>
          <w:delText xml:space="preserve">is </w:delText>
        </w:r>
      </w:del>
      <w:ins w:id="236" w:author="Isabelle GUERIN" w:date="2021-07-30T14:41:00Z">
        <w:r w:rsidR="008459F3">
          <w:rPr>
            <w:rFonts w:asciiTheme="majorHAnsi" w:hAnsiTheme="majorHAnsi" w:cstheme="majorHAnsi"/>
          </w:rPr>
          <w:t>was</w:t>
        </w:r>
        <w:r w:rsidR="008459F3" w:rsidRPr="009F135D">
          <w:rPr>
            <w:rFonts w:asciiTheme="majorHAnsi" w:hAnsiTheme="majorHAnsi" w:cstheme="majorHAnsi"/>
          </w:rPr>
          <w:t xml:space="preserve"> </w:t>
        </w:r>
      </w:ins>
      <w:r w:rsidRPr="009F135D">
        <w:rPr>
          <w:rFonts w:asciiTheme="majorHAnsi" w:hAnsiTheme="majorHAnsi" w:cstheme="majorHAnsi"/>
        </w:rPr>
        <w:t xml:space="preserve">no longer a collateral. </w:t>
      </w:r>
      <w:del w:id="237" w:author="Isabelle GUERIN" w:date="2021-07-30T15:10:00Z">
        <w:r w:rsidRPr="009F135D" w:rsidDel="00B51C57">
          <w:rPr>
            <w:rFonts w:asciiTheme="majorHAnsi" w:hAnsiTheme="majorHAnsi" w:cstheme="majorHAnsi"/>
          </w:rPr>
          <w:delText>Far beyond our case study, activists and researchers are concerned that the lockdown could lead to the emergence of new forms of slavery</w:delText>
        </w:r>
        <w:r w:rsidR="0021395A" w:rsidRPr="009F135D" w:rsidDel="00B51C57">
          <w:rPr>
            <w:rFonts w:asciiTheme="majorHAnsi" w:hAnsiTheme="majorHAnsi" w:cstheme="majorHAnsi"/>
          </w:rPr>
          <w:delText xml:space="preserve"> </w:delText>
        </w:r>
        <w:r w:rsidR="0021395A" w:rsidRPr="009F135D" w:rsidDel="00B51C57">
          <w:rPr>
            <w:rFonts w:asciiTheme="majorHAnsi" w:hAnsiTheme="majorHAnsi" w:cstheme="majorHAnsi"/>
          </w:rPr>
          <w:fldChar w:fldCharType="begin"/>
        </w:r>
        <w:r w:rsidR="0021395A" w:rsidRPr="009F135D" w:rsidDel="00B51C57">
          <w:rPr>
            <w:rFonts w:asciiTheme="majorHAnsi" w:hAnsiTheme="majorHAnsi" w:cstheme="majorHAnsi"/>
          </w:rPr>
          <w:delInstrText xml:space="preserve"> ADDIN ZOTERO_ITEM CSL_CITATION {"citationID":"Ln42lvQw","properties":{"formattedCitation":"(Jan Sahas 2020; Nagaraj and Srivastava 2020)","plainCitation":"(Jan Sahas 2020; Nagaraj and Srivastava 2020)","noteIndex":0},"citationItems":[{"id":984,"uris":["http://zotero.org/users/5354237/items/TZQQ4D3Y"],"uri":["http://zotero.org/users/5354237/items/TZQQ4D3Y"],"itemData":{"id":984,"type":"report","event-place":"New-Delhi","publisher":"Jan Sahas (People's Courage for Change)","publisher-place":"New-Delhi","title":"Voices of the invisibles. A rapid assessment  on the impact of Covid-19 lockdown on internal migrant workers. Recommandationsfor the State, Industry and Philantropists","author":[{"family":"Jan Sahas","given":""}],"issued":{"date-parts":[["2020",4]]}}},{"id":968,"uris":["http://zotero.org/users/5354237/items/F98RV2P7"],"uri":["http://zotero.org/users/5354237/items/F98RV2P7"],"itemData":{"id":968,"type":"article-newspaper","abstract":"When the coronavirus outbreak brought India to a halt last month, Bhagwan Das lost his only income as a construction worker in Delhi and embarked on a three-day trek back to his village. Then the loan shark came knocking.","container-title":"The Jakarta Post","language":"en","source":"www.thejakartapost.com","title":"No work, new debt: Virus creates perfect storm for slavery in India","title-short":"No work, new debt","URL":"https://www.thejakartapost.com/news/2020/04/13/no-work-new-debt-virus-creates-perfect-storm-for-slavery-in-india.html","author":[{"family":"Nagaraj","given":"Anuradha"},{"family":"Srivastava","given":"Roli"}],"accessed":{"date-parts":[["2020",5,27]]},"issued":{"date-parts":[["2020",4]]}}}],"schema":"https://github.com/citation-style-language/schema/raw/master/csl-citation.json"} </w:delInstrText>
        </w:r>
        <w:r w:rsidR="0021395A" w:rsidRPr="009F135D" w:rsidDel="00B51C57">
          <w:rPr>
            <w:rFonts w:asciiTheme="majorHAnsi" w:hAnsiTheme="majorHAnsi" w:cstheme="majorHAnsi"/>
          </w:rPr>
          <w:fldChar w:fldCharType="separate"/>
        </w:r>
        <w:r w:rsidR="0021395A" w:rsidRPr="009F135D" w:rsidDel="00B51C57">
          <w:rPr>
            <w:rFonts w:asciiTheme="majorHAnsi" w:hAnsiTheme="majorHAnsi" w:cstheme="majorHAnsi"/>
          </w:rPr>
          <w:delText>(Jan Sahas 2020; Nagaraj and Srivastava 2020)</w:delText>
        </w:r>
        <w:r w:rsidR="0021395A" w:rsidRPr="009F135D" w:rsidDel="00B51C57">
          <w:rPr>
            <w:rFonts w:asciiTheme="majorHAnsi" w:hAnsiTheme="majorHAnsi" w:cstheme="majorHAnsi"/>
          </w:rPr>
          <w:fldChar w:fldCharType="end"/>
        </w:r>
        <w:bookmarkStart w:id="238" w:name="section:conclusion"/>
        <w:bookmarkEnd w:id="183"/>
        <w:r w:rsidR="0021395A" w:rsidRPr="009F135D" w:rsidDel="00B51C57">
          <w:rPr>
            <w:rFonts w:asciiTheme="majorHAnsi" w:hAnsiTheme="majorHAnsi" w:cstheme="majorHAnsi"/>
          </w:rPr>
          <w:delText>.</w:delText>
        </w:r>
      </w:del>
    </w:p>
    <w:p w14:paraId="7FFC6EE9" w14:textId="24CC4598" w:rsidR="001A3255" w:rsidRPr="009F135D" w:rsidRDefault="00D83010" w:rsidP="009F135D">
      <w:pPr>
        <w:pStyle w:val="Heading1"/>
        <w:jc w:val="both"/>
        <w:rPr>
          <w:rFonts w:cstheme="majorHAnsi"/>
        </w:rPr>
      </w:pPr>
      <w:r>
        <w:rPr>
          <w:rFonts w:cstheme="majorHAnsi"/>
        </w:rPr>
        <w:t>C</w:t>
      </w:r>
      <w:r w:rsidR="00B86B1F" w:rsidRPr="009F135D">
        <w:rPr>
          <w:rFonts w:cstheme="majorHAnsi"/>
        </w:rPr>
        <w:t>onclusion</w:t>
      </w:r>
    </w:p>
    <w:p w14:paraId="1237E738" w14:textId="73D92D1A" w:rsidR="001A3255" w:rsidRPr="009F135D" w:rsidRDefault="00B86B1F" w:rsidP="009F135D">
      <w:pPr>
        <w:pStyle w:val="FirstParagraph"/>
        <w:jc w:val="both"/>
        <w:rPr>
          <w:rFonts w:asciiTheme="majorHAnsi" w:hAnsiTheme="majorHAnsi" w:cstheme="majorHAnsi"/>
        </w:rPr>
      </w:pPr>
      <w:r w:rsidRPr="009F135D">
        <w:rPr>
          <w:rFonts w:asciiTheme="majorHAnsi" w:hAnsiTheme="majorHAnsi" w:cstheme="majorHAnsi"/>
        </w:rPr>
        <w:t>In different regions of the world, t</w:t>
      </w:r>
      <w:r w:rsidR="00BE3642" w:rsidRPr="009F135D">
        <w:rPr>
          <w:rFonts w:asciiTheme="majorHAnsi" w:hAnsiTheme="majorHAnsi" w:cstheme="majorHAnsi"/>
        </w:rPr>
        <w:t xml:space="preserve">he pandemic - and the lockdown </w:t>
      </w:r>
      <w:r w:rsidRPr="009F135D">
        <w:rPr>
          <w:rFonts w:asciiTheme="majorHAnsi" w:hAnsiTheme="majorHAnsi" w:cstheme="majorHAnsi"/>
        </w:rPr>
        <w:t xml:space="preserve">- have exposed pre-existing fragilities: insufficient health systems, excessive concentration of production chains, devaluation of essential workers, suddenly becoming visible, etc. As our case study shows, the fragility of </w:t>
      </w:r>
      <w:r w:rsidRPr="009F135D">
        <w:rPr>
          <w:rFonts w:asciiTheme="majorHAnsi" w:hAnsiTheme="majorHAnsi" w:cstheme="majorHAnsi"/>
        </w:rPr>
        <w:lastRenderedPageBreak/>
        <w:t xml:space="preserve">growth based on </w:t>
      </w:r>
      <w:r w:rsidR="00A97309" w:rsidRPr="009F135D">
        <w:rPr>
          <w:rFonts w:asciiTheme="majorHAnsi" w:hAnsiTheme="majorHAnsi" w:cstheme="majorHAnsi"/>
        </w:rPr>
        <w:t>household</w:t>
      </w:r>
      <w:r w:rsidRPr="009F135D">
        <w:rPr>
          <w:rFonts w:asciiTheme="majorHAnsi" w:hAnsiTheme="majorHAnsi" w:cstheme="majorHAnsi"/>
        </w:rPr>
        <w:t xml:space="preserve"> debt is also exposed. With the lockdown, not only have workers lost their sources of income, albeit unevenly, but they are unable to repay their debts. In the </w:t>
      </w:r>
      <w:r w:rsidR="0031690F" w:rsidRPr="009F135D">
        <w:rPr>
          <w:rFonts w:asciiTheme="majorHAnsi" w:hAnsiTheme="majorHAnsi" w:cstheme="majorHAnsi"/>
        </w:rPr>
        <w:t xml:space="preserve">studied </w:t>
      </w:r>
      <w:r w:rsidRPr="009F135D">
        <w:rPr>
          <w:rFonts w:asciiTheme="majorHAnsi" w:hAnsiTheme="majorHAnsi" w:cstheme="majorHAnsi"/>
        </w:rPr>
        <w:t xml:space="preserve">region, debt has </w:t>
      </w:r>
      <w:del w:id="239" w:author="Isabelle GUERIN" w:date="2021-07-30T14:41:00Z">
        <w:r w:rsidRPr="009F135D" w:rsidDel="008459F3">
          <w:rPr>
            <w:rFonts w:asciiTheme="majorHAnsi" w:hAnsiTheme="majorHAnsi" w:cstheme="majorHAnsi"/>
          </w:rPr>
          <w:delText xml:space="preserve">exploded </w:delText>
        </w:r>
      </w:del>
      <w:ins w:id="240" w:author="Isabelle GUERIN" w:date="2021-07-30T14:41:00Z">
        <w:r w:rsidR="008459F3">
          <w:rPr>
            <w:rFonts w:asciiTheme="majorHAnsi" w:hAnsiTheme="majorHAnsi" w:cstheme="majorHAnsi"/>
          </w:rPr>
          <w:t>sharply risen</w:t>
        </w:r>
        <w:r w:rsidR="008459F3" w:rsidRPr="009F135D">
          <w:rPr>
            <w:rFonts w:asciiTheme="majorHAnsi" w:hAnsiTheme="majorHAnsi" w:cstheme="majorHAnsi"/>
          </w:rPr>
          <w:t xml:space="preserve"> </w:t>
        </w:r>
      </w:ins>
      <w:r w:rsidRPr="009F135D">
        <w:rPr>
          <w:rFonts w:asciiTheme="majorHAnsi" w:hAnsiTheme="majorHAnsi" w:cstheme="majorHAnsi"/>
        </w:rPr>
        <w:t xml:space="preserve">over the past decade. While debt was already a source of financial fragility and decapitalization for part of the population, there is concern that the lockdown could accentuate this trend. The only </w:t>
      </w:r>
      <w:r w:rsidR="0031690F" w:rsidRPr="009F135D">
        <w:rPr>
          <w:rFonts w:asciiTheme="majorHAnsi" w:hAnsiTheme="majorHAnsi" w:cstheme="majorHAnsi"/>
        </w:rPr>
        <w:t xml:space="preserve">accessible </w:t>
      </w:r>
      <w:r w:rsidRPr="009F135D">
        <w:rPr>
          <w:rFonts w:asciiTheme="majorHAnsi" w:hAnsiTheme="majorHAnsi" w:cstheme="majorHAnsi"/>
        </w:rPr>
        <w:t>credits during the</w:t>
      </w:r>
      <w:ins w:id="241" w:author="Isabelle GUERIN" w:date="2021-07-30T14:42:00Z">
        <w:r w:rsidR="008459F3">
          <w:rPr>
            <w:rFonts w:asciiTheme="majorHAnsi" w:hAnsiTheme="majorHAnsi" w:cstheme="majorHAnsi"/>
          </w:rPr>
          <w:t xml:space="preserve"> first</w:t>
        </w:r>
      </w:ins>
      <w:r w:rsidRPr="009F135D">
        <w:rPr>
          <w:rFonts w:asciiTheme="majorHAnsi" w:hAnsiTheme="majorHAnsi" w:cstheme="majorHAnsi"/>
        </w:rPr>
        <w:t xml:space="preserve"> lockdown </w:t>
      </w:r>
      <w:del w:id="242" w:author="Isabelle GUERIN" w:date="2021-07-30T14:42:00Z">
        <w:r w:rsidRPr="009F135D" w:rsidDel="008459F3">
          <w:rPr>
            <w:rFonts w:asciiTheme="majorHAnsi" w:hAnsiTheme="majorHAnsi" w:cstheme="majorHAnsi"/>
          </w:rPr>
          <w:delText xml:space="preserve">are </w:delText>
        </w:r>
      </w:del>
      <w:ins w:id="243" w:author="Isabelle GUERIN" w:date="2021-07-30T14:42: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secured credits, based on gold or land. Our case study is limited to a specific region and has no claim to generalization. </w:t>
      </w:r>
      <w:ins w:id="244" w:author="Isabelle GUERIN" w:date="2021-07-30T14:44:00Z">
        <w:r w:rsidR="005E0393" w:rsidRPr="005E0393">
          <w:rPr>
            <w:rFonts w:asciiTheme="majorHAnsi" w:hAnsiTheme="majorHAnsi" w:cstheme="majorHAnsi"/>
          </w:rPr>
          <w:t>A qualitative study in a neighboring region shows that unequal access to credit and pressure to repay strengthens caste, gender and class inequalities</w:t>
        </w:r>
      </w:ins>
      <w:ins w:id="245" w:author="Isabelle GUERIN" w:date="2021-07-30T14:45:00Z">
        <w:r w:rsidR="004F1944">
          <w:rPr>
            <w:rFonts w:asciiTheme="majorHAnsi" w:hAnsiTheme="majorHAnsi" w:cstheme="majorHAnsi"/>
          </w:rPr>
          <w:t xml:space="preserve"> </w:t>
        </w:r>
      </w:ins>
      <w:r w:rsidR="004F1944">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{"citationID":"oLwr4P2r","properties":{"formattedCitation":"(Gu\\uc0\\u233{}rin et al. 2021)","plainCitation":"(Guérin et al. 2021)","noteIndex":0},"citationItems":[{"id":2634,"uris":["http://zotero.org/users/5354237/items/P8HETN97"],"uri":["http://zotero.org/users/5354237/items/P8HETN97"],"itemData":{"id":2634,"type":"article-journal","container-title":"Development and Change","title":"COVID-19 and the Unequalizing Infrastructures of Financial Inclusion in Tamil Nadu","author":[{"family":"Guérin","given":"Isabelle"},{"family":"Guermond","given":"Vincent"},{"family":"Joseph","given":"Nithya"},{"family":"Natarajan","given":"Nithya"},{"family":"Venkatasubramanian","given":"G."}],"issued":{"date-parts":[["2021"]]}}}],"schema":"https://github.com/citation-style-language/schema/raw/master/csl-citation.json"} </w:instrText>
      </w:r>
      <w:r w:rsidR="004F1944">
        <w:rPr>
          <w:rFonts w:asciiTheme="majorHAnsi" w:hAnsiTheme="majorHAnsi" w:cstheme="majorHAnsi"/>
        </w:rPr>
        <w:fldChar w:fldCharType="separate"/>
      </w:r>
      <w:r w:rsidR="004F1944" w:rsidRPr="004F1944">
        <w:rPr>
          <w:rFonts w:ascii="Calibri" w:hAnsi="Calibri" w:cs="Calibri"/>
        </w:rPr>
        <w:t>(Guérin et al. 2021)</w:t>
      </w:r>
      <w:r w:rsidR="004F1944">
        <w:rPr>
          <w:rFonts w:asciiTheme="majorHAnsi" w:hAnsiTheme="majorHAnsi" w:cstheme="majorHAnsi"/>
        </w:rPr>
        <w:fldChar w:fldCharType="end"/>
      </w:r>
      <w:ins w:id="246" w:author="Isabelle GUERIN" w:date="2021-07-30T15:10:00Z">
        <w:r w:rsidR="007E34C8">
          <w:rPr>
            <w:rFonts w:asciiTheme="majorHAnsi" w:hAnsiTheme="majorHAnsi" w:cstheme="majorHAnsi"/>
          </w:rPr>
          <w:t xml:space="preserve"> </w:t>
        </w:r>
        <w:r w:rsidR="007E34C8" w:rsidRPr="007E34C8">
          <w:rPr>
            <w:rFonts w:asciiTheme="majorHAnsi" w:hAnsiTheme="majorHAnsi" w:cstheme="majorHAnsi"/>
          </w:rPr>
          <w:t>and observations from other parts of India also point to the failure of financial inclusion policies in times of pandemic and lockdown</w:t>
        </w:r>
        <w:r w:rsidR="00B51C57">
          <w:rPr>
            <w:rFonts w:asciiTheme="majorHAnsi" w:hAnsiTheme="majorHAnsi" w:cstheme="majorHAnsi"/>
          </w:rPr>
          <w:t xml:space="preserve"> </w:t>
        </w:r>
      </w:ins>
      <w:r w:rsidR="00B51C57">
        <w:rPr>
          <w:rFonts w:asciiTheme="majorHAnsi" w:hAnsiTheme="majorHAnsi" w:cstheme="majorHAnsi"/>
        </w:rPr>
        <w:fldChar w:fldCharType="begin"/>
      </w:r>
      <w:r w:rsidR="00B51C57">
        <w:rPr>
          <w:rFonts w:asciiTheme="majorHAnsi" w:hAnsiTheme="majorHAnsi" w:cstheme="majorHAnsi"/>
        </w:rPr>
        <w:instrText xml:space="preserve"> ADDIN ZOTERO_ITEM CSL_CITATION {"citationID":"wxLTAzqS","properties":{"formattedCitation":"(Gu\\uc0\\u233{}rin, Joseph, and Venkatasubramanian 2021)","plainCitation":"(Guérin, Joseph, and Venkatasubramanian 2021)","noteIndex":0},"citationItems":[{"id":2656,"uris":["http://zotero.org/users/5354237/items/H5JXNVHT"],"uri":["http://zotero.org/users/5354237/items/H5JXNVHT"],"itemData":{"id":2656,"type":"article-newspaper","container-title":"The Wire","title":"How Indian Financial Infrastructure Failed during the Pandemic","URL":"https://m.thewire.in/byline/isabelle-guerin-nithya-joseph-and-g-venkatasubrama","author":[{"family":"Guérin","given":"Isabelle"},{"family":"Joseph","given":"Nithya"},{"family":"Venkatasubramanian","given":"G."}],"accessed":{"date-parts":[["2021",7,13]]},"issued":{"date-parts":[["2021",6,23]]}}}],"schema":"https://github.com/citation-style-language/schema/raw/master/csl-citation.json"} </w:instrText>
      </w:r>
      <w:r w:rsidR="00B51C57">
        <w:rPr>
          <w:rFonts w:asciiTheme="majorHAnsi" w:hAnsiTheme="majorHAnsi" w:cstheme="majorHAnsi"/>
        </w:rPr>
        <w:fldChar w:fldCharType="separate"/>
      </w:r>
      <w:r w:rsidR="00B51C57" w:rsidRPr="00B51C57">
        <w:rPr>
          <w:rFonts w:ascii="Calibri" w:hAnsi="Calibri" w:cs="Calibri"/>
        </w:rPr>
        <w:t>(Guérin, Joseph, and Venkatasubramanian 2021)</w:t>
      </w:r>
      <w:r w:rsidR="00B51C57">
        <w:rPr>
          <w:rFonts w:asciiTheme="majorHAnsi" w:hAnsiTheme="majorHAnsi" w:cstheme="majorHAnsi"/>
        </w:rPr>
        <w:fldChar w:fldCharType="end"/>
      </w:r>
      <w:ins w:id="247" w:author="Isabelle GUERIN" w:date="2021-07-30T15:10:00Z">
        <w:r w:rsidR="007E34C8" w:rsidRPr="007E34C8">
          <w:rPr>
            <w:rFonts w:asciiTheme="majorHAnsi" w:hAnsiTheme="majorHAnsi" w:cstheme="majorHAnsi"/>
          </w:rPr>
          <w:t>.</w:t>
        </w:r>
      </w:ins>
      <w:ins w:id="248" w:author="Isabelle GUERIN" w:date="2021-07-30T14:44:00Z">
        <w:r w:rsidR="005E0393" w:rsidRPr="005E0393">
          <w:rPr>
            <w:rFonts w:asciiTheme="majorHAnsi" w:hAnsiTheme="majorHAnsi" w:cstheme="majorHAnsi"/>
          </w:rPr>
          <w:t xml:space="preserve"> </w:t>
        </w:r>
      </w:ins>
      <w:del w:id="249" w:author="Isabelle GUERIN" w:date="2021-07-30T14:45:00Z">
        <w:r w:rsidRPr="009F135D" w:rsidDel="005E0393">
          <w:rPr>
            <w:rFonts w:asciiTheme="majorHAnsi" w:hAnsiTheme="majorHAnsi" w:cstheme="majorHAnsi"/>
          </w:rPr>
          <w:delText>However</w:delText>
        </w:r>
      </w:del>
      <w:ins w:id="250" w:author="Isabelle GUERIN" w:date="2021-07-30T14:45:00Z">
        <w:r w:rsidR="005E0393">
          <w:rPr>
            <w:rFonts w:asciiTheme="majorHAnsi" w:hAnsiTheme="majorHAnsi" w:cstheme="majorHAnsi"/>
          </w:rPr>
          <w:t>Furthermore</w:t>
        </w:r>
      </w:ins>
      <w:r w:rsidRPr="009F135D">
        <w:rPr>
          <w:rFonts w:asciiTheme="majorHAnsi" w:hAnsiTheme="majorHAnsi" w:cstheme="majorHAnsi"/>
        </w:rPr>
        <w:t xml:space="preserve">, the sharp increase in </w:t>
      </w:r>
      <w:r w:rsidR="00BE3642" w:rsidRPr="009F135D">
        <w:rPr>
          <w:rFonts w:asciiTheme="majorHAnsi" w:hAnsiTheme="majorHAnsi" w:cstheme="majorHAnsi"/>
        </w:rPr>
        <w:t>household</w:t>
      </w:r>
      <w:r w:rsidRPr="009F135D">
        <w:rPr>
          <w:rFonts w:asciiTheme="majorHAnsi" w:hAnsiTheme="majorHAnsi" w:cstheme="majorHAnsi"/>
        </w:rPr>
        <w:t xml:space="preserve"> debt observed in many developing countries before the pandemic was already a source of concern</w:t>
      </w:r>
      <w:r w:rsidR="0020416E" w:rsidRPr="009F135D">
        <w:rPr>
          <w:rFonts w:asciiTheme="majorHAnsi" w:hAnsiTheme="majorHAnsi" w:cstheme="majorHAnsi"/>
        </w:rPr>
        <w:t xml:space="preserve"> </w:t>
      </w:r>
      <w:r w:rsidR="0020416E" w:rsidRPr="009F135D">
        <w:rPr>
          <w:rFonts w:asciiTheme="majorHAnsi" w:hAnsiTheme="majorHAnsi" w:cstheme="majorHAnsi"/>
        </w:rPr>
        <w:fldChar w:fldCharType="begin"/>
      </w:r>
      <w:r w:rsidR="0020416E" w:rsidRPr="009F135D">
        <w:rPr>
          <w:rFonts w:asciiTheme="majorHAnsi" w:hAnsiTheme="majorHAnsi" w:cstheme="majorHAnsi"/>
        </w:rPr>
        <w:instrText xml:space="preserve"> ADDIN ZOTERO_ITEM CSL_CITATION {"citationID":"PJcEUS83","properties":{"formattedCitation":"(World Bank 2020; UNCTAD 2019; UN 2020)","plainCitation":"(World Bank 2020; UNCTAD 2019; UN 2020)","noteIndex":0},"citationItems":[{"id":76,"uris":["http://zotero.org/users/5354237/items/9ZCGVIJY"],"uri":["http://zotero.org/users/5354237/items/9ZCGVIJY"],"itemData":{"id":76,"type":"report","event-place":"Washington DC","publisher":"International Bank for Reconstruction and Development / The World Bank","publisher-place":"Washington DC","title":"Global waves of debt. Causes and Consequences","author":[{"family":"World Bank","given":""}],"issued":{"date-parts":[["2020"]]}}},{"id":74,"uris":["http://zotero.org/users/5354237/items/4R97NRPH"],"uri":["http://zotero.org/users/5354237/items/4R97NRPH"],"itemData":{"id":74,"type":"report","event-place":"Geneva","publisher":"United Nations","publisher-place":"Geneva","title":"Trade and Development Report 2019. Financing A Global Green New Deal","author":[{"family":"UNCTAD","given":""}],"issued":{"date-parts":[["2019"]]}}},{"id":11,"uris":["http://zotero.org/users/5354237/items/ZNY4QZ2U"],"uri":["http://zotero.org/users/5354237/items/ZNY4QZ2U"],"itemData":{"id":11,"type":"report","event-place":"Geneva","genre":"Report of the Independent Expert on the effects of foreign debt and other related international financial obligations of States on the full enjoyment of human rights, particularly economic, social and cultural rights","publisher":"UN","publisher-place":"Geneva","title":"Private debt and human rights","author":[{"family":"UN","given":""}],"issued":{"date-parts":[["2020"]]}}}],"schema":"https://github.com/citation-style-language/schema/raw/master/csl-citation.json"} </w:instrText>
      </w:r>
      <w:r w:rsidR="0020416E" w:rsidRPr="009F135D">
        <w:rPr>
          <w:rFonts w:asciiTheme="majorHAnsi" w:hAnsiTheme="majorHAnsi" w:cstheme="majorHAnsi"/>
        </w:rPr>
        <w:fldChar w:fldCharType="separate"/>
      </w:r>
      <w:r w:rsidR="0020416E" w:rsidRPr="009F135D">
        <w:rPr>
          <w:rFonts w:asciiTheme="majorHAnsi" w:hAnsiTheme="majorHAnsi" w:cstheme="majorHAnsi"/>
        </w:rPr>
        <w:t>(World Bank 2020; UNCTAD 2019; UN 2020)</w:t>
      </w:r>
      <w:r w:rsidR="0020416E" w:rsidRPr="009F135D">
        <w:rPr>
          <w:rFonts w:asciiTheme="majorHAnsi" w:hAnsiTheme="majorHAnsi" w:cstheme="majorHAnsi"/>
        </w:rPr>
        <w:fldChar w:fldCharType="end"/>
      </w:r>
      <w:r w:rsidR="00537126">
        <w:rPr>
          <w:rFonts w:asciiTheme="majorHAnsi" w:hAnsiTheme="majorHAnsi" w:cstheme="majorHAnsi"/>
        </w:rPr>
        <w:t>. It is thus likely that</w:t>
      </w:r>
      <w:r w:rsidR="00A97309" w:rsidRPr="009F135D">
        <w:rPr>
          <w:rFonts w:asciiTheme="majorHAnsi" w:hAnsiTheme="majorHAnsi" w:cstheme="majorHAnsi"/>
        </w:rPr>
        <w:t xml:space="preserve"> neither our case study nor the Indian case are exceptions.</w:t>
      </w:r>
    </w:p>
    <w:p w14:paraId="05AE0B84" w14:textId="48683211" w:rsidR="001A3255" w:rsidRPr="009F135D" w:rsidRDefault="00B86B1F" w:rsidP="009F135D">
      <w:pPr>
        <w:pStyle w:val="BodyText"/>
        <w:jc w:val="both"/>
        <w:rPr>
          <w:rFonts w:asciiTheme="majorHAnsi" w:hAnsiTheme="majorHAnsi" w:cstheme="majorHAnsi"/>
        </w:rPr>
      </w:pPr>
      <w:r w:rsidRPr="009F135D">
        <w:rPr>
          <w:rFonts w:asciiTheme="majorHAnsi" w:hAnsiTheme="majorHAnsi" w:cstheme="majorHAnsi"/>
        </w:rPr>
        <w:t xml:space="preserve">In India, farmers’ debt and its consequences in terms of suicide has been a known and debated fact for several decades </w:t>
      </w:r>
      <w:r w:rsidR="0020416E" w:rsidRPr="009F135D">
        <w:rPr>
          <w:rFonts w:asciiTheme="majorHAnsi" w:hAnsiTheme="majorHAnsi" w:cstheme="majorHAnsi"/>
        </w:rPr>
        <w:fldChar w:fldCharType="begin"/>
      </w:r>
      <w:r w:rsidR="0020416E" w:rsidRPr="009F135D">
        <w:rPr>
          <w:rFonts w:asciiTheme="majorHAnsi" w:hAnsiTheme="majorHAnsi" w:cstheme="majorHAnsi"/>
        </w:rPr>
        <w:instrText xml:space="preserve"> ADDIN ZOTERO_ITEM CSL_CITATION {"citationID":"LekCR7bW","properties":{"formattedCitation":"(Mohanty 2005)","plainCitation":"(Mohanty 2005)","noteIndex":0},"citationItems":[{"id":949,"uris":["http://zotero.org/users/5354237/items/Y6KV8B7V"],"uri":["http://zotero.org/users/5354237/items/Y6KV8B7V"],"itemData":{"id":949,"type":"article-journal","container-title":"Journal of Peasant Studies","issue":"2","note":"publisher: Taylor &amp; Francis","page":"243–276","source":"Google Scholar","title":"‘We are like the living dead’: Farmer suicides in Maharashtra, western India","title-short":"‘We are like the living dead’","volume":"32","author":[{"family":"Mohanty","given":"Bibhuti B."}],"issued":{"date-parts":[["2005"]]}}}],"schema":"https://github.com/citation-style-language/schema/raw/master/csl-citation.json"} </w:instrText>
      </w:r>
      <w:r w:rsidR="0020416E" w:rsidRPr="009F135D">
        <w:rPr>
          <w:rFonts w:asciiTheme="majorHAnsi" w:hAnsiTheme="majorHAnsi" w:cstheme="majorHAnsi"/>
        </w:rPr>
        <w:fldChar w:fldCharType="separate"/>
      </w:r>
      <w:r w:rsidR="0020416E" w:rsidRPr="009F135D">
        <w:rPr>
          <w:rFonts w:asciiTheme="majorHAnsi" w:hAnsiTheme="majorHAnsi" w:cstheme="majorHAnsi"/>
        </w:rPr>
        <w:t>(Mohanty 2005)</w:t>
      </w:r>
      <w:r w:rsidR="0020416E" w:rsidRPr="009F135D">
        <w:rPr>
          <w:rFonts w:asciiTheme="majorHAnsi" w:hAnsiTheme="majorHAnsi" w:cstheme="majorHAnsi"/>
        </w:rPr>
        <w:fldChar w:fldCharType="end"/>
      </w:r>
      <w:r w:rsidRPr="009F135D">
        <w:rPr>
          <w:rFonts w:asciiTheme="majorHAnsi" w:hAnsiTheme="majorHAnsi" w:cstheme="majorHAnsi"/>
        </w:rPr>
        <w:t xml:space="preserve">. While rural incomes are now mostly non-farm (and this is true for India in general), the extent of indebtedness in rural areas, beyond farmers, has not yet been measured. Until now, internal migration and the regular injection of liquidity (through microcredit, but also and above all through informal urban financiers) explained the sustainability of this debt system. Migration income and new debts repay old debts. Debt is chronic and its repayment takes a large part of the income, acting in fact as a rent-seeking system for lenders. Moreover, the slightest contingency is a major source of fragility and impoverishment, when the sale of assets is the only way to repay the debt. When the crisis is systemic, as is the case here, we can fear a massive collapse. Beyond material assets, it is also personal relationships, trust and reputation that are threatened. In a predominantly informal economy, these social assets are extremely valuable (Hart 2000; </w:t>
      </w:r>
      <w:proofErr w:type="spellStart"/>
      <w:r w:rsidRPr="009F135D">
        <w:rPr>
          <w:rFonts w:asciiTheme="majorHAnsi" w:hAnsiTheme="majorHAnsi" w:cstheme="majorHAnsi"/>
        </w:rPr>
        <w:t>Platteau</w:t>
      </w:r>
      <w:proofErr w:type="spellEnd"/>
      <w:r w:rsidRPr="009F135D">
        <w:rPr>
          <w:rFonts w:asciiTheme="majorHAnsi" w:hAnsiTheme="majorHAnsi" w:cstheme="majorHAnsi"/>
        </w:rPr>
        <w:t xml:space="preserve"> 1994).</w:t>
      </w:r>
    </w:p>
    <w:p w14:paraId="2AF87350" w14:textId="2A332FA0" w:rsidR="00343D52" w:rsidRPr="00343D52" w:rsidRDefault="00B86B1F" w:rsidP="00343D52">
      <w:pPr>
        <w:pStyle w:val="BodyText"/>
        <w:jc w:val="both"/>
        <w:rPr>
          <w:rFonts w:asciiTheme="majorHAnsi" w:hAnsiTheme="majorHAnsi" w:cstheme="majorHAnsi"/>
        </w:rPr>
      </w:pPr>
      <w:r w:rsidRPr="009F135D">
        <w:rPr>
          <w:rFonts w:asciiTheme="majorHAnsi" w:hAnsiTheme="majorHAnsi" w:cstheme="majorHAnsi"/>
        </w:rPr>
        <w:t>What will be left of these assets, both material and social? Only time will tell.</w:t>
      </w:r>
      <w:r w:rsidR="00A97309" w:rsidRPr="009F135D">
        <w:rPr>
          <w:rFonts w:asciiTheme="majorHAnsi" w:hAnsiTheme="majorHAnsi" w:cstheme="majorHAnsi"/>
        </w:rPr>
        <w:t xml:space="preserve"> </w:t>
      </w:r>
      <w:r w:rsidRPr="009F135D">
        <w:rPr>
          <w:rFonts w:asciiTheme="majorHAnsi" w:hAnsiTheme="majorHAnsi" w:cstheme="majorHAnsi"/>
        </w:rPr>
        <w:t xml:space="preserve">The </w:t>
      </w:r>
      <w:ins w:id="251" w:author="Isabelle GUERIN" w:date="2021-07-30T15:08:00Z">
        <w:r w:rsidR="007E34C8">
          <w:rPr>
            <w:rFonts w:asciiTheme="majorHAnsi" w:hAnsiTheme="majorHAnsi" w:cstheme="majorHAnsi"/>
          </w:rPr>
          <w:t xml:space="preserve">violence of the first </w:t>
        </w:r>
      </w:ins>
      <w:r w:rsidRPr="009F135D">
        <w:rPr>
          <w:rFonts w:asciiTheme="majorHAnsi" w:hAnsiTheme="majorHAnsi" w:cstheme="majorHAnsi"/>
        </w:rPr>
        <w:t>lockdown follows various measures taken by the BJP-led government of Narendra Modi done since 2014 (demonetization, Goods and Services Tax reform) which strongly suggests that the aim is to</w:t>
      </w:r>
      <w:r w:rsidR="0020416E" w:rsidRPr="009F135D">
        <w:rPr>
          <w:rFonts w:asciiTheme="majorHAnsi" w:hAnsiTheme="majorHAnsi" w:cstheme="majorHAnsi"/>
        </w:rPr>
        <w:t xml:space="preserve"> “destroy” the informal economy </w:t>
      </w:r>
      <w:r w:rsidR="0020416E" w:rsidRPr="009F135D">
        <w:rPr>
          <w:rFonts w:asciiTheme="majorHAnsi" w:hAnsiTheme="majorHAnsi" w:cstheme="majorHAnsi"/>
        </w:rPr>
        <w:fldChar w:fldCharType="begin"/>
      </w:r>
      <w:r w:rsidR="0020416E" w:rsidRPr="009F135D">
        <w:rPr>
          <w:rFonts w:asciiTheme="majorHAnsi" w:hAnsiTheme="majorHAnsi" w:cstheme="majorHAnsi"/>
        </w:rPr>
        <w:instrText xml:space="preserve"> ADDIN ZOTERO_ITEM CSL_CITATION {"citationID":"IK6ggKHq","properties":{"formattedCitation":"(Harriss-White 2020)","plainCitation":"(Harriss-White 2020)","noteIndex":0},"citationItems":[{"id":957,"uris":["http://zotero.org/users/5354237/items/4WPSMI3G"],"uri":["http://zotero.org/users/5354237/items/4WPSMI3G"],"itemData":{"id":957,"type":"article-newspaper","container-title":"The Wire","title":"The Modi Sarkar’s Project for India’s Informal Economy","URL":"https://thewire.in/political-economy/the-modi-sarkars-project-for-indias-informal-economy","author":[{"family":"Harriss-White","given":"Barbara"}],"accessed":{"date-parts":[["2020",5,28]]},"issued":{"date-parts":[["2020",5,20]]}}}],"schema":"https://github.com/citation-style-language/schema/raw/master/csl-citation.json"} </w:instrText>
      </w:r>
      <w:r w:rsidR="0020416E" w:rsidRPr="009F135D">
        <w:rPr>
          <w:rFonts w:asciiTheme="majorHAnsi" w:hAnsiTheme="majorHAnsi" w:cstheme="majorHAnsi"/>
        </w:rPr>
        <w:fldChar w:fldCharType="separate"/>
      </w:r>
      <w:r w:rsidR="0020416E" w:rsidRPr="009F135D">
        <w:rPr>
          <w:rFonts w:asciiTheme="majorHAnsi" w:hAnsiTheme="majorHAnsi" w:cstheme="majorHAnsi"/>
        </w:rPr>
        <w:t>(Harriss-White 2020)</w:t>
      </w:r>
      <w:r w:rsidR="0020416E" w:rsidRPr="009F135D">
        <w:rPr>
          <w:rFonts w:asciiTheme="majorHAnsi" w:hAnsiTheme="majorHAnsi" w:cstheme="majorHAnsi"/>
        </w:rPr>
        <w:fldChar w:fldCharType="end"/>
      </w:r>
      <w:r w:rsidR="0020416E" w:rsidRPr="009F135D">
        <w:rPr>
          <w:rFonts w:asciiTheme="majorHAnsi" w:hAnsiTheme="majorHAnsi" w:cstheme="majorHAnsi"/>
        </w:rPr>
        <w:t xml:space="preserve">. </w:t>
      </w:r>
      <w:r w:rsidR="00343D52">
        <w:rPr>
          <w:rFonts w:asciiTheme="majorHAnsi" w:hAnsiTheme="majorHAnsi" w:cstheme="majorHAnsi"/>
        </w:rPr>
        <w:t>It makes no doubt that the</w:t>
      </w:r>
      <w:r w:rsidRPr="009F135D">
        <w:rPr>
          <w:rFonts w:asciiTheme="majorHAnsi" w:hAnsiTheme="majorHAnsi" w:cstheme="majorHAnsi"/>
        </w:rPr>
        <w:t xml:space="preserve"> big players in this informal economy, organized around mafia-clans</w:t>
      </w:r>
      <w:r w:rsidR="00343D52">
        <w:rPr>
          <w:rFonts w:asciiTheme="majorHAnsi" w:hAnsiTheme="majorHAnsi" w:cstheme="majorHAnsi"/>
        </w:rPr>
        <w:t xml:space="preserve"> </w:t>
      </w:r>
      <w:r w:rsidR="00343D52">
        <w:rPr>
          <w:rFonts w:asciiTheme="majorHAnsi" w:hAnsiTheme="majorHAnsi" w:cstheme="majorHAnsi"/>
        </w:rPr>
        <w:fldChar w:fldCharType="begin"/>
      </w:r>
      <w:r w:rsidR="00343D52">
        <w:rPr>
          <w:rFonts w:asciiTheme="majorHAnsi" w:hAnsiTheme="majorHAnsi" w:cstheme="majorHAnsi"/>
        </w:rPr>
        <w:instrText xml:space="preserve"> ADDIN ZOTERO_ITEM CSL_CITATION {"citationID":"zJBWgJH4","properties":{"formattedCitation":"(Michelutti et al. 2018)","plainCitation":"(Michelutti et al. 2018)","noteIndex":0},"citationItems":[{"id":683,"uris":["http://zotero.org/users/5354237/items/5UHG8DKZ"],"uri":["http://zotero.org/users/5354237/items/5UHG8DKZ"],"itemData":{"id":683,"type":"book","abstract":"\"Mafia\" has become an indigenous South Asian term. Like Italian mobsters, the South Asian \"gangster politicians\" are known for inflicting brutal violence while simultaneously upholding vigilante justice—inspiring fear and fantasy. But the term also refers to the diffuse spheres of crime, business, and politics operating within a shadow world that is popularly referred to as the rule of the mafia, or \"Mafia Raj.\"  Through intimate stories of the lives of powerful and aspiring bosses in India, Pakistan, and Bangladesh, this book illustrates their personal struggles for sovereignty as they climb the ladder of success. Ethnographically tracing the particularities of the South Asian case, the authors theorize what they call \"the art of bossing,\" providing nuanced ideas about crime, corruption, and the lure of the strongman across the world.","event-place":"Stanford","ISBN":"978-1-5036-0732-3","language":"en","note":"Google-Books-ID: XzKBDwAAQBAJ","number-of-pages":"437","publisher":"Stanford University Press","publisher-place":"Stanford","source":"Google Books","title":"Mafia Raj: The Rule of Bosses in South Asia","title-short":"Mafia Raj","author":[{"family":"Michelutti","given":"Lucia"},{"family":"Hoque","given":"Ashraf"},{"family":"Martin","given":"Nicolas"},{"family":"Picherit","given":"David"},{"family":"Rollier","given":"Paul"},{"family":"Ruud","given":"Arild E."},{"family":"Still","given":"Clarinda"}],"issued":{"date-parts":[["2018",12,25]]}}}],"schema":"https://github.com/citation-style-language/schema/raw/master/csl-citation.json"} </w:instrText>
      </w:r>
      <w:r w:rsidR="00343D52">
        <w:rPr>
          <w:rFonts w:asciiTheme="majorHAnsi" w:hAnsiTheme="majorHAnsi" w:cstheme="majorHAnsi"/>
        </w:rPr>
        <w:fldChar w:fldCharType="separate"/>
      </w:r>
      <w:r w:rsidR="00343D52" w:rsidRPr="00343D52">
        <w:rPr>
          <w:rFonts w:ascii="Calibri" w:hAnsi="Calibri" w:cs="Calibri"/>
        </w:rPr>
        <w:t>(Michelutti et al. 2018)</w:t>
      </w:r>
      <w:r w:rsidR="00343D52">
        <w:rPr>
          <w:rFonts w:asciiTheme="majorHAnsi" w:hAnsiTheme="majorHAnsi" w:cstheme="majorHAnsi"/>
        </w:rPr>
        <w:fldChar w:fldCharType="end"/>
      </w:r>
      <w:r w:rsidRPr="009F135D">
        <w:rPr>
          <w:rFonts w:asciiTheme="majorHAnsi" w:hAnsiTheme="majorHAnsi" w:cstheme="majorHAnsi"/>
        </w:rPr>
        <w:t xml:space="preserve">, </w:t>
      </w:r>
      <w:r w:rsidR="00343D52" w:rsidRPr="00343D52">
        <w:rPr>
          <w:rFonts w:asciiTheme="majorHAnsi" w:hAnsiTheme="majorHAnsi" w:cstheme="majorHAnsi"/>
        </w:rPr>
        <w:t>will know how to take advantage of the crisis and have already done so. As for the others, the great mass of workers, we can fear a return to old forms of dependence</w:t>
      </w:r>
      <w:r w:rsidR="00343D52">
        <w:rPr>
          <w:rFonts w:asciiTheme="majorHAnsi" w:hAnsiTheme="majorHAnsi" w:cstheme="majorHAnsi"/>
        </w:rPr>
        <w:t>. But we can also</w:t>
      </w:r>
      <w:r w:rsidR="00343D52" w:rsidRPr="00343D52">
        <w:rPr>
          <w:rFonts w:asciiTheme="majorHAnsi" w:hAnsiTheme="majorHAnsi" w:cstheme="majorHAnsi"/>
        </w:rPr>
        <w:t xml:space="preserve"> anticipate new forms of solidarity to counter this dependence that the Dalits no longer want.</w:t>
      </w:r>
    </w:p>
    <w:p w14:paraId="796C05AB" w14:textId="5A637B86" w:rsidR="001A3255" w:rsidRPr="009F135D" w:rsidRDefault="00936CBA" w:rsidP="009F135D">
      <w:pPr>
        <w:pStyle w:val="Heading1"/>
        <w:jc w:val="both"/>
        <w:rPr>
          <w:rFonts w:cstheme="majorHAnsi"/>
        </w:rPr>
      </w:pPr>
      <w:bookmarkStart w:id="252" w:name="section"/>
      <w:bookmarkEnd w:id="238"/>
      <w:r w:rsidRPr="009F135D">
        <w:rPr>
          <w:rFonts w:cstheme="majorHAnsi"/>
        </w:rPr>
        <w:t>References</w:t>
      </w:r>
    </w:p>
    <w:p w14:paraId="073108A4" w14:textId="77777777" w:rsidR="00317EC3" w:rsidRPr="00317EC3" w:rsidRDefault="00407CC5" w:rsidP="00317EC3">
      <w:pPr>
        <w:pStyle w:val="Bibliography"/>
        <w:rPr>
          <w:rFonts w:ascii="Calibri" w:hAnsi="Calibri" w:cs="Calibri"/>
        </w:rPr>
      </w:pPr>
      <w:r w:rsidRPr="009F135D">
        <w:rPr>
          <w:rFonts w:asciiTheme="majorHAnsi" w:hAnsiTheme="majorHAnsi" w:cstheme="majorHAnsi"/>
        </w:rPr>
        <w:fldChar w:fldCharType="begin"/>
      </w:r>
      <w:r w:rsidRPr="009F135D">
        <w:rPr>
          <w:rFonts w:asciiTheme="majorHAnsi" w:hAnsiTheme="majorHAnsi" w:cstheme="majorHAnsi"/>
        </w:rPr>
        <w:instrText xml:space="preserve"> ADDIN ZOTERO_BIBL {"uncited":[],"omitted":[],"custom":[]} CSL_BIBLIOGRAPHY </w:instrText>
      </w:r>
      <w:r w:rsidRPr="009F135D">
        <w:rPr>
          <w:rFonts w:asciiTheme="majorHAnsi" w:hAnsiTheme="majorHAnsi" w:cstheme="majorHAnsi"/>
        </w:rPr>
        <w:fldChar w:fldCharType="separate"/>
      </w:r>
      <w:r w:rsidR="00317EC3" w:rsidRPr="00317EC3">
        <w:rPr>
          <w:rFonts w:ascii="Calibri" w:hAnsi="Calibri" w:cs="Calibri"/>
        </w:rPr>
        <w:t xml:space="preserve">Breman, Jan. 2007. </w:t>
      </w:r>
      <w:r w:rsidR="00317EC3" w:rsidRPr="00317EC3">
        <w:rPr>
          <w:rFonts w:ascii="Calibri" w:hAnsi="Calibri" w:cs="Calibri"/>
          <w:i/>
          <w:iCs/>
        </w:rPr>
        <w:t>Labour Bondage in West India: From Past to Present</w:t>
      </w:r>
      <w:r w:rsidR="00317EC3" w:rsidRPr="00317EC3">
        <w:rPr>
          <w:rFonts w:ascii="Calibri" w:hAnsi="Calibri" w:cs="Calibri"/>
        </w:rPr>
        <w:t>. New-Delhi: Oxford University Press.</w:t>
      </w:r>
    </w:p>
    <w:p w14:paraId="7F2524B6" w14:textId="77777777" w:rsidR="00317EC3" w:rsidRPr="00317EC3" w:rsidRDefault="00317EC3" w:rsidP="00317EC3">
      <w:pPr>
        <w:pStyle w:val="Bibliography"/>
        <w:rPr>
          <w:rFonts w:ascii="Calibri" w:hAnsi="Calibri" w:cs="Calibri"/>
        </w:rPr>
      </w:pPr>
      <w:r w:rsidRPr="00317EC3">
        <w:rPr>
          <w:rFonts w:ascii="Calibri" w:hAnsi="Calibri" w:cs="Calibri"/>
        </w:rPr>
        <w:t xml:space="preserve">———. 2020. “The Pandemic in India and Its Impact on Footloose Labour.” </w:t>
      </w:r>
      <w:r w:rsidRPr="00317EC3">
        <w:rPr>
          <w:rFonts w:ascii="Calibri" w:hAnsi="Calibri" w:cs="Calibri"/>
          <w:i/>
          <w:iCs/>
        </w:rPr>
        <w:t>The Indian Journal of Labour Economics</w:t>
      </w:r>
      <w:r w:rsidRPr="00317EC3">
        <w:rPr>
          <w:rFonts w:ascii="Calibri" w:hAnsi="Calibri" w:cs="Calibri"/>
        </w:rPr>
        <w:t>, 1–19.</w:t>
      </w:r>
    </w:p>
    <w:p w14:paraId="4EFE4F9B" w14:textId="77777777" w:rsidR="00317EC3" w:rsidRPr="00317EC3" w:rsidRDefault="00317EC3" w:rsidP="00317EC3">
      <w:pPr>
        <w:pStyle w:val="Bibliography"/>
        <w:rPr>
          <w:rFonts w:ascii="Calibri" w:hAnsi="Calibri" w:cs="Calibri"/>
        </w:rPr>
      </w:pPr>
      <w:r w:rsidRPr="00317EC3">
        <w:rPr>
          <w:rFonts w:ascii="Calibri" w:hAnsi="Calibri" w:cs="Calibri"/>
        </w:rPr>
        <w:t xml:space="preserve">Carswell, Grace, Geert De Neve, Nidi Subramanyam, and S. Yuvaraj. 2021. “Lockdown and Livelihoods in Rural South India:                                  Rethinking Patronage at the Time of </w:t>
      </w:r>
      <w:r w:rsidRPr="00317EC3">
        <w:rPr>
          <w:rFonts w:ascii="Calibri" w:hAnsi="Calibri" w:cs="Calibri"/>
        </w:rPr>
        <w:lastRenderedPageBreak/>
        <w:t xml:space="preserve">Covid-19.” In </w:t>
      </w:r>
      <w:r w:rsidRPr="00317EC3">
        <w:rPr>
          <w:rFonts w:ascii="Calibri" w:hAnsi="Calibri" w:cs="Calibri"/>
          <w:i/>
          <w:iCs/>
        </w:rPr>
        <w:t>How to Live Through a Pandemic (ASA Monographs Series)</w:t>
      </w:r>
      <w:r w:rsidRPr="00317EC3">
        <w:rPr>
          <w:rFonts w:ascii="Calibri" w:hAnsi="Calibri" w:cs="Calibri"/>
        </w:rPr>
        <w:t>, edited by S. Abram, H. Lambert, and J. Robinson. London: Routledge.</w:t>
      </w:r>
    </w:p>
    <w:p w14:paraId="0D40BFF5" w14:textId="77777777" w:rsidR="00317EC3" w:rsidRPr="00317EC3" w:rsidRDefault="00317EC3" w:rsidP="00317EC3">
      <w:pPr>
        <w:pStyle w:val="Bibliography"/>
        <w:rPr>
          <w:rFonts w:ascii="Calibri" w:hAnsi="Calibri" w:cs="Calibri"/>
        </w:rPr>
      </w:pPr>
      <w:r w:rsidRPr="00317EC3">
        <w:rPr>
          <w:rFonts w:ascii="Calibri" w:hAnsi="Calibri" w:cs="Calibri"/>
        </w:rPr>
        <w:t xml:space="preserve">Carswell, Grace, Geert De Neve, and S. Yuvaraj. 2020. “Fifty Days of Lockdown in India: A View from Two Villages in Tamil Nadu.” </w:t>
      </w:r>
      <w:r w:rsidRPr="00317EC3">
        <w:rPr>
          <w:rFonts w:ascii="Calibri" w:hAnsi="Calibri" w:cs="Calibri"/>
          <w:i/>
          <w:iCs/>
        </w:rPr>
        <w:t>Economic and Political Weekly</w:t>
      </w:r>
      <w:r w:rsidRPr="00317EC3">
        <w:rPr>
          <w:rFonts w:ascii="Calibri" w:hAnsi="Calibri" w:cs="Calibri"/>
        </w:rPr>
        <w:t xml:space="preserve"> 5 (25): 7–8.</w:t>
      </w:r>
    </w:p>
    <w:p w14:paraId="0810DAE5" w14:textId="77777777" w:rsidR="00317EC3" w:rsidRPr="00317EC3" w:rsidRDefault="00317EC3" w:rsidP="00317EC3">
      <w:pPr>
        <w:pStyle w:val="Bibliography"/>
        <w:rPr>
          <w:rFonts w:ascii="Calibri" w:hAnsi="Calibri" w:cs="Calibri"/>
        </w:rPr>
      </w:pPr>
      <w:r w:rsidRPr="00317EC3">
        <w:rPr>
          <w:rFonts w:ascii="Calibri" w:hAnsi="Calibri" w:cs="Calibri"/>
        </w:rPr>
        <w:t xml:space="preserve">Chancel, Lucas, and Thomas Piketty. 2019. “Indian Income Inequality, 1922-2015: From British Raj to Billionaire Raj?” </w:t>
      </w:r>
      <w:r w:rsidRPr="00317EC3">
        <w:rPr>
          <w:rFonts w:ascii="Calibri" w:hAnsi="Calibri" w:cs="Calibri"/>
          <w:i/>
          <w:iCs/>
        </w:rPr>
        <w:t>Review of Income and Wealth</w:t>
      </w:r>
      <w:r w:rsidRPr="00317EC3">
        <w:rPr>
          <w:rFonts w:ascii="Calibri" w:hAnsi="Calibri" w:cs="Calibri"/>
        </w:rPr>
        <w:t xml:space="preserve"> 65: S33–62.</w:t>
      </w:r>
    </w:p>
    <w:p w14:paraId="09AA4236" w14:textId="77777777" w:rsidR="00317EC3" w:rsidRPr="00317EC3" w:rsidRDefault="00317EC3" w:rsidP="00317EC3">
      <w:pPr>
        <w:pStyle w:val="Bibliography"/>
        <w:rPr>
          <w:rFonts w:ascii="Calibri" w:hAnsi="Calibri" w:cs="Calibri"/>
        </w:rPr>
      </w:pPr>
      <w:r w:rsidRPr="00317EC3">
        <w:rPr>
          <w:rFonts w:ascii="Calibri" w:hAnsi="Calibri" w:cs="Calibri"/>
        </w:rPr>
        <w:t xml:space="preserve">Collins, Daryl, Jonathan Morduch, Stuart Rutherford, and Orlanda Ruthven. 2009. </w:t>
      </w:r>
      <w:r w:rsidRPr="00317EC3">
        <w:rPr>
          <w:rFonts w:ascii="Calibri" w:hAnsi="Calibri" w:cs="Calibri"/>
          <w:i/>
          <w:iCs/>
        </w:rPr>
        <w:t>Portfolios of the Poor: How the World’s Poor Live on $2 a Day</w:t>
      </w:r>
      <w:r w:rsidRPr="00317EC3">
        <w:rPr>
          <w:rFonts w:ascii="Calibri" w:hAnsi="Calibri" w:cs="Calibri"/>
        </w:rPr>
        <w:t>. Princeton: Princeton University Press.</w:t>
      </w:r>
    </w:p>
    <w:p w14:paraId="63BABBE0" w14:textId="77777777" w:rsidR="00317EC3" w:rsidRPr="00317EC3" w:rsidRDefault="00317EC3" w:rsidP="00317EC3">
      <w:pPr>
        <w:pStyle w:val="Bibliography"/>
        <w:rPr>
          <w:rFonts w:ascii="Calibri" w:hAnsi="Calibri" w:cs="Calibri"/>
        </w:rPr>
      </w:pPr>
      <w:r w:rsidRPr="00317EC3">
        <w:rPr>
          <w:rFonts w:ascii="Calibri" w:hAnsi="Calibri" w:cs="Calibri"/>
        </w:rPr>
        <w:t xml:space="preserve">De Neve, Geert. 2016. “The Economies of Love: Love Marriage, Kin Support, and Aspiration in a South Indian Garment City.” </w:t>
      </w:r>
      <w:r w:rsidRPr="00317EC3">
        <w:rPr>
          <w:rFonts w:ascii="Calibri" w:hAnsi="Calibri" w:cs="Calibri"/>
          <w:i/>
          <w:iCs/>
        </w:rPr>
        <w:t>Modern Asian Studies</w:t>
      </w:r>
      <w:r w:rsidRPr="00317EC3">
        <w:rPr>
          <w:rFonts w:ascii="Calibri" w:hAnsi="Calibri" w:cs="Calibri"/>
        </w:rPr>
        <w:t xml:space="preserve"> 50 (4): 1220–49.</w:t>
      </w:r>
    </w:p>
    <w:p w14:paraId="0DC66B4D" w14:textId="77777777" w:rsidR="00317EC3" w:rsidRPr="00317EC3" w:rsidRDefault="00317EC3" w:rsidP="00317EC3">
      <w:pPr>
        <w:pStyle w:val="Bibliography"/>
        <w:rPr>
          <w:rFonts w:ascii="Calibri" w:hAnsi="Calibri" w:cs="Calibri"/>
        </w:rPr>
      </w:pPr>
      <w:r w:rsidRPr="00317EC3">
        <w:rPr>
          <w:rFonts w:ascii="Calibri" w:hAnsi="Calibri" w:cs="Calibri"/>
        </w:rPr>
        <w:t xml:space="preserve">Goedecke, Jann, Isabelle Guérin, Bert D’espallier, and Govindan Venkatasubramanian. 2018. “Why Do Financial Inclusion Policies Fail in Mobilizing Savings from the Poor? Lessons from Rural South India.” </w:t>
      </w:r>
      <w:r w:rsidRPr="00317EC3">
        <w:rPr>
          <w:rFonts w:ascii="Calibri" w:hAnsi="Calibri" w:cs="Calibri"/>
          <w:i/>
          <w:iCs/>
        </w:rPr>
        <w:t>Development Policy Review</w:t>
      </w:r>
      <w:r w:rsidRPr="00317EC3">
        <w:rPr>
          <w:rFonts w:ascii="Calibri" w:hAnsi="Calibri" w:cs="Calibri"/>
        </w:rPr>
        <w:t xml:space="preserve"> 36: O201–19.</w:t>
      </w:r>
    </w:p>
    <w:p w14:paraId="100F242B" w14:textId="77777777" w:rsidR="00317EC3" w:rsidRPr="00317EC3" w:rsidRDefault="00317EC3" w:rsidP="00317EC3">
      <w:pPr>
        <w:pStyle w:val="Bibliography"/>
        <w:rPr>
          <w:rFonts w:ascii="Calibri" w:hAnsi="Calibri" w:cs="Calibri"/>
        </w:rPr>
      </w:pPr>
      <w:r w:rsidRPr="00317EC3">
        <w:rPr>
          <w:rFonts w:ascii="Calibri" w:hAnsi="Calibri" w:cs="Calibri"/>
        </w:rPr>
        <w:t xml:space="preserve">Greene, Joshua C., and Solène Morvant-Roux. 2020. “Social Reproduction, Ecological Dispossession and Dependency: Life Beside the Río Santiago in Mexico.” </w:t>
      </w:r>
      <w:r w:rsidRPr="00317EC3">
        <w:rPr>
          <w:rFonts w:ascii="Calibri" w:hAnsi="Calibri" w:cs="Calibri"/>
          <w:i/>
          <w:iCs/>
        </w:rPr>
        <w:t>Development and Change</w:t>
      </w:r>
      <w:r w:rsidRPr="00317EC3">
        <w:rPr>
          <w:rFonts w:ascii="Calibri" w:hAnsi="Calibri" w:cs="Calibri"/>
        </w:rPr>
        <w:t>.</w:t>
      </w:r>
    </w:p>
    <w:p w14:paraId="2FEB4C21" w14:textId="77777777" w:rsidR="00317EC3" w:rsidRPr="00317EC3" w:rsidRDefault="00317EC3" w:rsidP="00317EC3">
      <w:pPr>
        <w:pStyle w:val="Bibliography"/>
        <w:rPr>
          <w:rFonts w:ascii="Calibri" w:hAnsi="Calibri" w:cs="Calibri"/>
        </w:rPr>
      </w:pPr>
      <w:r w:rsidRPr="00317EC3">
        <w:rPr>
          <w:rFonts w:ascii="Calibri" w:hAnsi="Calibri" w:cs="Calibri"/>
        </w:rPr>
        <w:t xml:space="preserve">Gregory, Chris A. 1997. </w:t>
      </w:r>
      <w:r w:rsidRPr="00317EC3">
        <w:rPr>
          <w:rFonts w:ascii="Calibri" w:hAnsi="Calibri" w:cs="Calibri"/>
          <w:i/>
          <w:iCs/>
        </w:rPr>
        <w:t>Savage Money: The Anthropology and Politics of Commodity Exchange</w:t>
      </w:r>
      <w:r w:rsidRPr="00317EC3">
        <w:rPr>
          <w:rFonts w:ascii="Calibri" w:hAnsi="Calibri" w:cs="Calibri"/>
        </w:rPr>
        <w:t>. Amsterdam: Arwood Academic Publishers.</w:t>
      </w:r>
    </w:p>
    <w:p w14:paraId="70D464E7"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2013. “Bonded Labour, Agrarian Changes and Capitalism: Emerging Patterns in South India.” </w:t>
      </w:r>
      <w:r w:rsidRPr="00317EC3">
        <w:rPr>
          <w:rFonts w:ascii="Calibri" w:hAnsi="Calibri" w:cs="Calibri"/>
          <w:i/>
          <w:iCs/>
        </w:rPr>
        <w:t>Journal of Agrarian Change</w:t>
      </w:r>
      <w:r w:rsidRPr="00317EC3">
        <w:rPr>
          <w:rFonts w:ascii="Calibri" w:hAnsi="Calibri" w:cs="Calibri"/>
        </w:rPr>
        <w:t xml:space="preserve"> 13 (3): 405–23.</w:t>
      </w:r>
    </w:p>
    <w:p w14:paraId="1F2FE6BC"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Vincent Guermond, Nithya Joseph, Nithya Natarajan, and G. Venkatasubramanian. 2021. “COVID-19 and the Unequalizing Infrastructures of Financial Inclusion in Tamil Nadu.” </w:t>
      </w:r>
      <w:r w:rsidRPr="00317EC3">
        <w:rPr>
          <w:rFonts w:ascii="Calibri" w:hAnsi="Calibri" w:cs="Calibri"/>
          <w:i/>
          <w:iCs/>
        </w:rPr>
        <w:t>Development and Change</w:t>
      </w:r>
      <w:r w:rsidRPr="00317EC3">
        <w:rPr>
          <w:rFonts w:ascii="Calibri" w:hAnsi="Calibri" w:cs="Calibri"/>
        </w:rPr>
        <w:t>.</w:t>
      </w:r>
    </w:p>
    <w:p w14:paraId="0BB374AB"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Nithya Joseph, and G. Venkatasubramanian. 2021. “How Indian Financial Infrastructure Failed during the Pandemic.” </w:t>
      </w:r>
      <w:r w:rsidRPr="00317EC3">
        <w:rPr>
          <w:rFonts w:ascii="Calibri" w:hAnsi="Calibri" w:cs="Calibri"/>
          <w:i/>
          <w:iCs/>
        </w:rPr>
        <w:t>The Wire</w:t>
      </w:r>
      <w:r w:rsidRPr="00317EC3">
        <w:rPr>
          <w:rFonts w:ascii="Calibri" w:hAnsi="Calibri" w:cs="Calibri"/>
        </w:rPr>
        <w:t>, June 23, 2021. https://m.thewire.in/byline/isabelle-guerin-nithya-joseph-and-g-venkatasubrama.</w:t>
      </w:r>
    </w:p>
    <w:p w14:paraId="7E8F8AB3"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Youna Lanos, Sébastien Michiels, Christophe Jalil Nordman, and Govindan Venkatasubramanian. 2017. “Insights on Demonetisation from Rural Tamil Nadu.” </w:t>
      </w:r>
      <w:r w:rsidRPr="00317EC3">
        <w:rPr>
          <w:rFonts w:ascii="Calibri" w:hAnsi="Calibri" w:cs="Calibri"/>
          <w:i/>
          <w:iCs/>
        </w:rPr>
        <w:t>Economic &amp; Political Weekly</w:t>
      </w:r>
      <w:r w:rsidRPr="00317EC3">
        <w:rPr>
          <w:rFonts w:ascii="Calibri" w:hAnsi="Calibri" w:cs="Calibri"/>
        </w:rPr>
        <w:t xml:space="preserve"> 52 (52): 45.</w:t>
      </w:r>
    </w:p>
    <w:p w14:paraId="63C8F946"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Solène Morvant-Roux, and Magdalena Villarreal, eds. 2013. </w:t>
      </w:r>
      <w:r w:rsidRPr="00317EC3">
        <w:rPr>
          <w:rFonts w:ascii="Calibri" w:hAnsi="Calibri" w:cs="Calibri"/>
          <w:i/>
          <w:iCs/>
        </w:rPr>
        <w:t>Microfinance, Debt and over-Indebtedness: Juggling with Money</w:t>
      </w:r>
      <w:r w:rsidRPr="00317EC3">
        <w:rPr>
          <w:rFonts w:ascii="Calibri" w:hAnsi="Calibri" w:cs="Calibri"/>
        </w:rPr>
        <w:t>. London and New-York: Routledge.</w:t>
      </w:r>
    </w:p>
    <w:p w14:paraId="300FE333" w14:textId="77777777" w:rsidR="00317EC3" w:rsidRPr="00317EC3" w:rsidRDefault="00317EC3" w:rsidP="00317EC3">
      <w:pPr>
        <w:pStyle w:val="Bibliography"/>
        <w:rPr>
          <w:rFonts w:ascii="Calibri" w:hAnsi="Calibri" w:cs="Calibri"/>
        </w:rPr>
      </w:pPr>
      <w:r w:rsidRPr="00317EC3">
        <w:rPr>
          <w:rFonts w:ascii="Calibri" w:hAnsi="Calibri" w:cs="Calibri"/>
          <w:lang w:val="fr-FR"/>
          <w:rPrChange w:id="253" w:author="Isabelle GUERIN" w:date="2021-07-30T15:30:00Z">
            <w:rPr>
              <w:rFonts w:ascii="Calibri" w:hAnsi="Calibri" w:cs="Calibri"/>
            </w:rPr>
          </w:rPrChange>
        </w:rPr>
        <w:t xml:space="preserve">Guérin, Isabelle, G. Venkatasubramanian, and Sébastien Michiels. </w:t>
      </w:r>
      <w:r w:rsidRPr="00317EC3">
        <w:rPr>
          <w:rFonts w:ascii="Calibri" w:hAnsi="Calibri" w:cs="Calibri"/>
        </w:rPr>
        <w:t xml:space="preserve">2014. “Labour in Contemporary South India.” In </w:t>
      </w:r>
      <w:r w:rsidRPr="00317EC3">
        <w:rPr>
          <w:rFonts w:ascii="Calibri" w:hAnsi="Calibri" w:cs="Calibri"/>
          <w:i/>
          <w:iCs/>
        </w:rPr>
        <w:t>Indian Capitalism in Development</w:t>
      </w:r>
      <w:r w:rsidRPr="00317EC3">
        <w:rPr>
          <w:rFonts w:ascii="Calibri" w:hAnsi="Calibri" w:cs="Calibri"/>
        </w:rPr>
        <w:t>, edited by Barbara Harriss-White and Judith Heyer, 118–35. London: Routledge.</w:t>
      </w:r>
    </w:p>
    <w:p w14:paraId="6C8BDD2A" w14:textId="77777777" w:rsidR="00317EC3" w:rsidRPr="00317EC3" w:rsidRDefault="00317EC3" w:rsidP="00317EC3">
      <w:pPr>
        <w:pStyle w:val="Bibliography"/>
        <w:rPr>
          <w:rFonts w:ascii="Calibri" w:hAnsi="Calibri" w:cs="Calibri"/>
        </w:rPr>
      </w:pPr>
      <w:r w:rsidRPr="00317EC3">
        <w:rPr>
          <w:rFonts w:ascii="Calibri" w:hAnsi="Calibri" w:cs="Calibri"/>
        </w:rPr>
        <w:t xml:space="preserve">Guérin, Isabelle, Govindan Venkatasubramanian, and Santosh Kumar. 2020. “Rethinking Saving: Indian Ceremonial Gifts as Relational and Reproductive Saving.” </w:t>
      </w:r>
      <w:r w:rsidRPr="00317EC3">
        <w:rPr>
          <w:rFonts w:ascii="Calibri" w:hAnsi="Calibri" w:cs="Calibri"/>
          <w:i/>
          <w:iCs/>
        </w:rPr>
        <w:t>Journal of Cultural Economy</w:t>
      </w:r>
      <w:r w:rsidRPr="00317EC3">
        <w:rPr>
          <w:rFonts w:ascii="Calibri" w:hAnsi="Calibri" w:cs="Calibri"/>
        </w:rPr>
        <w:t xml:space="preserve"> 13 (4): 387–401. https://doi.org/10.1080/17530350.2019.1583594.</w:t>
      </w:r>
    </w:p>
    <w:p w14:paraId="4CB07298" w14:textId="77777777" w:rsidR="00317EC3" w:rsidRPr="00317EC3" w:rsidRDefault="00317EC3" w:rsidP="00317EC3">
      <w:pPr>
        <w:pStyle w:val="Bibliography"/>
        <w:rPr>
          <w:rFonts w:ascii="Calibri" w:hAnsi="Calibri" w:cs="Calibri"/>
        </w:rPr>
      </w:pPr>
      <w:r w:rsidRPr="00317EC3">
        <w:rPr>
          <w:rFonts w:ascii="Calibri" w:hAnsi="Calibri" w:cs="Calibri"/>
        </w:rPr>
        <w:t xml:space="preserve">Harriss, John. 2013. “Does ‘Landlordism’Still Matter? Reflections on Agrarian Change in I Ndia.” </w:t>
      </w:r>
      <w:r w:rsidRPr="00317EC3">
        <w:rPr>
          <w:rFonts w:ascii="Calibri" w:hAnsi="Calibri" w:cs="Calibri"/>
          <w:i/>
          <w:iCs/>
        </w:rPr>
        <w:t>Journal of Agrarian Change</w:t>
      </w:r>
      <w:r w:rsidRPr="00317EC3">
        <w:rPr>
          <w:rFonts w:ascii="Calibri" w:hAnsi="Calibri" w:cs="Calibri"/>
        </w:rPr>
        <w:t xml:space="preserve"> 13 (3): 351–64.</w:t>
      </w:r>
    </w:p>
    <w:p w14:paraId="2828FF12" w14:textId="77777777" w:rsidR="00317EC3" w:rsidRPr="00317EC3" w:rsidRDefault="00317EC3" w:rsidP="00317EC3">
      <w:pPr>
        <w:pStyle w:val="Bibliography"/>
        <w:rPr>
          <w:rFonts w:ascii="Calibri" w:hAnsi="Calibri" w:cs="Calibri"/>
        </w:rPr>
      </w:pPr>
      <w:r w:rsidRPr="00317EC3">
        <w:rPr>
          <w:rFonts w:ascii="Calibri" w:hAnsi="Calibri" w:cs="Calibri"/>
        </w:rPr>
        <w:t xml:space="preserve">Harriss, John, and J. Jeyaranjan. 2016. “Rural Tamil Nadu in the Liberalization Era: What Do We Learn from Village Studies?” In </w:t>
      </w:r>
      <w:r w:rsidRPr="00317EC3">
        <w:rPr>
          <w:rFonts w:ascii="Calibri" w:hAnsi="Calibri" w:cs="Calibri"/>
          <w:i/>
          <w:iCs/>
        </w:rPr>
        <w:t>The Changing Village in India: Insights from Longitudinal Research</w:t>
      </w:r>
      <w:r w:rsidRPr="00317EC3">
        <w:rPr>
          <w:rFonts w:ascii="Calibri" w:hAnsi="Calibri" w:cs="Calibri"/>
        </w:rPr>
        <w:t>, edited by Himanshu, Jha, and Rodgers. New Delhi: Oxford University Press.</w:t>
      </w:r>
    </w:p>
    <w:p w14:paraId="47CE24D0" w14:textId="77777777" w:rsidR="00317EC3" w:rsidRPr="00317EC3" w:rsidRDefault="00317EC3" w:rsidP="00317EC3">
      <w:pPr>
        <w:pStyle w:val="Bibliography"/>
        <w:rPr>
          <w:rFonts w:ascii="Calibri" w:hAnsi="Calibri" w:cs="Calibri"/>
        </w:rPr>
      </w:pPr>
      <w:r w:rsidRPr="00317EC3">
        <w:rPr>
          <w:rFonts w:ascii="Calibri" w:hAnsi="Calibri" w:cs="Calibri"/>
        </w:rPr>
        <w:t xml:space="preserve">Harriss-White, Barbara. 2003. </w:t>
      </w:r>
      <w:r w:rsidRPr="00317EC3">
        <w:rPr>
          <w:rFonts w:ascii="Calibri" w:hAnsi="Calibri" w:cs="Calibri"/>
          <w:i/>
          <w:iCs/>
        </w:rPr>
        <w:t>India Working: Essays on Society and Economy</w:t>
      </w:r>
      <w:r w:rsidRPr="00317EC3">
        <w:rPr>
          <w:rFonts w:ascii="Calibri" w:hAnsi="Calibri" w:cs="Calibri"/>
        </w:rPr>
        <w:t>. Vol. 8. Cambridge: Cambridge University Press.</w:t>
      </w:r>
    </w:p>
    <w:p w14:paraId="4A672025" w14:textId="77777777" w:rsidR="00317EC3" w:rsidRPr="00317EC3" w:rsidRDefault="00317EC3" w:rsidP="00317EC3">
      <w:pPr>
        <w:pStyle w:val="Bibliography"/>
        <w:rPr>
          <w:rFonts w:ascii="Calibri" w:hAnsi="Calibri" w:cs="Calibri"/>
        </w:rPr>
      </w:pPr>
      <w:r w:rsidRPr="00317EC3">
        <w:rPr>
          <w:rFonts w:ascii="Calibri" w:hAnsi="Calibri" w:cs="Calibri"/>
        </w:rPr>
        <w:lastRenderedPageBreak/>
        <w:t xml:space="preserve">———. 2020. “The Modi Sarkar’s Project for India’s Informal Economy.” </w:t>
      </w:r>
      <w:r w:rsidRPr="00317EC3">
        <w:rPr>
          <w:rFonts w:ascii="Calibri" w:hAnsi="Calibri" w:cs="Calibri"/>
          <w:i/>
          <w:iCs/>
        </w:rPr>
        <w:t>The Wire</w:t>
      </w:r>
      <w:r w:rsidRPr="00317EC3">
        <w:rPr>
          <w:rFonts w:ascii="Calibri" w:hAnsi="Calibri" w:cs="Calibri"/>
        </w:rPr>
        <w:t>, May 20, 2020. https://thewire.in/political-economy/the-modi-sarkars-project-for-indias-informal-economy.</w:t>
      </w:r>
    </w:p>
    <w:p w14:paraId="71490A73" w14:textId="77777777" w:rsidR="00317EC3" w:rsidRPr="00317EC3" w:rsidRDefault="00317EC3" w:rsidP="00317EC3">
      <w:pPr>
        <w:pStyle w:val="Bibliography"/>
        <w:rPr>
          <w:rFonts w:ascii="Calibri" w:hAnsi="Calibri" w:cs="Calibri"/>
        </w:rPr>
      </w:pPr>
      <w:r w:rsidRPr="00317EC3">
        <w:rPr>
          <w:rFonts w:ascii="Calibri" w:hAnsi="Calibri" w:cs="Calibri"/>
        </w:rPr>
        <w:t xml:space="preserve">Hart, Keith. 2000. “Kinship, Contract, and Trust: The Economic Organization of Migrants in an African City Slum.” </w:t>
      </w:r>
      <w:r w:rsidRPr="00317EC3">
        <w:rPr>
          <w:rFonts w:ascii="Calibri" w:hAnsi="Calibri" w:cs="Calibri"/>
          <w:i/>
          <w:iCs/>
        </w:rPr>
        <w:t>Trust: Making and Breaking Cooperative Relations</w:t>
      </w:r>
      <w:r w:rsidRPr="00317EC3">
        <w:rPr>
          <w:rFonts w:ascii="Calibri" w:hAnsi="Calibri" w:cs="Calibri"/>
        </w:rPr>
        <w:t>, 176–93.</w:t>
      </w:r>
    </w:p>
    <w:p w14:paraId="1A22C3E8" w14:textId="77777777" w:rsidR="00317EC3" w:rsidRPr="00317EC3" w:rsidRDefault="00317EC3" w:rsidP="00317EC3">
      <w:pPr>
        <w:pStyle w:val="Bibliography"/>
        <w:rPr>
          <w:rFonts w:ascii="Calibri" w:hAnsi="Calibri" w:cs="Calibri"/>
        </w:rPr>
      </w:pPr>
      <w:r w:rsidRPr="00317EC3">
        <w:rPr>
          <w:rFonts w:ascii="Calibri" w:hAnsi="Calibri" w:cs="Calibri"/>
        </w:rPr>
        <w:t xml:space="preserve">Heyer, Judith. 2012. “Labour Standards and Social Policy: A South Indian Case Study.” </w:t>
      </w:r>
      <w:r w:rsidRPr="00317EC3">
        <w:rPr>
          <w:rFonts w:ascii="Calibri" w:hAnsi="Calibri" w:cs="Calibri"/>
          <w:i/>
          <w:iCs/>
        </w:rPr>
        <w:t>Global Labour Journal</w:t>
      </w:r>
      <w:r w:rsidRPr="00317EC3">
        <w:rPr>
          <w:rFonts w:ascii="Calibri" w:hAnsi="Calibri" w:cs="Calibri"/>
        </w:rPr>
        <w:t xml:space="preserve"> 3 (1): 91–117.</w:t>
      </w:r>
    </w:p>
    <w:p w14:paraId="42C264F0" w14:textId="77777777" w:rsidR="00317EC3" w:rsidRPr="00317EC3" w:rsidRDefault="00317EC3" w:rsidP="00317EC3">
      <w:pPr>
        <w:pStyle w:val="Bibliography"/>
        <w:rPr>
          <w:rFonts w:ascii="Calibri" w:hAnsi="Calibri" w:cs="Calibri"/>
        </w:rPr>
      </w:pPr>
      <w:r w:rsidRPr="00317EC3">
        <w:rPr>
          <w:rFonts w:ascii="Calibri" w:hAnsi="Calibri" w:cs="Calibri"/>
        </w:rPr>
        <w:t xml:space="preserve">Hilger, Anne, and Christophe Nordman. 2020. “The Determinants of Trust: Evidence from Rural South India.” </w:t>
      </w:r>
      <w:r w:rsidRPr="00317EC3">
        <w:rPr>
          <w:rFonts w:ascii="Calibri" w:hAnsi="Calibri" w:cs="Calibri"/>
          <w:i/>
          <w:iCs/>
        </w:rPr>
        <w:t>IZA Discussion Paper No. 13150</w:t>
      </w:r>
      <w:r w:rsidRPr="00317EC3">
        <w:rPr>
          <w:rFonts w:ascii="Calibri" w:hAnsi="Calibri" w:cs="Calibri"/>
        </w:rPr>
        <w:t>.</w:t>
      </w:r>
    </w:p>
    <w:p w14:paraId="36A713DE" w14:textId="77777777" w:rsidR="00317EC3" w:rsidRPr="00317EC3" w:rsidRDefault="00317EC3" w:rsidP="00317EC3">
      <w:pPr>
        <w:pStyle w:val="Bibliography"/>
        <w:rPr>
          <w:rFonts w:ascii="Calibri" w:hAnsi="Calibri" w:cs="Calibri"/>
        </w:rPr>
      </w:pPr>
      <w:r w:rsidRPr="00317EC3">
        <w:rPr>
          <w:rFonts w:ascii="Calibri" w:hAnsi="Calibri" w:cs="Calibri"/>
        </w:rPr>
        <w:t xml:space="preserve">Kāne, Pāṇḍuraṅga Vāmana. 2012. </w:t>
      </w:r>
      <w:r w:rsidRPr="00317EC3">
        <w:rPr>
          <w:rFonts w:ascii="Calibri" w:hAnsi="Calibri" w:cs="Calibri"/>
          <w:i/>
          <w:iCs/>
        </w:rPr>
        <w:t>History of Dharmaśāstra (Ancient and Mediæval Religious and Civil Law)</w:t>
      </w:r>
      <w:r w:rsidRPr="00317EC3">
        <w:rPr>
          <w:rFonts w:ascii="Calibri" w:hAnsi="Calibri" w:cs="Calibri"/>
        </w:rPr>
        <w:t>. 1st Ed. 1941. Poona: Bhandarkar Oriental Research Institute.</w:t>
      </w:r>
    </w:p>
    <w:p w14:paraId="42B20CD5" w14:textId="77777777" w:rsidR="00317EC3" w:rsidRPr="00317EC3" w:rsidRDefault="00317EC3" w:rsidP="00317EC3">
      <w:pPr>
        <w:pStyle w:val="Bibliography"/>
        <w:rPr>
          <w:rFonts w:ascii="Calibri" w:hAnsi="Calibri" w:cs="Calibri"/>
        </w:rPr>
      </w:pPr>
      <w:r w:rsidRPr="00317EC3">
        <w:rPr>
          <w:rFonts w:ascii="Calibri" w:hAnsi="Calibri" w:cs="Calibri"/>
        </w:rPr>
        <w:t xml:space="preserve">Kar, Sohini. 2018. </w:t>
      </w:r>
      <w:r w:rsidRPr="00317EC3">
        <w:rPr>
          <w:rFonts w:ascii="Calibri" w:hAnsi="Calibri" w:cs="Calibri"/>
          <w:i/>
          <w:iCs/>
        </w:rPr>
        <w:t>Financializing Poverty: Labor and Risk in Indian Microfinance</w:t>
      </w:r>
      <w:r w:rsidRPr="00317EC3">
        <w:rPr>
          <w:rFonts w:ascii="Calibri" w:hAnsi="Calibri" w:cs="Calibri"/>
        </w:rPr>
        <w:t>. Stanford: Stanford University Press.</w:t>
      </w:r>
    </w:p>
    <w:p w14:paraId="43A31168" w14:textId="77777777" w:rsidR="00317EC3" w:rsidRPr="00317EC3" w:rsidRDefault="00317EC3" w:rsidP="00317EC3">
      <w:pPr>
        <w:pStyle w:val="Bibliography"/>
        <w:rPr>
          <w:rFonts w:ascii="Calibri" w:hAnsi="Calibri" w:cs="Calibri"/>
        </w:rPr>
      </w:pPr>
      <w:r w:rsidRPr="00317EC3">
        <w:rPr>
          <w:rFonts w:ascii="Calibri" w:hAnsi="Calibri" w:cs="Calibri"/>
        </w:rPr>
        <w:t xml:space="preserve">Michelutti, Lucia, Ashraf Hoque, Nicolas Martin, David Picherit, Paul Rollier, Arild E. Ruud, and Clarinda Still. 2018. </w:t>
      </w:r>
      <w:r w:rsidRPr="00317EC3">
        <w:rPr>
          <w:rFonts w:ascii="Calibri" w:hAnsi="Calibri" w:cs="Calibri"/>
          <w:i/>
          <w:iCs/>
        </w:rPr>
        <w:t>Mafia Raj: The Rule of Bosses in South Asia</w:t>
      </w:r>
      <w:r w:rsidRPr="00317EC3">
        <w:rPr>
          <w:rFonts w:ascii="Calibri" w:hAnsi="Calibri" w:cs="Calibri"/>
        </w:rPr>
        <w:t>. Stanford: Stanford University Press.</w:t>
      </w:r>
    </w:p>
    <w:p w14:paraId="61DFAE4D" w14:textId="77777777" w:rsidR="00317EC3" w:rsidRPr="00317EC3" w:rsidRDefault="00317EC3" w:rsidP="00317EC3">
      <w:pPr>
        <w:pStyle w:val="Bibliography"/>
        <w:rPr>
          <w:rFonts w:ascii="Calibri" w:hAnsi="Calibri" w:cs="Calibri"/>
        </w:rPr>
      </w:pPr>
      <w:r w:rsidRPr="00317EC3">
        <w:rPr>
          <w:rFonts w:ascii="Calibri" w:hAnsi="Calibri" w:cs="Calibri"/>
        </w:rPr>
        <w:t xml:space="preserve">Mohanty, Bibhuti B. 2005. “‘We Are like the Living Dead’: Farmer Suicides in Maharashtra, Western India.” </w:t>
      </w:r>
      <w:r w:rsidRPr="00317EC3">
        <w:rPr>
          <w:rFonts w:ascii="Calibri" w:hAnsi="Calibri" w:cs="Calibri"/>
          <w:i/>
          <w:iCs/>
        </w:rPr>
        <w:t>Journal of Peasant Studies</w:t>
      </w:r>
      <w:r w:rsidRPr="00317EC3">
        <w:rPr>
          <w:rFonts w:ascii="Calibri" w:hAnsi="Calibri" w:cs="Calibri"/>
        </w:rPr>
        <w:t xml:space="preserve"> 32 (2): 243–76.</w:t>
      </w:r>
    </w:p>
    <w:p w14:paraId="5D2EB2E9" w14:textId="77777777" w:rsidR="00317EC3" w:rsidRPr="00317EC3" w:rsidRDefault="00317EC3" w:rsidP="00317EC3">
      <w:pPr>
        <w:pStyle w:val="Bibliography"/>
        <w:rPr>
          <w:rFonts w:ascii="Calibri" w:hAnsi="Calibri" w:cs="Calibri"/>
        </w:rPr>
      </w:pPr>
      <w:r w:rsidRPr="00317EC3">
        <w:rPr>
          <w:rFonts w:ascii="Calibri" w:hAnsi="Calibri" w:cs="Calibri"/>
        </w:rPr>
        <w:t xml:space="preserve">Nair, Tara S. 2016. “In Pursuit of an Inclusive Finance-Scape in India: Changing Course, Shifting Goals.” In </w:t>
      </w:r>
      <w:r w:rsidRPr="00317EC3">
        <w:rPr>
          <w:rFonts w:ascii="Calibri" w:hAnsi="Calibri" w:cs="Calibri"/>
          <w:i/>
          <w:iCs/>
        </w:rPr>
        <w:t>Social Development Report 2016</w:t>
      </w:r>
      <w:r w:rsidRPr="00317EC3">
        <w:rPr>
          <w:rFonts w:ascii="Calibri" w:hAnsi="Calibri" w:cs="Calibri"/>
        </w:rPr>
        <w:t>, edited by Kalpana Kannabiran and Asha Hans, 279–94. New Delhi: Oxford University Press.</w:t>
      </w:r>
    </w:p>
    <w:p w14:paraId="639286E9" w14:textId="77777777" w:rsidR="00317EC3" w:rsidRPr="00317EC3" w:rsidRDefault="00317EC3" w:rsidP="00317EC3">
      <w:pPr>
        <w:pStyle w:val="Bibliography"/>
        <w:rPr>
          <w:rFonts w:ascii="Calibri" w:hAnsi="Calibri" w:cs="Calibri"/>
          <w:lang w:val="fr-FR"/>
          <w:rPrChange w:id="254" w:author="Isabelle GUERIN" w:date="2021-07-30T15:30:00Z">
            <w:rPr>
              <w:rFonts w:ascii="Calibri" w:hAnsi="Calibri" w:cs="Calibri"/>
            </w:rPr>
          </w:rPrChange>
        </w:rPr>
      </w:pPr>
      <w:r w:rsidRPr="00317EC3">
        <w:rPr>
          <w:rFonts w:ascii="Calibri" w:hAnsi="Calibri" w:cs="Calibri"/>
        </w:rPr>
        <w:t xml:space="preserve">Nordman, Christophe Jalil, Isabelle Guérin, Arnaud Natal, Sébastien Michiels, and Govindan Venkatasubramanian. 2019. “NEEMSIS Survey Report: A Full Statistical Picture of the Household and Individual Data.” </w:t>
      </w:r>
      <w:r w:rsidRPr="00317EC3">
        <w:rPr>
          <w:rFonts w:ascii="Calibri" w:hAnsi="Calibri" w:cs="Calibri"/>
          <w:lang w:val="fr-FR"/>
          <w:rPrChange w:id="255" w:author="Isabelle GUERIN" w:date="2021-07-30T15:30:00Z">
            <w:rPr>
              <w:rFonts w:ascii="Calibri" w:hAnsi="Calibri" w:cs="Calibri"/>
            </w:rPr>
          </w:rPrChange>
        </w:rPr>
        <w:t>Pondicherry-Paris: French Institute of Pondicherry – IFP, Institut de Recherche pour le Développement – IRD.</w:t>
      </w:r>
    </w:p>
    <w:p w14:paraId="074E7290" w14:textId="77777777" w:rsidR="00317EC3" w:rsidRPr="00317EC3" w:rsidRDefault="00317EC3" w:rsidP="00317EC3">
      <w:pPr>
        <w:pStyle w:val="Bibliography"/>
        <w:rPr>
          <w:rFonts w:ascii="Calibri" w:hAnsi="Calibri" w:cs="Calibri"/>
          <w:lang w:val="fr-FR"/>
          <w:rPrChange w:id="256" w:author="Isabelle GUERIN" w:date="2021-07-30T15:30:00Z">
            <w:rPr>
              <w:rFonts w:ascii="Calibri" w:hAnsi="Calibri" w:cs="Calibri"/>
            </w:rPr>
          </w:rPrChange>
        </w:rPr>
      </w:pPr>
      <w:r w:rsidRPr="00317EC3">
        <w:rPr>
          <w:rFonts w:ascii="Calibri" w:hAnsi="Calibri" w:cs="Calibri"/>
          <w:lang w:val="fr-FR"/>
          <w:rPrChange w:id="257" w:author="Isabelle GUERIN" w:date="2021-07-30T15:30:00Z">
            <w:rPr>
              <w:rFonts w:ascii="Calibri" w:hAnsi="Calibri" w:cs="Calibri"/>
            </w:rPr>
          </w:rPrChange>
        </w:rPr>
        <w:t>Nordman, Christophe Jalil, Isabelle Guérin, Govindan Venkatasubramanian, Sébastien Michiels, Youna Lanos, Santosh Kumar, Antony Raj, and Anne Hilger. 2017. “NEEMSIS Survey Manual (Technical Report).  IRD, November, 38 Pages :” Pondicherry-Paris: French Institute of Pondicherry - IFP, Institut de Recherche pour le Développement – IRD.</w:t>
      </w:r>
    </w:p>
    <w:p w14:paraId="678DB096" w14:textId="77777777" w:rsidR="00317EC3" w:rsidRPr="00317EC3" w:rsidRDefault="00317EC3" w:rsidP="00317EC3">
      <w:pPr>
        <w:pStyle w:val="Bibliography"/>
        <w:rPr>
          <w:rFonts w:ascii="Calibri" w:hAnsi="Calibri" w:cs="Calibri"/>
        </w:rPr>
      </w:pPr>
      <w:r w:rsidRPr="00317EC3">
        <w:rPr>
          <w:rFonts w:ascii="Calibri" w:hAnsi="Calibri" w:cs="Calibri"/>
        </w:rPr>
        <w:t xml:space="preserve">Pandian, M. S. S. 2000. “Dalit Assertion in Tamil Nadu: An Exploratory Note.” </w:t>
      </w:r>
      <w:r w:rsidRPr="00317EC3">
        <w:rPr>
          <w:rFonts w:ascii="Calibri" w:hAnsi="Calibri" w:cs="Calibri"/>
          <w:i/>
          <w:iCs/>
        </w:rPr>
        <w:t>Journal of Indian School of Political Economy</w:t>
      </w:r>
      <w:r w:rsidRPr="00317EC3">
        <w:rPr>
          <w:rFonts w:ascii="Calibri" w:hAnsi="Calibri" w:cs="Calibri"/>
        </w:rPr>
        <w:t xml:space="preserve"> 12 (3 &amp; 4): 501–17.</w:t>
      </w:r>
    </w:p>
    <w:p w14:paraId="41BC6620" w14:textId="77777777" w:rsidR="00317EC3" w:rsidRPr="00317EC3" w:rsidRDefault="00317EC3" w:rsidP="00317EC3">
      <w:pPr>
        <w:pStyle w:val="Bibliography"/>
        <w:rPr>
          <w:rFonts w:ascii="Calibri" w:hAnsi="Calibri" w:cs="Calibri"/>
        </w:rPr>
      </w:pPr>
      <w:r w:rsidRPr="00317EC3">
        <w:rPr>
          <w:rFonts w:ascii="Calibri" w:hAnsi="Calibri" w:cs="Calibri"/>
        </w:rPr>
        <w:t xml:space="preserve">Platteau, Jean-Philippe. 1994. “Behind the Market Stage Where Real Societies Exist ‐ Part I: The Role of Public and Private Order Institutions.” </w:t>
      </w:r>
      <w:r w:rsidRPr="00317EC3">
        <w:rPr>
          <w:rFonts w:ascii="Calibri" w:hAnsi="Calibri" w:cs="Calibri"/>
          <w:i/>
          <w:iCs/>
        </w:rPr>
        <w:t>The Journal of Development Studies</w:t>
      </w:r>
      <w:r w:rsidRPr="00317EC3">
        <w:rPr>
          <w:rFonts w:ascii="Calibri" w:hAnsi="Calibri" w:cs="Calibri"/>
        </w:rPr>
        <w:t xml:space="preserve"> 30 (3): 533–77. https://doi.org/10.1080/00220389408422328.</w:t>
      </w:r>
    </w:p>
    <w:p w14:paraId="73A6A839" w14:textId="77777777" w:rsidR="00317EC3" w:rsidRPr="00317EC3" w:rsidRDefault="00317EC3" w:rsidP="00317EC3">
      <w:pPr>
        <w:pStyle w:val="Bibliography"/>
        <w:rPr>
          <w:rFonts w:ascii="Calibri" w:hAnsi="Calibri" w:cs="Calibri"/>
        </w:rPr>
      </w:pPr>
      <w:r w:rsidRPr="00317EC3">
        <w:rPr>
          <w:rFonts w:ascii="Calibri" w:hAnsi="Calibri" w:cs="Calibri"/>
        </w:rPr>
        <w:t>Reboul, Elena, Isabelle Guérin, Antony Raj, and G. Venkatasubramanian. 2019. “Managing Economic Volatility. A Gender Perspective.” Working Papers CEB 19-015, ULB.</w:t>
      </w:r>
    </w:p>
    <w:p w14:paraId="5B90814D" w14:textId="77777777" w:rsidR="00317EC3" w:rsidRPr="00317EC3" w:rsidRDefault="00317EC3" w:rsidP="00317EC3">
      <w:pPr>
        <w:pStyle w:val="Bibliography"/>
        <w:rPr>
          <w:rFonts w:ascii="Calibri" w:hAnsi="Calibri" w:cs="Calibri"/>
        </w:rPr>
      </w:pPr>
      <w:r w:rsidRPr="00317EC3">
        <w:rPr>
          <w:rFonts w:ascii="Calibri" w:hAnsi="Calibri" w:cs="Calibri"/>
        </w:rPr>
        <w:t xml:space="preserve">Servet, Jean-Michel, and Hadrien Saiag. 2013. “Household Over-Indebtedness in Northern and Southern Countries: A Macro-Perspective.” In </w:t>
      </w:r>
      <w:r w:rsidRPr="00317EC3">
        <w:rPr>
          <w:rFonts w:ascii="Calibri" w:hAnsi="Calibri" w:cs="Calibri"/>
          <w:i/>
          <w:iCs/>
        </w:rPr>
        <w:t>Microfinance, Debt and Over-Indebtedness</w:t>
      </w:r>
      <w:r w:rsidRPr="00317EC3">
        <w:rPr>
          <w:rFonts w:ascii="Calibri" w:hAnsi="Calibri" w:cs="Calibri"/>
        </w:rPr>
        <w:t>, edited by Isabelle Guérin, Solène Morvant-Roux, and Magdalena Villarreal, 44–65. London and New-York: Routledge.</w:t>
      </w:r>
    </w:p>
    <w:p w14:paraId="51BD44B5" w14:textId="77777777" w:rsidR="00317EC3" w:rsidRPr="00317EC3" w:rsidRDefault="00317EC3" w:rsidP="00317EC3">
      <w:pPr>
        <w:pStyle w:val="Bibliography"/>
        <w:rPr>
          <w:rFonts w:ascii="Calibri" w:hAnsi="Calibri" w:cs="Calibri"/>
        </w:rPr>
      </w:pPr>
      <w:r w:rsidRPr="00317EC3">
        <w:rPr>
          <w:rFonts w:ascii="Calibri" w:hAnsi="Calibri" w:cs="Calibri"/>
        </w:rPr>
        <w:t xml:space="preserve">Shah, Alpa, Jens Lerche, Richard Axelby, Delel Benbabaali, Brendan Donegan, Jayaseelan Raj, and Vikramaditya Thakur. 2018. </w:t>
      </w:r>
      <w:r w:rsidRPr="00317EC3">
        <w:rPr>
          <w:rFonts w:ascii="Calibri" w:hAnsi="Calibri" w:cs="Calibri"/>
          <w:i/>
          <w:iCs/>
        </w:rPr>
        <w:t>Ground Down by Growth. Tribe, Caste, Class, and Inequality in Twenty-First Century India</w:t>
      </w:r>
      <w:r w:rsidRPr="00317EC3">
        <w:rPr>
          <w:rFonts w:ascii="Calibri" w:hAnsi="Calibri" w:cs="Calibri"/>
        </w:rPr>
        <w:t>. London: Pluto Press.</w:t>
      </w:r>
    </w:p>
    <w:p w14:paraId="6501B682" w14:textId="77777777" w:rsidR="00317EC3" w:rsidRPr="00317EC3" w:rsidRDefault="00317EC3" w:rsidP="00317EC3">
      <w:pPr>
        <w:pStyle w:val="Bibliography"/>
        <w:rPr>
          <w:rFonts w:ascii="Calibri" w:hAnsi="Calibri" w:cs="Calibri"/>
        </w:rPr>
      </w:pPr>
      <w:r w:rsidRPr="00317EC3">
        <w:rPr>
          <w:rFonts w:ascii="Calibri" w:hAnsi="Calibri" w:cs="Calibri"/>
        </w:rPr>
        <w:lastRenderedPageBreak/>
        <w:t xml:space="preserve">Srivastava, Ravi. 2020. “Covid-19 and Circular Migration in India.” </w:t>
      </w:r>
      <w:r w:rsidRPr="00317EC3">
        <w:rPr>
          <w:rFonts w:ascii="Calibri" w:hAnsi="Calibri" w:cs="Calibri"/>
          <w:i/>
          <w:iCs/>
        </w:rPr>
        <w:t>Review of Agrarian Studies</w:t>
      </w:r>
      <w:r w:rsidRPr="00317EC3">
        <w:rPr>
          <w:rFonts w:ascii="Calibri" w:hAnsi="Calibri" w:cs="Calibri"/>
        </w:rPr>
        <w:t xml:space="preserve"> 10 (1). http://ras.org.in/covid_19_and_circular_migration_in_india.</w:t>
      </w:r>
    </w:p>
    <w:p w14:paraId="0DC38281" w14:textId="77777777" w:rsidR="00317EC3" w:rsidRPr="00317EC3" w:rsidRDefault="00317EC3" w:rsidP="00317EC3">
      <w:pPr>
        <w:pStyle w:val="Bibliography"/>
        <w:rPr>
          <w:rFonts w:ascii="Calibri" w:hAnsi="Calibri" w:cs="Calibri"/>
        </w:rPr>
      </w:pPr>
      <w:r w:rsidRPr="00317EC3">
        <w:rPr>
          <w:rFonts w:ascii="Calibri" w:hAnsi="Calibri" w:cs="Calibri"/>
        </w:rPr>
        <w:t>Subramanian, Arvind. 2019. “India’s GDP Mis-Estimation: Likelihood, Magnitudes, Mechanisms, and Implications.” Center for International Development. Harvard University CID Faculty Working Paper No. 354.</w:t>
      </w:r>
    </w:p>
    <w:p w14:paraId="20724A35" w14:textId="77777777" w:rsidR="00317EC3" w:rsidRPr="00317EC3" w:rsidRDefault="00317EC3" w:rsidP="00317EC3">
      <w:pPr>
        <w:pStyle w:val="Bibliography"/>
        <w:rPr>
          <w:rFonts w:ascii="Calibri" w:hAnsi="Calibri" w:cs="Calibri"/>
        </w:rPr>
      </w:pPr>
      <w:r w:rsidRPr="00317EC3">
        <w:rPr>
          <w:rFonts w:ascii="Calibri" w:hAnsi="Calibri" w:cs="Calibri"/>
        </w:rPr>
        <w:t>UN. 2020. “Private Debt and Human Rights.” Report of the Independent Expert on the effects of foreign debt and other related international financial obligations of States on the full enjoyment of human rights, particularly economic, social and cultural rights. Geneva: UN.</w:t>
      </w:r>
    </w:p>
    <w:p w14:paraId="5B95A7B2" w14:textId="77777777" w:rsidR="00317EC3" w:rsidRPr="00317EC3" w:rsidRDefault="00317EC3" w:rsidP="00317EC3">
      <w:pPr>
        <w:pStyle w:val="Bibliography"/>
        <w:rPr>
          <w:rFonts w:ascii="Calibri" w:hAnsi="Calibri" w:cs="Calibri"/>
        </w:rPr>
      </w:pPr>
      <w:r w:rsidRPr="00317EC3">
        <w:rPr>
          <w:rFonts w:ascii="Calibri" w:hAnsi="Calibri" w:cs="Calibri"/>
        </w:rPr>
        <w:t>UNCTAD. 2019. “Trade and Development Report 2019. Financing A Global Green New Deal.” Geneva: United Nations.</w:t>
      </w:r>
    </w:p>
    <w:p w14:paraId="174F4CB4" w14:textId="77777777" w:rsidR="00317EC3" w:rsidRPr="00317EC3" w:rsidRDefault="00317EC3" w:rsidP="00317EC3">
      <w:pPr>
        <w:pStyle w:val="Bibliography"/>
        <w:rPr>
          <w:rFonts w:ascii="Calibri" w:hAnsi="Calibri" w:cs="Calibri"/>
        </w:rPr>
      </w:pPr>
      <w:r w:rsidRPr="00317EC3">
        <w:rPr>
          <w:rFonts w:ascii="Calibri" w:hAnsi="Calibri" w:cs="Calibri"/>
        </w:rPr>
        <w:t>World Bank. 2020. “Global Waves of Debt. Causes and Consequences.” Washington DC: International Bank for Reconstruction and Development / The World Bank.</w:t>
      </w:r>
    </w:p>
    <w:p w14:paraId="3586AC95" w14:textId="583E6497" w:rsidR="00A97309" w:rsidRPr="009F135D" w:rsidRDefault="00407CC5" w:rsidP="009F135D">
      <w:pPr>
        <w:pStyle w:val="BodyText"/>
        <w:jc w:val="both"/>
        <w:rPr>
          <w:rFonts w:asciiTheme="majorHAnsi" w:hAnsiTheme="majorHAnsi" w:cstheme="majorHAnsi"/>
        </w:rPr>
      </w:pPr>
      <w:r w:rsidRPr="009F135D">
        <w:rPr>
          <w:rFonts w:asciiTheme="majorHAnsi" w:hAnsiTheme="majorHAnsi" w:cstheme="majorHAnsi"/>
        </w:rPr>
        <w:fldChar w:fldCharType="end"/>
      </w:r>
    </w:p>
    <w:bookmarkEnd w:id="252"/>
    <w:p w14:paraId="6B5727DE" w14:textId="2F3DF864" w:rsidR="00D83010" w:rsidRDefault="00D83010">
      <w:pPr>
        <w:rPr>
          <w:rFonts w:asciiTheme="majorHAnsi" w:eastAsiaTheme="majorEastAsia" w:hAnsiTheme="majorHAnsi" w:cstheme="majorHAnsi"/>
          <w:b/>
          <w:bCs/>
          <w:color w:val="4F81BD" w:themeColor="accent1"/>
          <w:sz w:val="32"/>
          <w:szCs w:val="32"/>
        </w:rPr>
      </w:pPr>
    </w:p>
    <w:p w14:paraId="29DCF90C" w14:textId="4780007F" w:rsidR="00610D92" w:rsidRPr="009F135D" w:rsidDel="000347CA" w:rsidRDefault="00610D92" w:rsidP="009F135D">
      <w:pPr>
        <w:pStyle w:val="Heading1"/>
        <w:jc w:val="both"/>
        <w:rPr>
          <w:del w:id="258" w:author="Arnaud" w:date="2021-07-30T18:06:00Z"/>
          <w:rFonts w:cstheme="majorHAnsi"/>
        </w:rPr>
      </w:pPr>
      <w:del w:id="259" w:author="Arnaud" w:date="2021-07-30T18:06:00Z">
        <w:r w:rsidRPr="009F135D" w:rsidDel="000347CA">
          <w:rPr>
            <w:rFonts w:cstheme="majorHAnsi"/>
          </w:rPr>
          <w:delText>Tables</w:delText>
        </w:r>
      </w:del>
    </w:p>
    <w:p w14:paraId="52615FEF" w14:textId="3260EEC2" w:rsidR="00610D92" w:rsidRPr="009F135D" w:rsidDel="000347CA" w:rsidRDefault="00610D92" w:rsidP="009F135D">
      <w:pPr>
        <w:pStyle w:val="Caption"/>
        <w:keepNext/>
        <w:jc w:val="both"/>
        <w:rPr>
          <w:del w:id="260" w:author="Arnaud" w:date="2021-07-30T18:06:00Z"/>
          <w:rFonts w:asciiTheme="majorHAnsi" w:hAnsiTheme="majorHAnsi" w:cstheme="majorHAnsi"/>
        </w:rPr>
      </w:pPr>
      <w:del w:id="261" w:author="Arnaud" w:date="2021-07-30T18:06:00Z">
        <w:r w:rsidRPr="009F135D" w:rsidDel="000347CA">
          <w:rPr>
            <w:rFonts w:asciiTheme="majorHAnsi" w:hAnsiTheme="majorHAnsi" w:cstheme="majorHAnsi"/>
          </w:rPr>
          <w:delText xml:space="preserve">Table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rPr>
          <w:delInstrText xml:space="preserve"> SEQ Table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rPr>
          <w:delText>1</w:delText>
        </w:r>
        <w:r w:rsidRPr="009F135D" w:rsidDel="000347CA">
          <w:rPr>
            <w:rFonts w:asciiTheme="majorHAnsi" w:hAnsiTheme="majorHAnsi" w:cstheme="majorHAnsi"/>
            <w:i w:val="0"/>
            <w:noProof/>
          </w:rPr>
          <w:fldChar w:fldCharType="end"/>
        </w:r>
        <w:r w:rsidRPr="009F135D" w:rsidDel="000347CA">
          <w:rPr>
            <w:rFonts w:asciiTheme="majorHAnsi" w:hAnsiTheme="majorHAnsi" w:cstheme="majorHAnsi"/>
          </w:rPr>
          <w:delText xml:space="preserve"> Characteristics of the population</w:delText>
        </w:r>
      </w:del>
    </w:p>
    <w:tbl>
      <w:tblPr>
        <w:tblW w:w="0" w:type="auto"/>
        <w:tblCellMar>
          <w:left w:w="70" w:type="dxa"/>
          <w:right w:w="70" w:type="dxa"/>
        </w:tblCellMar>
        <w:tblLook w:val="04A0" w:firstRow="1" w:lastRow="0" w:firstColumn="1" w:lastColumn="0" w:noHBand="0" w:noVBand="1"/>
      </w:tblPr>
      <w:tblGrid>
        <w:gridCol w:w="2448"/>
        <w:gridCol w:w="706"/>
        <w:gridCol w:w="819"/>
        <w:gridCol w:w="186"/>
        <w:gridCol w:w="807"/>
        <w:gridCol w:w="818"/>
        <w:gridCol w:w="186"/>
        <w:gridCol w:w="807"/>
        <w:gridCol w:w="818"/>
        <w:gridCol w:w="186"/>
        <w:gridCol w:w="807"/>
        <w:gridCol w:w="818"/>
      </w:tblGrid>
      <w:tr w:rsidR="00610D92" w:rsidRPr="009F135D" w:rsidDel="000347CA" w14:paraId="6ECC8EC5" w14:textId="0422A21F" w:rsidTr="00542A26">
        <w:trPr>
          <w:trHeight w:val="288"/>
          <w:del w:id="262" w:author="Arnaud" w:date="2021-07-30T18:06:00Z"/>
        </w:trPr>
        <w:tc>
          <w:tcPr>
            <w:tcW w:w="0" w:type="auto"/>
            <w:tcBorders>
              <w:top w:val="single" w:sz="4" w:space="0" w:color="auto"/>
              <w:left w:val="nil"/>
              <w:bottom w:val="nil"/>
              <w:right w:val="nil"/>
            </w:tcBorders>
            <w:shd w:val="clear" w:color="auto" w:fill="auto"/>
            <w:noWrap/>
            <w:vAlign w:val="bottom"/>
            <w:hideMark/>
          </w:tcPr>
          <w:p w14:paraId="7CAA257E" w14:textId="6004A7ED" w:rsidR="00610D92" w:rsidRPr="009F135D" w:rsidDel="000347CA" w:rsidRDefault="00610D92" w:rsidP="009F135D">
            <w:pPr>
              <w:spacing w:after="0"/>
              <w:jc w:val="both"/>
              <w:rPr>
                <w:del w:id="263" w:author="Arnaud" w:date="2021-07-30T18:06:00Z"/>
                <w:rFonts w:asciiTheme="majorHAnsi" w:eastAsia="Times New Roman" w:hAnsiTheme="majorHAnsi" w:cstheme="majorHAnsi"/>
                <w:color w:val="000000"/>
                <w:sz w:val="22"/>
                <w:szCs w:val="22"/>
                <w:lang w:eastAsia="fr-FR"/>
              </w:rPr>
            </w:pPr>
            <w:del w:id="264"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266D5287" w14:textId="19094841" w:rsidR="00610D92" w:rsidRPr="009F135D" w:rsidDel="000347CA" w:rsidRDefault="00610D92" w:rsidP="009F135D">
            <w:pPr>
              <w:spacing w:after="0"/>
              <w:jc w:val="both"/>
              <w:rPr>
                <w:del w:id="265" w:author="Arnaud" w:date="2021-07-30T18:06:00Z"/>
                <w:rFonts w:asciiTheme="majorHAnsi" w:eastAsia="Times New Roman" w:hAnsiTheme="majorHAnsi" w:cstheme="majorHAnsi"/>
                <w:color w:val="000000"/>
                <w:sz w:val="22"/>
                <w:szCs w:val="22"/>
                <w:lang w:eastAsia="fr-FR"/>
              </w:rPr>
            </w:pPr>
            <w:del w:id="266" w:author="Arnaud" w:date="2021-07-30T18:06:00Z">
              <w:r w:rsidRPr="009F135D" w:rsidDel="000347CA">
                <w:rPr>
                  <w:rFonts w:asciiTheme="majorHAnsi" w:eastAsia="Times New Roman" w:hAnsiTheme="majorHAnsi" w:cstheme="majorHAnsi"/>
                  <w:color w:val="000000"/>
                  <w:sz w:val="22"/>
                  <w:szCs w:val="22"/>
                  <w:lang w:eastAsia="fr-FR"/>
                </w:rPr>
                <w:delText>Dalits</w:delText>
              </w:r>
            </w:del>
          </w:p>
        </w:tc>
        <w:tc>
          <w:tcPr>
            <w:tcW w:w="0" w:type="auto"/>
            <w:tcBorders>
              <w:top w:val="single" w:sz="4" w:space="0" w:color="auto"/>
              <w:left w:val="nil"/>
              <w:bottom w:val="nil"/>
              <w:right w:val="nil"/>
            </w:tcBorders>
            <w:shd w:val="clear" w:color="auto" w:fill="auto"/>
            <w:noWrap/>
            <w:vAlign w:val="bottom"/>
            <w:hideMark/>
          </w:tcPr>
          <w:p w14:paraId="4B03D358" w14:textId="02EA47F6" w:rsidR="00610D92" w:rsidRPr="009F135D" w:rsidDel="000347CA" w:rsidRDefault="00610D92" w:rsidP="009F135D">
            <w:pPr>
              <w:spacing w:after="0"/>
              <w:jc w:val="both"/>
              <w:rPr>
                <w:del w:id="267" w:author="Arnaud" w:date="2021-07-30T18:06:00Z"/>
                <w:rFonts w:asciiTheme="majorHAnsi" w:eastAsia="Times New Roman" w:hAnsiTheme="majorHAnsi" w:cstheme="majorHAnsi"/>
                <w:color w:val="000000"/>
                <w:sz w:val="22"/>
                <w:szCs w:val="22"/>
                <w:lang w:eastAsia="fr-FR"/>
              </w:rPr>
            </w:pPr>
            <w:del w:id="268"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6CCFA9B0" w14:textId="0FD18BD2" w:rsidR="00610D92" w:rsidRPr="009F135D" w:rsidDel="000347CA" w:rsidRDefault="00610D92" w:rsidP="009F135D">
            <w:pPr>
              <w:spacing w:after="0"/>
              <w:jc w:val="both"/>
              <w:rPr>
                <w:del w:id="269" w:author="Arnaud" w:date="2021-07-30T18:06:00Z"/>
                <w:rFonts w:asciiTheme="majorHAnsi" w:eastAsia="Times New Roman" w:hAnsiTheme="majorHAnsi" w:cstheme="majorHAnsi"/>
                <w:color w:val="000000"/>
                <w:sz w:val="22"/>
                <w:szCs w:val="22"/>
                <w:lang w:eastAsia="fr-FR"/>
              </w:rPr>
            </w:pPr>
            <w:del w:id="270" w:author="Arnaud" w:date="2021-07-30T18:06:00Z">
              <w:r w:rsidRPr="009F135D" w:rsidDel="000347CA">
                <w:rPr>
                  <w:rFonts w:asciiTheme="majorHAnsi" w:eastAsia="Times New Roman" w:hAnsiTheme="majorHAnsi" w:cstheme="majorHAnsi"/>
                  <w:color w:val="000000"/>
                  <w:sz w:val="22"/>
                  <w:szCs w:val="22"/>
                  <w:lang w:eastAsia="fr-FR"/>
                </w:rPr>
                <w:delText>Middle</w:delText>
              </w:r>
            </w:del>
          </w:p>
        </w:tc>
        <w:tc>
          <w:tcPr>
            <w:tcW w:w="0" w:type="auto"/>
            <w:tcBorders>
              <w:top w:val="single" w:sz="4" w:space="0" w:color="auto"/>
              <w:left w:val="nil"/>
              <w:bottom w:val="nil"/>
              <w:right w:val="nil"/>
            </w:tcBorders>
            <w:shd w:val="clear" w:color="auto" w:fill="auto"/>
            <w:noWrap/>
            <w:vAlign w:val="bottom"/>
            <w:hideMark/>
          </w:tcPr>
          <w:p w14:paraId="75ADB327" w14:textId="5D696B1D" w:rsidR="00610D92" w:rsidRPr="009F135D" w:rsidDel="000347CA" w:rsidRDefault="00610D92" w:rsidP="009F135D">
            <w:pPr>
              <w:spacing w:after="0"/>
              <w:jc w:val="both"/>
              <w:rPr>
                <w:del w:id="271" w:author="Arnaud" w:date="2021-07-30T18:06:00Z"/>
                <w:rFonts w:asciiTheme="majorHAnsi" w:eastAsia="Times New Roman" w:hAnsiTheme="majorHAnsi" w:cstheme="majorHAnsi"/>
                <w:color w:val="000000"/>
                <w:sz w:val="22"/>
                <w:szCs w:val="22"/>
                <w:lang w:eastAsia="fr-FR"/>
              </w:rPr>
            </w:pPr>
            <w:del w:id="272"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23BEE6DD" w14:textId="01AF3D57" w:rsidR="00610D92" w:rsidRPr="009F135D" w:rsidDel="000347CA" w:rsidRDefault="00610D92" w:rsidP="009F135D">
            <w:pPr>
              <w:spacing w:after="0"/>
              <w:jc w:val="both"/>
              <w:rPr>
                <w:del w:id="273" w:author="Arnaud" w:date="2021-07-30T18:06:00Z"/>
                <w:rFonts w:asciiTheme="majorHAnsi" w:eastAsia="Times New Roman" w:hAnsiTheme="majorHAnsi" w:cstheme="majorHAnsi"/>
                <w:color w:val="000000"/>
                <w:sz w:val="22"/>
                <w:szCs w:val="22"/>
                <w:lang w:eastAsia="fr-FR"/>
              </w:rPr>
            </w:pPr>
            <w:del w:id="274" w:author="Arnaud" w:date="2021-07-30T18:06:00Z">
              <w:r w:rsidRPr="009F135D" w:rsidDel="000347CA">
                <w:rPr>
                  <w:rFonts w:asciiTheme="majorHAnsi" w:eastAsia="Times New Roman" w:hAnsiTheme="majorHAnsi" w:cstheme="majorHAnsi"/>
                  <w:color w:val="000000"/>
                  <w:sz w:val="22"/>
                  <w:szCs w:val="22"/>
                  <w:lang w:eastAsia="fr-FR"/>
                </w:rPr>
                <w:delText>Upper</w:delText>
              </w:r>
            </w:del>
          </w:p>
        </w:tc>
        <w:tc>
          <w:tcPr>
            <w:tcW w:w="0" w:type="auto"/>
            <w:tcBorders>
              <w:top w:val="single" w:sz="4" w:space="0" w:color="auto"/>
              <w:left w:val="nil"/>
              <w:bottom w:val="nil"/>
              <w:right w:val="nil"/>
            </w:tcBorders>
            <w:shd w:val="clear" w:color="auto" w:fill="auto"/>
            <w:noWrap/>
            <w:vAlign w:val="bottom"/>
            <w:hideMark/>
          </w:tcPr>
          <w:p w14:paraId="6DAB8453" w14:textId="7A934B40" w:rsidR="00610D92" w:rsidRPr="009F135D" w:rsidDel="000347CA" w:rsidRDefault="00610D92" w:rsidP="009F135D">
            <w:pPr>
              <w:spacing w:after="0"/>
              <w:jc w:val="both"/>
              <w:rPr>
                <w:del w:id="275" w:author="Arnaud" w:date="2021-07-30T18:06:00Z"/>
                <w:rFonts w:asciiTheme="majorHAnsi" w:eastAsia="Times New Roman" w:hAnsiTheme="majorHAnsi" w:cstheme="majorHAnsi"/>
                <w:color w:val="000000"/>
                <w:sz w:val="22"/>
                <w:szCs w:val="22"/>
                <w:lang w:eastAsia="fr-FR"/>
              </w:rPr>
            </w:pPr>
            <w:del w:id="276"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68004E66" w14:textId="3B0D3121" w:rsidR="00610D92" w:rsidRPr="009F135D" w:rsidDel="000347CA" w:rsidRDefault="00610D92" w:rsidP="009F135D">
            <w:pPr>
              <w:spacing w:after="0"/>
              <w:jc w:val="both"/>
              <w:rPr>
                <w:del w:id="277" w:author="Arnaud" w:date="2021-07-30T18:06:00Z"/>
                <w:rFonts w:asciiTheme="majorHAnsi" w:eastAsia="Times New Roman" w:hAnsiTheme="majorHAnsi" w:cstheme="majorHAnsi"/>
                <w:color w:val="000000"/>
                <w:sz w:val="22"/>
                <w:szCs w:val="22"/>
                <w:lang w:eastAsia="fr-FR"/>
              </w:rPr>
            </w:pPr>
            <w:del w:id="278" w:author="Arnaud" w:date="2021-07-30T18:06:00Z">
              <w:r w:rsidRPr="009F135D" w:rsidDel="000347CA">
                <w:rPr>
                  <w:rFonts w:asciiTheme="majorHAnsi" w:eastAsia="Times New Roman" w:hAnsiTheme="majorHAnsi" w:cstheme="majorHAnsi"/>
                  <w:color w:val="000000"/>
                  <w:sz w:val="22"/>
                  <w:szCs w:val="22"/>
                  <w:lang w:eastAsia="fr-FR"/>
                </w:rPr>
                <w:delText>Total</w:delText>
              </w:r>
            </w:del>
          </w:p>
        </w:tc>
      </w:tr>
      <w:tr w:rsidR="00610D92" w:rsidRPr="009F135D" w:rsidDel="000347CA" w14:paraId="35BA9BFD" w14:textId="7577B2CE" w:rsidTr="00542A26">
        <w:trPr>
          <w:trHeight w:val="300"/>
          <w:del w:id="279" w:author="Arnaud" w:date="2021-07-30T18:06:00Z"/>
        </w:trPr>
        <w:tc>
          <w:tcPr>
            <w:tcW w:w="0" w:type="auto"/>
            <w:tcBorders>
              <w:top w:val="nil"/>
              <w:left w:val="nil"/>
              <w:bottom w:val="single" w:sz="4" w:space="0" w:color="auto"/>
              <w:right w:val="nil"/>
            </w:tcBorders>
            <w:shd w:val="clear" w:color="auto" w:fill="auto"/>
            <w:noWrap/>
            <w:vAlign w:val="bottom"/>
            <w:hideMark/>
          </w:tcPr>
          <w:p w14:paraId="388E151A" w14:textId="341A59C5" w:rsidR="00610D92" w:rsidRPr="009F135D" w:rsidDel="000347CA" w:rsidRDefault="00610D92" w:rsidP="009F135D">
            <w:pPr>
              <w:spacing w:after="0"/>
              <w:jc w:val="both"/>
              <w:rPr>
                <w:del w:id="280" w:author="Arnaud" w:date="2021-07-30T18:06:00Z"/>
                <w:rFonts w:asciiTheme="majorHAnsi" w:eastAsia="Times New Roman" w:hAnsiTheme="majorHAnsi" w:cstheme="majorHAnsi"/>
                <w:color w:val="000000"/>
                <w:sz w:val="22"/>
                <w:szCs w:val="22"/>
                <w:lang w:eastAsia="fr-FR"/>
              </w:rPr>
            </w:pPr>
            <w:del w:id="281"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3DCC51E6" w14:textId="0678B189" w:rsidR="00610D92" w:rsidRPr="009F135D" w:rsidDel="000347CA" w:rsidRDefault="00610D92" w:rsidP="009F135D">
            <w:pPr>
              <w:spacing w:after="0"/>
              <w:jc w:val="both"/>
              <w:rPr>
                <w:del w:id="282" w:author="Arnaud" w:date="2021-07-30T18:06:00Z"/>
                <w:rFonts w:asciiTheme="majorHAnsi" w:eastAsia="Times New Roman" w:hAnsiTheme="majorHAnsi" w:cstheme="majorHAnsi"/>
                <w:color w:val="000000"/>
                <w:sz w:val="22"/>
                <w:szCs w:val="22"/>
                <w:lang w:eastAsia="fr-FR"/>
              </w:rPr>
            </w:pPr>
            <w:del w:id="283"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626EBB05" w14:textId="05CE4F28" w:rsidR="00610D92" w:rsidRPr="009F135D" w:rsidDel="000347CA" w:rsidRDefault="00610D92" w:rsidP="009F135D">
            <w:pPr>
              <w:spacing w:after="0"/>
              <w:jc w:val="both"/>
              <w:rPr>
                <w:del w:id="284" w:author="Arnaud" w:date="2021-07-30T18:06:00Z"/>
                <w:rFonts w:asciiTheme="majorHAnsi" w:eastAsia="Times New Roman" w:hAnsiTheme="majorHAnsi" w:cstheme="majorHAnsi"/>
                <w:color w:val="000000"/>
                <w:sz w:val="22"/>
                <w:szCs w:val="22"/>
                <w:lang w:eastAsia="fr-FR"/>
              </w:rPr>
            </w:pPr>
            <w:del w:id="285"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c>
          <w:tcPr>
            <w:tcW w:w="0" w:type="auto"/>
            <w:tcBorders>
              <w:top w:val="nil"/>
              <w:left w:val="nil"/>
              <w:bottom w:val="single" w:sz="4" w:space="0" w:color="auto"/>
              <w:right w:val="nil"/>
            </w:tcBorders>
            <w:shd w:val="clear" w:color="auto" w:fill="auto"/>
            <w:noWrap/>
            <w:vAlign w:val="bottom"/>
            <w:hideMark/>
          </w:tcPr>
          <w:p w14:paraId="4D09A02F" w14:textId="06F4B684" w:rsidR="00610D92" w:rsidRPr="009F135D" w:rsidDel="000347CA" w:rsidRDefault="00610D92" w:rsidP="009F135D">
            <w:pPr>
              <w:spacing w:after="0"/>
              <w:jc w:val="both"/>
              <w:rPr>
                <w:del w:id="286" w:author="Arnaud" w:date="2021-07-30T18:06:00Z"/>
                <w:rFonts w:asciiTheme="majorHAnsi" w:eastAsia="Times New Roman" w:hAnsiTheme="majorHAnsi" w:cstheme="majorHAnsi"/>
                <w:color w:val="000000"/>
                <w:sz w:val="22"/>
                <w:szCs w:val="22"/>
                <w:lang w:eastAsia="fr-FR"/>
              </w:rPr>
            </w:pPr>
            <w:del w:id="287"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0552FE19" w14:textId="3214897D" w:rsidR="00610D92" w:rsidRPr="009F135D" w:rsidDel="000347CA" w:rsidRDefault="00610D92" w:rsidP="009F135D">
            <w:pPr>
              <w:spacing w:after="0"/>
              <w:jc w:val="both"/>
              <w:rPr>
                <w:del w:id="288" w:author="Arnaud" w:date="2021-07-30T18:06:00Z"/>
                <w:rFonts w:asciiTheme="majorHAnsi" w:eastAsia="Times New Roman" w:hAnsiTheme="majorHAnsi" w:cstheme="majorHAnsi"/>
                <w:color w:val="000000"/>
                <w:sz w:val="22"/>
                <w:szCs w:val="22"/>
                <w:lang w:eastAsia="fr-FR"/>
              </w:rPr>
            </w:pPr>
            <w:del w:id="289"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5BEAC272" w14:textId="56206FDF" w:rsidR="00610D92" w:rsidRPr="009F135D" w:rsidDel="000347CA" w:rsidRDefault="00610D92" w:rsidP="009F135D">
            <w:pPr>
              <w:spacing w:after="0"/>
              <w:jc w:val="both"/>
              <w:rPr>
                <w:del w:id="290" w:author="Arnaud" w:date="2021-07-30T18:06:00Z"/>
                <w:rFonts w:asciiTheme="majorHAnsi" w:eastAsia="Times New Roman" w:hAnsiTheme="majorHAnsi" w:cstheme="majorHAnsi"/>
                <w:color w:val="000000"/>
                <w:sz w:val="22"/>
                <w:szCs w:val="22"/>
                <w:lang w:eastAsia="fr-FR"/>
              </w:rPr>
            </w:pPr>
            <w:del w:id="291"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c>
          <w:tcPr>
            <w:tcW w:w="0" w:type="auto"/>
            <w:tcBorders>
              <w:top w:val="nil"/>
              <w:left w:val="nil"/>
              <w:bottom w:val="single" w:sz="4" w:space="0" w:color="auto"/>
              <w:right w:val="nil"/>
            </w:tcBorders>
            <w:shd w:val="clear" w:color="auto" w:fill="auto"/>
            <w:noWrap/>
            <w:vAlign w:val="bottom"/>
            <w:hideMark/>
          </w:tcPr>
          <w:p w14:paraId="5832868D" w14:textId="3DBD3E01" w:rsidR="00610D92" w:rsidRPr="009F135D" w:rsidDel="000347CA" w:rsidRDefault="00610D92" w:rsidP="009F135D">
            <w:pPr>
              <w:spacing w:after="0"/>
              <w:jc w:val="both"/>
              <w:rPr>
                <w:del w:id="292" w:author="Arnaud" w:date="2021-07-30T18:06:00Z"/>
                <w:rFonts w:asciiTheme="majorHAnsi" w:eastAsia="Times New Roman" w:hAnsiTheme="majorHAnsi" w:cstheme="majorHAnsi"/>
                <w:color w:val="000000"/>
                <w:sz w:val="22"/>
                <w:szCs w:val="22"/>
                <w:lang w:eastAsia="fr-FR"/>
              </w:rPr>
            </w:pPr>
            <w:del w:id="293"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2560A1B8" w14:textId="4C4F2B69" w:rsidR="00610D92" w:rsidRPr="009F135D" w:rsidDel="000347CA" w:rsidRDefault="00610D92" w:rsidP="009F135D">
            <w:pPr>
              <w:spacing w:after="0"/>
              <w:jc w:val="both"/>
              <w:rPr>
                <w:del w:id="294" w:author="Arnaud" w:date="2021-07-30T18:06:00Z"/>
                <w:rFonts w:asciiTheme="majorHAnsi" w:eastAsia="Times New Roman" w:hAnsiTheme="majorHAnsi" w:cstheme="majorHAnsi"/>
                <w:color w:val="000000"/>
                <w:sz w:val="22"/>
                <w:szCs w:val="22"/>
                <w:lang w:eastAsia="fr-FR"/>
              </w:rPr>
            </w:pPr>
            <w:del w:id="295"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0728E929" w14:textId="262CE71D" w:rsidR="00610D92" w:rsidRPr="009F135D" w:rsidDel="000347CA" w:rsidRDefault="00610D92" w:rsidP="009F135D">
            <w:pPr>
              <w:spacing w:after="0"/>
              <w:jc w:val="both"/>
              <w:rPr>
                <w:del w:id="296" w:author="Arnaud" w:date="2021-07-30T18:06:00Z"/>
                <w:rFonts w:asciiTheme="majorHAnsi" w:eastAsia="Times New Roman" w:hAnsiTheme="majorHAnsi" w:cstheme="majorHAnsi"/>
                <w:color w:val="000000"/>
                <w:sz w:val="22"/>
                <w:szCs w:val="22"/>
                <w:lang w:eastAsia="fr-FR"/>
              </w:rPr>
            </w:pPr>
            <w:del w:id="297"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c>
          <w:tcPr>
            <w:tcW w:w="0" w:type="auto"/>
            <w:tcBorders>
              <w:top w:val="nil"/>
              <w:left w:val="nil"/>
              <w:bottom w:val="single" w:sz="4" w:space="0" w:color="auto"/>
              <w:right w:val="nil"/>
            </w:tcBorders>
            <w:shd w:val="clear" w:color="auto" w:fill="auto"/>
            <w:noWrap/>
            <w:vAlign w:val="bottom"/>
            <w:hideMark/>
          </w:tcPr>
          <w:p w14:paraId="47859127" w14:textId="764800E8" w:rsidR="00610D92" w:rsidRPr="009F135D" w:rsidDel="000347CA" w:rsidRDefault="00610D92" w:rsidP="009F135D">
            <w:pPr>
              <w:spacing w:after="0"/>
              <w:jc w:val="both"/>
              <w:rPr>
                <w:del w:id="298" w:author="Arnaud" w:date="2021-07-30T18:06:00Z"/>
                <w:rFonts w:asciiTheme="majorHAnsi" w:eastAsia="Times New Roman" w:hAnsiTheme="majorHAnsi" w:cstheme="majorHAnsi"/>
                <w:color w:val="000000"/>
                <w:sz w:val="22"/>
                <w:szCs w:val="22"/>
                <w:lang w:eastAsia="fr-FR"/>
              </w:rPr>
            </w:pPr>
            <w:del w:id="299"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6A1E550A" w14:textId="17D7A948" w:rsidR="00610D92" w:rsidRPr="009F135D" w:rsidDel="000347CA" w:rsidRDefault="00610D92" w:rsidP="009F135D">
            <w:pPr>
              <w:spacing w:after="0"/>
              <w:jc w:val="both"/>
              <w:rPr>
                <w:del w:id="300" w:author="Arnaud" w:date="2021-07-30T18:06:00Z"/>
                <w:rFonts w:asciiTheme="majorHAnsi" w:eastAsia="Times New Roman" w:hAnsiTheme="majorHAnsi" w:cstheme="majorHAnsi"/>
                <w:color w:val="000000"/>
                <w:sz w:val="22"/>
                <w:szCs w:val="22"/>
                <w:lang w:eastAsia="fr-FR"/>
              </w:rPr>
            </w:pPr>
            <w:del w:id="301"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28B1529A" w14:textId="777C4533" w:rsidR="00610D92" w:rsidRPr="009F135D" w:rsidDel="000347CA" w:rsidRDefault="00610D92" w:rsidP="009F135D">
            <w:pPr>
              <w:spacing w:after="0"/>
              <w:jc w:val="both"/>
              <w:rPr>
                <w:del w:id="302" w:author="Arnaud" w:date="2021-07-30T18:06:00Z"/>
                <w:rFonts w:asciiTheme="majorHAnsi" w:eastAsia="Times New Roman" w:hAnsiTheme="majorHAnsi" w:cstheme="majorHAnsi"/>
                <w:color w:val="000000"/>
                <w:sz w:val="22"/>
                <w:szCs w:val="22"/>
                <w:lang w:eastAsia="fr-FR"/>
              </w:rPr>
            </w:pPr>
            <w:del w:id="303"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r>
      <w:tr w:rsidR="00610D92" w:rsidRPr="009F135D" w:rsidDel="000347CA" w14:paraId="5CEEC8A6" w14:textId="644F17BA" w:rsidTr="00542A26">
        <w:trPr>
          <w:trHeight w:val="288"/>
          <w:del w:id="304" w:author="Arnaud" w:date="2021-07-30T18:06:00Z"/>
        </w:trPr>
        <w:tc>
          <w:tcPr>
            <w:tcW w:w="0" w:type="auto"/>
            <w:tcBorders>
              <w:top w:val="nil"/>
              <w:left w:val="nil"/>
              <w:bottom w:val="nil"/>
              <w:right w:val="nil"/>
            </w:tcBorders>
            <w:shd w:val="clear" w:color="auto" w:fill="auto"/>
            <w:noWrap/>
            <w:vAlign w:val="bottom"/>
            <w:hideMark/>
          </w:tcPr>
          <w:p w14:paraId="52FEFBAC" w14:textId="62C82A09" w:rsidR="00610D92" w:rsidRPr="009F135D" w:rsidDel="000347CA" w:rsidRDefault="00610D92" w:rsidP="009F135D">
            <w:pPr>
              <w:spacing w:after="0"/>
              <w:jc w:val="both"/>
              <w:rPr>
                <w:del w:id="305" w:author="Arnaud" w:date="2021-07-30T18:06:00Z"/>
                <w:rFonts w:asciiTheme="majorHAnsi" w:eastAsia="Times New Roman" w:hAnsiTheme="majorHAnsi" w:cstheme="majorHAnsi"/>
                <w:color w:val="000000"/>
                <w:sz w:val="22"/>
                <w:szCs w:val="22"/>
                <w:lang w:eastAsia="fr-FR"/>
              </w:rPr>
            </w:pPr>
            <w:del w:id="306" w:author="Arnaud" w:date="2021-07-30T18:06:00Z">
              <w:r w:rsidRPr="009F135D" w:rsidDel="000347CA">
                <w:rPr>
                  <w:rFonts w:asciiTheme="majorHAnsi" w:eastAsia="Times New Roman" w:hAnsiTheme="majorHAnsi" w:cstheme="majorHAnsi"/>
                  <w:color w:val="000000"/>
                  <w:sz w:val="22"/>
                  <w:szCs w:val="22"/>
                  <w:lang w:eastAsia="fr-FR"/>
                </w:rPr>
                <w:delText>Number of household</w:delText>
              </w:r>
            </w:del>
          </w:p>
        </w:tc>
        <w:tc>
          <w:tcPr>
            <w:tcW w:w="0" w:type="auto"/>
            <w:tcBorders>
              <w:top w:val="nil"/>
              <w:left w:val="nil"/>
              <w:bottom w:val="nil"/>
              <w:right w:val="nil"/>
            </w:tcBorders>
            <w:shd w:val="clear" w:color="auto" w:fill="auto"/>
            <w:noWrap/>
            <w:vAlign w:val="bottom"/>
            <w:hideMark/>
          </w:tcPr>
          <w:p w14:paraId="1B09C942" w14:textId="39D383DE" w:rsidR="00610D92" w:rsidRPr="009F135D" w:rsidDel="000347CA" w:rsidRDefault="00610D92" w:rsidP="009F135D">
            <w:pPr>
              <w:spacing w:after="0"/>
              <w:jc w:val="both"/>
              <w:rPr>
                <w:del w:id="307" w:author="Arnaud" w:date="2021-07-30T18:06:00Z"/>
                <w:rFonts w:asciiTheme="majorHAnsi" w:eastAsia="Times New Roman" w:hAnsiTheme="majorHAnsi" w:cstheme="majorHAnsi"/>
                <w:color w:val="000000"/>
                <w:sz w:val="22"/>
                <w:szCs w:val="22"/>
                <w:lang w:eastAsia="fr-FR"/>
              </w:rPr>
            </w:pPr>
            <w:del w:id="308" w:author="Arnaud" w:date="2021-07-30T18:06:00Z">
              <w:r w:rsidRPr="009F135D" w:rsidDel="000347CA">
                <w:rPr>
                  <w:rFonts w:asciiTheme="majorHAnsi" w:eastAsia="Times New Roman" w:hAnsiTheme="majorHAnsi" w:cstheme="majorHAnsi"/>
                  <w:color w:val="000000"/>
                  <w:sz w:val="22"/>
                  <w:szCs w:val="22"/>
                  <w:lang w:eastAsia="fr-FR"/>
                </w:rPr>
                <w:delText>n=192</w:delText>
              </w:r>
            </w:del>
          </w:p>
        </w:tc>
        <w:tc>
          <w:tcPr>
            <w:tcW w:w="0" w:type="auto"/>
            <w:tcBorders>
              <w:top w:val="nil"/>
              <w:left w:val="nil"/>
              <w:bottom w:val="nil"/>
              <w:right w:val="nil"/>
            </w:tcBorders>
            <w:shd w:val="clear" w:color="auto" w:fill="auto"/>
            <w:noWrap/>
            <w:vAlign w:val="bottom"/>
            <w:hideMark/>
          </w:tcPr>
          <w:p w14:paraId="617A9F4C" w14:textId="1CCA48DB" w:rsidR="00610D92" w:rsidRPr="009F135D" w:rsidDel="000347CA" w:rsidRDefault="00610D92" w:rsidP="009F135D">
            <w:pPr>
              <w:spacing w:after="0"/>
              <w:jc w:val="both"/>
              <w:rPr>
                <w:del w:id="309" w:author="Arnaud" w:date="2021-07-30T18:06:00Z"/>
                <w:rFonts w:asciiTheme="majorHAnsi" w:eastAsia="Times New Roman" w:hAnsiTheme="majorHAnsi" w:cstheme="majorHAnsi"/>
                <w:color w:val="000000"/>
                <w:sz w:val="22"/>
                <w:szCs w:val="22"/>
                <w:lang w:eastAsia="fr-FR"/>
              </w:rPr>
            </w:pPr>
            <w:del w:id="310" w:author="Arnaud" w:date="2021-07-30T18:06:00Z">
              <w:r w:rsidRPr="009F135D" w:rsidDel="000347CA">
                <w:rPr>
                  <w:rFonts w:asciiTheme="majorHAnsi" w:eastAsia="Times New Roman" w:hAnsiTheme="majorHAnsi" w:cstheme="majorHAnsi"/>
                  <w:color w:val="000000"/>
                  <w:sz w:val="22"/>
                  <w:szCs w:val="22"/>
                  <w:lang w:eastAsia="fr-FR"/>
                </w:rPr>
                <w:delText>n=234</w:delText>
              </w:r>
            </w:del>
          </w:p>
        </w:tc>
        <w:tc>
          <w:tcPr>
            <w:tcW w:w="0" w:type="auto"/>
            <w:tcBorders>
              <w:top w:val="nil"/>
              <w:left w:val="nil"/>
              <w:bottom w:val="nil"/>
              <w:right w:val="nil"/>
            </w:tcBorders>
            <w:shd w:val="clear" w:color="auto" w:fill="auto"/>
            <w:noWrap/>
            <w:vAlign w:val="bottom"/>
            <w:hideMark/>
          </w:tcPr>
          <w:p w14:paraId="383E1AE6" w14:textId="1759B5A8" w:rsidR="00610D92" w:rsidRPr="009F135D" w:rsidDel="000347CA" w:rsidRDefault="00610D92" w:rsidP="009F135D">
            <w:pPr>
              <w:spacing w:after="0"/>
              <w:jc w:val="both"/>
              <w:rPr>
                <w:del w:id="31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19ABFCC" w14:textId="33C817AA" w:rsidR="00610D92" w:rsidRPr="009F135D" w:rsidDel="000347CA" w:rsidRDefault="00610D92" w:rsidP="009F135D">
            <w:pPr>
              <w:spacing w:after="0"/>
              <w:jc w:val="both"/>
              <w:rPr>
                <w:del w:id="312" w:author="Arnaud" w:date="2021-07-30T18:06:00Z"/>
                <w:rFonts w:asciiTheme="majorHAnsi" w:eastAsia="Times New Roman" w:hAnsiTheme="majorHAnsi" w:cstheme="majorHAnsi"/>
                <w:color w:val="000000"/>
                <w:sz w:val="22"/>
                <w:szCs w:val="22"/>
                <w:lang w:eastAsia="fr-FR"/>
              </w:rPr>
            </w:pPr>
            <w:del w:id="313" w:author="Arnaud" w:date="2021-07-30T18:06:00Z">
              <w:r w:rsidRPr="009F135D" w:rsidDel="000347CA">
                <w:rPr>
                  <w:rFonts w:asciiTheme="majorHAnsi" w:eastAsia="Times New Roman" w:hAnsiTheme="majorHAnsi" w:cstheme="majorHAnsi"/>
                  <w:color w:val="000000"/>
                  <w:sz w:val="22"/>
                  <w:szCs w:val="22"/>
                  <w:lang w:eastAsia="fr-FR"/>
                </w:rPr>
                <w:delText>n=146</w:delText>
              </w:r>
            </w:del>
          </w:p>
        </w:tc>
        <w:tc>
          <w:tcPr>
            <w:tcW w:w="0" w:type="auto"/>
            <w:tcBorders>
              <w:top w:val="nil"/>
              <w:left w:val="nil"/>
              <w:bottom w:val="nil"/>
              <w:right w:val="nil"/>
            </w:tcBorders>
            <w:shd w:val="clear" w:color="auto" w:fill="auto"/>
            <w:noWrap/>
            <w:vAlign w:val="bottom"/>
            <w:hideMark/>
          </w:tcPr>
          <w:p w14:paraId="68BCD192" w14:textId="318E1FBB" w:rsidR="00610D92" w:rsidRPr="009F135D" w:rsidDel="000347CA" w:rsidRDefault="00610D92" w:rsidP="009F135D">
            <w:pPr>
              <w:spacing w:after="0"/>
              <w:jc w:val="both"/>
              <w:rPr>
                <w:del w:id="314" w:author="Arnaud" w:date="2021-07-30T18:06:00Z"/>
                <w:rFonts w:asciiTheme="majorHAnsi" w:eastAsia="Times New Roman" w:hAnsiTheme="majorHAnsi" w:cstheme="majorHAnsi"/>
                <w:color w:val="000000"/>
                <w:sz w:val="22"/>
                <w:szCs w:val="22"/>
                <w:lang w:eastAsia="fr-FR"/>
              </w:rPr>
            </w:pPr>
            <w:del w:id="315" w:author="Arnaud" w:date="2021-07-30T18:06:00Z">
              <w:r w:rsidRPr="009F135D" w:rsidDel="000347CA">
                <w:rPr>
                  <w:rFonts w:asciiTheme="majorHAnsi" w:eastAsia="Times New Roman" w:hAnsiTheme="majorHAnsi" w:cstheme="majorHAnsi"/>
                  <w:color w:val="000000"/>
                  <w:sz w:val="22"/>
                  <w:szCs w:val="22"/>
                  <w:lang w:eastAsia="fr-FR"/>
                </w:rPr>
                <w:delText>n=198</w:delText>
              </w:r>
            </w:del>
          </w:p>
        </w:tc>
        <w:tc>
          <w:tcPr>
            <w:tcW w:w="0" w:type="auto"/>
            <w:tcBorders>
              <w:top w:val="nil"/>
              <w:left w:val="nil"/>
              <w:bottom w:val="nil"/>
              <w:right w:val="nil"/>
            </w:tcBorders>
            <w:shd w:val="clear" w:color="auto" w:fill="auto"/>
            <w:noWrap/>
            <w:vAlign w:val="bottom"/>
            <w:hideMark/>
          </w:tcPr>
          <w:p w14:paraId="2EC0AD6D" w14:textId="346416DC" w:rsidR="00610D92" w:rsidRPr="009F135D" w:rsidDel="000347CA" w:rsidRDefault="00610D92" w:rsidP="009F135D">
            <w:pPr>
              <w:spacing w:after="0"/>
              <w:jc w:val="both"/>
              <w:rPr>
                <w:del w:id="31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0C9EAD7" w14:textId="381E43B8" w:rsidR="00610D92" w:rsidRPr="009F135D" w:rsidDel="000347CA" w:rsidRDefault="00610D92" w:rsidP="009F135D">
            <w:pPr>
              <w:spacing w:after="0"/>
              <w:jc w:val="both"/>
              <w:rPr>
                <w:del w:id="317" w:author="Arnaud" w:date="2021-07-30T18:06:00Z"/>
                <w:rFonts w:asciiTheme="majorHAnsi" w:eastAsia="Times New Roman" w:hAnsiTheme="majorHAnsi" w:cstheme="majorHAnsi"/>
                <w:color w:val="000000"/>
                <w:sz w:val="22"/>
                <w:szCs w:val="22"/>
                <w:lang w:eastAsia="fr-FR"/>
              </w:rPr>
            </w:pPr>
            <w:del w:id="318" w:author="Arnaud" w:date="2021-07-30T18:06:00Z">
              <w:r w:rsidRPr="009F135D" w:rsidDel="000347CA">
                <w:rPr>
                  <w:rFonts w:asciiTheme="majorHAnsi" w:eastAsia="Times New Roman" w:hAnsiTheme="majorHAnsi" w:cstheme="majorHAnsi"/>
                  <w:color w:val="000000"/>
                  <w:sz w:val="22"/>
                  <w:szCs w:val="22"/>
                  <w:lang w:eastAsia="fr-FR"/>
                </w:rPr>
                <w:delText>n=67</w:delText>
              </w:r>
            </w:del>
          </w:p>
        </w:tc>
        <w:tc>
          <w:tcPr>
            <w:tcW w:w="0" w:type="auto"/>
            <w:tcBorders>
              <w:top w:val="nil"/>
              <w:left w:val="nil"/>
              <w:bottom w:val="nil"/>
              <w:right w:val="nil"/>
            </w:tcBorders>
            <w:shd w:val="clear" w:color="auto" w:fill="auto"/>
            <w:noWrap/>
            <w:vAlign w:val="bottom"/>
            <w:hideMark/>
          </w:tcPr>
          <w:p w14:paraId="4D431571" w14:textId="5DF2586A" w:rsidR="00610D92" w:rsidRPr="009F135D" w:rsidDel="000347CA" w:rsidRDefault="00610D92" w:rsidP="009F135D">
            <w:pPr>
              <w:spacing w:after="0"/>
              <w:jc w:val="both"/>
              <w:rPr>
                <w:del w:id="319" w:author="Arnaud" w:date="2021-07-30T18:06:00Z"/>
                <w:rFonts w:asciiTheme="majorHAnsi" w:eastAsia="Times New Roman" w:hAnsiTheme="majorHAnsi" w:cstheme="majorHAnsi"/>
                <w:color w:val="000000"/>
                <w:sz w:val="22"/>
                <w:szCs w:val="22"/>
                <w:lang w:eastAsia="fr-FR"/>
              </w:rPr>
            </w:pPr>
            <w:del w:id="320" w:author="Arnaud" w:date="2021-07-30T18:06:00Z">
              <w:r w:rsidRPr="009F135D" w:rsidDel="000347CA">
                <w:rPr>
                  <w:rFonts w:asciiTheme="majorHAnsi" w:eastAsia="Times New Roman" w:hAnsiTheme="majorHAnsi" w:cstheme="majorHAnsi"/>
                  <w:color w:val="000000"/>
                  <w:sz w:val="22"/>
                  <w:szCs w:val="22"/>
                  <w:lang w:eastAsia="fr-FR"/>
                </w:rPr>
                <w:delText>n=58</w:delText>
              </w:r>
            </w:del>
          </w:p>
        </w:tc>
        <w:tc>
          <w:tcPr>
            <w:tcW w:w="0" w:type="auto"/>
            <w:tcBorders>
              <w:top w:val="nil"/>
              <w:left w:val="nil"/>
              <w:bottom w:val="nil"/>
              <w:right w:val="nil"/>
            </w:tcBorders>
            <w:shd w:val="clear" w:color="auto" w:fill="auto"/>
            <w:noWrap/>
            <w:vAlign w:val="bottom"/>
            <w:hideMark/>
          </w:tcPr>
          <w:p w14:paraId="219A7A00" w14:textId="3536D41E" w:rsidR="00610D92" w:rsidRPr="009F135D" w:rsidDel="000347CA" w:rsidRDefault="00610D92" w:rsidP="009F135D">
            <w:pPr>
              <w:spacing w:after="0"/>
              <w:jc w:val="both"/>
              <w:rPr>
                <w:del w:id="32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E4725B2" w14:textId="70F43D64" w:rsidR="00610D92" w:rsidRPr="009F135D" w:rsidDel="000347CA" w:rsidRDefault="00610D92" w:rsidP="009F135D">
            <w:pPr>
              <w:spacing w:after="0"/>
              <w:jc w:val="both"/>
              <w:rPr>
                <w:del w:id="322" w:author="Arnaud" w:date="2021-07-30T18:06:00Z"/>
                <w:rFonts w:asciiTheme="majorHAnsi" w:eastAsia="Times New Roman" w:hAnsiTheme="majorHAnsi" w:cstheme="majorHAnsi"/>
                <w:color w:val="000000"/>
                <w:sz w:val="22"/>
                <w:szCs w:val="22"/>
                <w:lang w:eastAsia="fr-FR"/>
              </w:rPr>
            </w:pPr>
            <w:del w:id="323" w:author="Arnaud" w:date="2021-07-30T18:06:00Z">
              <w:r w:rsidRPr="009F135D" w:rsidDel="000347CA">
                <w:rPr>
                  <w:rFonts w:asciiTheme="majorHAnsi" w:eastAsia="Times New Roman" w:hAnsiTheme="majorHAnsi" w:cstheme="majorHAnsi"/>
                  <w:color w:val="000000"/>
                  <w:sz w:val="22"/>
                  <w:szCs w:val="22"/>
                  <w:lang w:eastAsia="fr-FR"/>
                </w:rPr>
                <w:delText>n=405</w:delText>
              </w:r>
            </w:del>
          </w:p>
        </w:tc>
        <w:tc>
          <w:tcPr>
            <w:tcW w:w="0" w:type="auto"/>
            <w:tcBorders>
              <w:top w:val="nil"/>
              <w:left w:val="nil"/>
              <w:bottom w:val="nil"/>
              <w:right w:val="nil"/>
            </w:tcBorders>
            <w:shd w:val="clear" w:color="auto" w:fill="auto"/>
            <w:noWrap/>
            <w:vAlign w:val="bottom"/>
            <w:hideMark/>
          </w:tcPr>
          <w:p w14:paraId="4A7DF362" w14:textId="1E920ED1" w:rsidR="00610D92" w:rsidRPr="009F135D" w:rsidDel="000347CA" w:rsidRDefault="00610D92" w:rsidP="009F135D">
            <w:pPr>
              <w:spacing w:after="0"/>
              <w:jc w:val="both"/>
              <w:rPr>
                <w:del w:id="324" w:author="Arnaud" w:date="2021-07-30T18:06:00Z"/>
                <w:rFonts w:asciiTheme="majorHAnsi" w:eastAsia="Times New Roman" w:hAnsiTheme="majorHAnsi" w:cstheme="majorHAnsi"/>
                <w:color w:val="000000"/>
                <w:sz w:val="22"/>
                <w:szCs w:val="22"/>
                <w:lang w:eastAsia="fr-FR"/>
              </w:rPr>
            </w:pPr>
            <w:del w:id="325" w:author="Arnaud" w:date="2021-07-30T18:06:00Z">
              <w:r w:rsidRPr="009F135D" w:rsidDel="000347CA">
                <w:rPr>
                  <w:rFonts w:asciiTheme="majorHAnsi" w:eastAsia="Times New Roman" w:hAnsiTheme="majorHAnsi" w:cstheme="majorHAnsi"/>
                  <w:color w:val="000000"/>
                  <w:sz w:val="22"/>
                  <w:szCs w:val="22"/>
                  <w:lang w:eastAsia="fr-FR"/>
                </w:rPr>
                <w:delText>n=490</w:delText>
              </w:r>
            </w:del>
          </w:p>
        </w:tc>
      </w:tr>
      <w:tr w:rsidR="00610D92" w:rsidRPr="009F135D" w:rsidDel="000347CA" w14:paraId="31A4AFA9" w14:textId="3ED448AF" w:rsidTr="00542A26">
        <w:trPr>
          <w:trHeight w:val="300"/>
          <w:del w:id="326" w:author="Arnaud" w:date="2021-07-30T18:06:00Z"/>
        </w:trPr>
        <w:tc>
          <w:tcPr>
            <w:tcW w:w="0" w:type="auto"/>
            <w:tcBorders>
              <w:top w:val="nil"/>
              <w:left w:val="nil"/>
              <w:bottom w:val="nil"/>
              <w:right w:val="nil"/>
            </w:tcBorders>
            <w:shd w:val="clear" w:color="auto" w:fill="auto"/>
            <w:noWrap/>
            <w:vAlign w:val="bottom"/>
            <w:hideMark/>
          </w:tcPr>
          <w:p w14:paraId="4F945E2C" w14:textId="588AD71A" w:rsidR="00610D92" w:rsidRPr="009F135D" w:rsidDel="000347CA" w:rsidRDefault="00610D92" w:rsidP="009F135D">
            <w:pPr>
              <w:spacing w:after="0"/>
              <w:jc w:val="both"/>
              <w:rPr>
                <w:del w:id="327" w:author="Arnaud" w:date="2021-07-30T18:06:00Z"/>
                <w:rFonts w:asciiTheme="majorHAnsi" w:eastAsia="Times New Roman" w:hAnsiTheme="majorHAnsi" w:cstheme="majorHAnsi"/>
                <w:b/>
                <w:bCs/>
                <w:color w:val="000000"/>
                <w:sz w:val="22"/>
                <w:szCs w:val="22"/>
                <w:lang w:eastAsia="fr-FR"/>
              </w:rPr>
            </w:pPr>
            <w:del w:id="328" w:author="Arnaud" w:date="2021-07-30T18:06:00Z">
              <w:r w:rsidRPr="009F135D" w:rsidDel="000347CA">
                <w:rPr>
                  <w:rFonts w:asciiTheme="majorHAnsi" w:eastAsia="Times New Roman" w:hAnsiTheme="majorHAnsi" w:cstheme="majorHAnsi"/>
                  <w:b/>
                  <w:bCs/>
                  <w:color w:val="000000"/>
                  <w:sz w:val="22"/>
                  <w:szCs w:val="22"/>
                  <w:lang w:eastAsia="fr-FR"/>
                </w:rPr>
                <w:delText>Family head charact.</w:delText>
              </w:r>
            </w:del>
          </w:p>
        </w:tc>
        <w:tc>
          <w:tcPr>
            <w:tcW w:w="0" w:type="auto"/>
            <w:tcBorders>
              <w:top w:val="nil"/>
              <w:left w:val="nil"/>
              <w:bottom w:val="nil"/>
              <w:right w:val="nil"/>
            </w:tcBorders>
            <w:shd w:val="clear" w:color="auto" w:fill="auto"/>
            <w:noWrap/>
            <w:vAlign w:val="bottom"/>
            <w:hideMark/>
          </w:tcPr>
          <w:p w14:paraId="09ED9DF9" w14:textId="616AE2AD" w:rsidR="00610D92" w:rsidRPr="009F135D" w:rsidDel="000347CA" w:rsidRDefault="00610D92" w:rsidP="009F135D">
            <w:pPr>
              <w:spacing w:after="0"/>
              <w:jc w:val="both"/>
              <w:rPr>
                <w:del w:id="329" w:author="Arnaud" w:date="2021-07-30T18:06:00Z"/>
                <w:rFonts w:asciiTheme="majorHAnsi" w:eastAsia="Times New Roman" w:hAnsiTheme="majorHAnsi" w:cstheme="majorHAnsi"/>
                <w:b/>
                <w:bCs/>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BD200B7" w14:textId="5C86E5B5" w:rsidR="00610D92" w:rsidRPr="009F135D" w:rsidDel="000347CA" w:rsidRDefault="00610D92" w:rsidP="009F135D">
            <w:pPr>
              <w:spacing w:after="0"/>
              <w:jc w:val="both"/>
              <w:rPr>
                <w:del w:id="33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2727394" w14:textId="3E2728F2" w:rsidR="00610D92" w:rsidRPr="009F135D" w:rsidDel="000347CA" w:rsidRDefault="00610D92" w:rsidP="009F135D">
            <w:pPr>
              <w:spacing w:after="0"/>
              <w:jc w:val="both"/>
              <w:rPr>
                <w:del w:id="33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BC8BB6C" w14:textId="7F5A9DBB" w:rsidR="00610D92" w:rsidRPr="009F135D" w:rsidDel="000347CA" w:rsidRDefault="00610D92" w:rsidP="009F135D">
            <w:pPr>
              <w:spacing w:after="0"/>
              <w:jc w:val="both"/>
              <w:rPr>
                <w:del w:id="33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ECB0317" w14:textId="52621C9F" w:rsidR="00610D92" w:rsidRPr="009F135D" w:rsidDel="000347CA" w:rsidRDefault="00610D92" w:rsidP="009F135D">
            <w:pPr>
              <w:spacing w:after="0"/>
              <w:jc w:val="both"/>
              <w:rPr>
                <w:del w:id="33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D424F90" w14:textId="18F0EC30" w:rsidR="00610D92" w:rsidRPr="009F135D" w:rsidDel="000347CA" w:rsidRDefault="00610D92" w:rsidP="009F135D">
            <w:pPr>
              <w:spacing w:after="0"/>
              <w:jc w:val="both"/>
              <w:rPr>
                <w:del w:id="33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3F328B9" w14:textId="6DA19A8B" w:rsidR="00610D92" w:rsidRPr="009F135D" w:rsidDel="000347CA" w:rsidRDefault="00610D92" w:rsidP="009F135D">
            <w:pPr>
              <w:spacing w:after="0"/>
              <w:jc w:val="both"/>
              <w:rPr>
                <w:del w:id="33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26DF9C7" w14:textId="6BB2ADAC" w:rsidR="00610D92" w:rsidRPr="009F135D" w:rsidDel="000347CA" w:rsidRDefault="00610D92" w:rsidP="009F135D">
            <w:pPr>
              <w:spacing w:after="0"/>
              <w:jc w:val="both"/>
              <w:rPr>
                <w:del w:id="33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0142675" w14:textId="40BD7DF8" w:rsidR="00610D92" w:rsidRPr="009F135D" w:rsidDel="000347CA" w:rsidRDefault="00610D92" w:rsidP="009F135D">
            <w:pPr>
              <w:spacing w:after="0"/>
              <w:jc w:val="both"/>
              <w:rPr>
                <w:del w:id="33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7013FDD7" w14:textId="40966EE2" w:rsidR="00610D92" w:rsidRPr="009F135D" w:rsidDel="000347CA" w:rsidRDefault="00610D92" w:rsidP="009F135D">
            <w:pPr>
              <w:spacing w:after="0"/>
              <w:jc w:val="both"/>
              <w:rPr>
                <w:del w:id="33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9FE08CE" w14:textId="66289B22" w:rsidR="00610D92" w:rsidRPr="009F135D" w:rsidDel="000347CA" w:rsidRDefault="00610D92" w:rsidP="009F135D">
            <w:pPr>
              <w:spacing w:after="0"/>
              <w:jc w:val="both"/>
              <w:rPr>
                <w:del w:id="339" w:author="Arnaud" w:date="2021-07-30T18:06:00Z"/>
                <w:rFonts w:asciiTheme="majorHAnsi" w:eastAsia="Times New Roman" w:hAnsiTheme="majorHAnsi" w:cstheme="majorHAnsi"/>
                <w:sz w:val="22"/>
                <w:szCs w:val="22"/>
                <w:lang w:eastAsia="fr-FR"/>
              </w:rPr>
            </w:pPr>
          </w:p>
        </w:tc>
      </w:tr>
      <w:tr w:rsidR="00610D92" w:rsidRPr="009F135D" w:rsidDel="000347CA" w14:paraId="50FC8426" w14:textId="251801BD" w:rsidTr="00542A26">
        <w:trPr>
          <w:trHeight w:val="288"/>
          <w:del w:id="340" w:author="Arnaud" w:date="2021-07-30T18:06:00Z"/>
        </w:trPr>
        <w:tc>
          <w:tcPr>
            <w:tcW w:w="0" w:type="auto"/>
            <w:tcBorders>
              <w:top w:val="nil"/>
              <w:left w:val="nil"/>
              <w:bottom w:val="nil"/>
              <w:right w:val="nil"/>
            </w:tcBorders>
            <w:shd w:val="clear" w:color="auto" w:fill="auto"/>
            <w:noWrap/>
            <w:vAlign w:val="bottom"/>
            <w:hideMark/>
          </w:tcPr>
          <w:p w14:paraId="15F3C4A8" w14:textId="0AAD466B" w:rsidR="00610D92" w:rsidRPr="009F135D" w:rsidDel="000347CA" w:rsidRDefault="00610D92" w:rsidP="009F135D">
            <w:pPr>
              <w:spacing w:after="0"/>
              <w:jc w:val="both"/>
              <w:rPr>
                <w:del w:id="341" w:author="Arnaud" w:date="2021-07-30T18:06:00Z"/>
                <w:rFonts w:asciiTheme="majorHAnsi" w:eastAsia="Times New Roman" w:hAnsiTheme="majorHAnsi" w:cstheme="majorHAnsi"/>
                <w:color w:val="000000"/>
                <w:sz w:val="22"/>
                <w:szCs w:val="22"/>
                <w:lang w:eastAsia="fr-FR"/>
              </w:rPr>
            </w:pPr>
            <w:del w:id="342" w:author="Arnaud" w:date="2021-07-30T18:06:00Z">
              <w:r w:rsidRPr="009F135D" w:rsidDel="000347CA">
                <w:rPr>
                  <w:rFonts w:asciiTheme="majorHAnsi" w:eastAsia="Times New Roman" w:hAnsiTheme="majorHAnsi" w:cstheme="majorHAnsi"/>
                  <w:color w:val="000000"/>
                  <w:sz w:val="22"/>
                  <w:szCs w:val="22"/>
                  <w:lang w:eastAsia="fr-FR"/>
                </w:rPr>
                <w:delText>Male (%)</w:delText>
              </w:r>
            </w:del>
          </w:p>
        </w:tc>
        <w:tc>
          <w:tcPr>
            <w:tcW w:w="0" w:type="auto"/>
            <w:tcBorders>
              <w:top w:val="nil"/>
              <w:left w:val="nil"/>
              <w:bottom w:val="nil"/>
              <w:right w:val="nil"/>
            </w:tcBorders>
            <w:shd w:val="clear" w:color="auto" w:fill="auto"/>
            <w:noWrap/>
            <w:vAlign w:val="bottom"/>
            <w:hideMark/>
          </w:tcPr>
          <w:p w14:paraId="43CC27D7" w14:textId="3F4F3F79" w:rsidR="00610D92" w:rsidRPr="009F135D" w:rsidDel="000347CA" w:rsidRDefault="00610D92" w:rsidP="009F135D">
            <w:pPr>
              <w:spacing w:after="0"/>
              <w:jc w:val="both"/>
              <w:rPr>
                <w:del w:id="343" w:author="Arnaud" w:date="2021-07-30T18:06:00Z"/>
                <w:rFonts w:asciiTheme="majorHAnsi" w:eastAsia="Times New Roman" w:hAnsiTheme="majorHAnsi" w:cstheme="majorHAnsi"/>
                <w:color w:val="000000"/>
                <w:sz w:val="22"/>
                <w:szCs w:val="22"/>
                <w:lang w:eastAsia="fr-FR"/>
              </w:rPr>
            </w:pPr>
            <w:del w:id="344" w:author="Arnaud" w:date="2021-07-30T18:06:00Z">
              <w:r w:rsidRPr="009F135D" w:rsidDel="000347CA">
                <w:rPr>
                  <w:rFonts w:asciiTheme="majorHAnsi" w:eastAsia="Times New Roman" w:hAnsiTheme="majorHAnsi" w:cstheme="majorHAnsi"/>
                  <w:color w:val="000000"/>
                  <w:sz w:val="22"/>
                  <w:szCs w:val="22"/>
                  <w:lang w:eastAsia="fr-FR"/>
                </w:rPr>
                <w:delText>91.67</w:delText>
              </w:r>
            </w:del>
          </w:p>
        </w:tc>
        <w:tc>
          <w:tcPr>
            <w:tcW w:w="0" w:type="auto"/>
            <w:tcBorders>
              <w:top w:val="nil"/>
              <w:left w:val="nil"/>
              <w:bottom w:val="nil"/>
              <w:right w:val="nil"/>
            </w:tcBorders>
            <w:shd w:val="clear" w:color="auto" w:fill="auto"/>
            <w:noWrap/>
            <w:vAlign w:val="bottom"/>
            <w:hideMark/>
          </w:tcPr>
          <w:p w14:paraId="0A212F89" w14:textId="456195AE" w:rsidR="00610D92" w:rsidRPr="009F135D" w:rsidDel="000347CA" w:rsidRDefault="00610D92" w:rsidP="009F135D">
            <w:pPr>
              <w:spacing w:after="0"/>
              <w:jc w:val="both"/>
              <w:rPr>
                <w:del w:id="345" w:author="Arnaud" w:date="2021-07-30T18:06:00Z"/>
                <w:rFonts w:asciiTheme="majorHAnsi" w:eastAsia="Times New Roman" w:hAnsiTheme="majorHAnsi" w:cstheme="majorHAnsi"/>
                <w:color w:val="000000"/>
                <w:sz w:val="22"/>
                <w:szCs w:val="22"/>
                <w:lang w:eastAsia="fr-FR"/>
              </w:rPr>
            </w:pPr>
            <w:del w:id="346" w:author="Arnaud" w:date="2021-07-30T18:06:00Z">
              <w:r w:rsidRPr="009F135D" w:rsidDel="000347CA">
                <w:rPr>
                  <w:rFonts w:asciiTheme="majorHAnsi" w:eastAsia="Times New Roman" w:hAnsiTheme="majorHAnsi" w:cstheme="majorHAnsi"/>
                  <w:color w:val="000000"/>
                  <w:sz w:val="22"/>
                  <w:szCs w:val="22"/>
                  <w:lang w:eastAsia="fr-FR"/>
                </w:rPr>
                <w:delText>89.32</w:delText>
              </w:r>
            </w:del>
          </w:p>
        </w:tc>
        <w:tc>
          <w:tcPr>
            <w:tcW w:w="0" w:type="auto"/>
            <w:tcBorders>
              <w:top w:val="nil"/>
              <w:left w:val="nil"/>
              <w:bottom w:val="nil"/>
              <w:right w:val="nil"/>
            </w:tcBorders>
            <w:shd w:val="clear" w:color="auto" w:fill="auto"/>
            <w:noWrap/>
            <w:vAlign w:val="bottom"/>
            <w:hideMark/>
          </w:tcPr>
          <w:p w14:paraId="362958BC" w14:textId="4BB8091B" w:rsidR="00610D92" w:rsidRPr="009F135D" w:rsidDel="000347CA" w:rsidRDefault="00610D92" w:rsidP="009F135D">
            <w:pPr>
              <w:spacing w:after="0"/>
              <w:jc w:val="both"/>
              <w:rPr>
                <w:del w:id="34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B3E0673" w14:textId="7A42E14B" w:rsidR="00610D92" w:rsidRPr="009F135D" w:rsidDel="000347CA" w:rsidRDefault="00610D92" w:rsidP="009F135D">
            <w:pPr>
              <w:spacing w:after="0"/>
              <w:jc w:val="both"/>
              <w:rPr>
                <w:del w:id="348" w:author="Arnaud" w:date="2021-07-30T18:06:00Z"/>
                <w:rFonts w:asciiTheme="majorHAnsi" w:eastAsia="Times New Roman" w:hAnsiTheme="majorHAnsi" w:cstheme="majorHAnsi"/>
                <w:color w:val="000000"/>
                <w:sz w:val="22"/>
                <w:szCs w:val="22"/>
                <w:lang w:eastAsia="fr-FR"/>
              </w:rPr>
            </w:pPr>
            <w:del w:id="349" w:author="Arnaud" w:date="2021-07-30T18:06:00Z">
              <w:r w:rsidRPr="009F135D" w:rsidDel="000347CA">
                <w:rPr>
                  <w:rFonts w:asciiTheme="majorHAnsi" w:eastAsia="Times New Roman" w:hAnsiTheme="majorHAnsi" w:cstheme="majorHAnsi"/>
                  <w:color w:val="000000"/>
                  <w:sz w:val="22"/>
                  <w:szCs w:val="22"/>
                  <w:lang w:eastAsia="fr-FR"/>
                </w:rPr>
                <w:delText>93.15</w:delText>
              </w:r>
            </w:del>
          </w:p>
        </w:tc>
        <w:tc>
          <w:tcPr>
            <w:tcW w:w="0" w:type="auto"/>
            <w:tcBorders>
              <w:top w:val="nil"/>
              <w:left w:val="nil"/>
              <w:bottom w:val="nil"/>
              <w:right w:val="nil"/>
            </w:tcBorders>
            <w:shd w:val="clear" w:color="auto" w:fill="auto"/>
            <w:noWrap/>
            <w:vAlign w:val="bottom"/>
            <w:hideMark/>
          </w:tcPr>
          <w:p w14:paraId="458A6808" w14:textId="49EA5BE7" w:rsidR="00610D92" w:rsidRPr="009F135D" w:rsidDel="000347CA" w:rsidRDefault="00610D92" w:rsidP="009F135D">
            <w:pPr>
              <w:spacing w:after="0"/>
              <w:jc w:val="both"/>
              <w:rPr>
                <w:del w:id="350" w:author="Arnaud" w:date="2021-07-30T18:06:00Z"/>
                <w:rFonts w:asciiTheme="majorHAnsi" w:eastAsia="Times New Roman" w:hAnsiTheme="majorHAnsi" w:cstheme="majorHAnsi"/>
                <w:color w:val="000000"/>
                <w:sz w:val="22"/>
                <w:szCs w:val="22"/>
                <w:lang w:eastAsia="fr-FR"/>
              </w:rPr>
            </w:pPr>
            <w:del w:id="351" w:author="Arnaud" w:date="2021-07-30T18:06:00Z">
              <w:r w:rsidRPr="009F135D" w:rsidDel="000347CA">
                <w:rPr>
                  <w:rFonts w:asciiTheme="majorHAnsi" w:eastAsia="Times New Roman" w:hAnsiTheme="majorHAnsi" w:cstheme="majorHAnsi"/>
                  <w:color w:val="000000"/>
                  <w:sz w:val="22"/>
                  <w:szCs w:val="22"/>
                  <w:lang w:eastAsia="fr-FR"/>
                </w:rPr>
                <w:delText>93.43</w:delText>
              </w:r>
            </w:del>
          </w:p>
        </w:tc>
        <w:tc>
          <w:tcPr>
            <w:tcW w:w="0" w:type="auto"/>
            <w:tcBorders>
              <w:top w:val="nil"/>
              <w:left w:val="nil"/>
              <w:bottom w:val="nil"/>
              <w:right w:val="nil"/>
            </w:tcBorders>
            <w:shd w:val="clear" w:color="auto" w:fill="auto"/>
            <w:noWrap/>
            <w:vAlign w:val="bottom"/>
            <w:hideMark/>
          </w:tcPr>
          <w:p w14:paraId="69C5D74A" w14:textId="3ED48D0D" w:rsidR="00610D92" w:rsidRPr="009F135D" w:rsidDel="000347CA" w:rsidRDefault="00610D92" w:rsidP="009F135D">
            <w:pPr>
              <w:spacing w:after="0"/>
              <w:jc w:val="both"/>
              <w:rPr>
                <w:del w:id="35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5E130A9" w14:textId="16085403" w:rsidR="00610D92" w:rsidRPr="009F135D" w:rsidDel="000347CA" w:rsidRDefault="00610D92" w:rsidP="009F135D">
            <w:pPr>
              <w:spacing w:after="0"/>
              <w:jc w:val="both"/>
              <w:rPr>
                <w:del w:id="353" w:author="Arnaud" w:date="2021-07-30T18:06:00Z"/>
                <w:rFonts w:asciiTheme="majorHAnsi" w:eastAsia="Times New Roman" w:hAnsiTheme="majorHAnsi" w:cstheme="majorHAnsi"/>
                <w:color w:val="000000"/>
                <w:sz w:val="22"/>
                <w:szCs w:val="22"/>
                <w:lang w:eastAsia="fr-FR"/>
              </w:rPr>
            </w:pPr>
            <w:del w:id="354" w:author="Arnaud" w:date="2021-07-30T18:06:00Z">
              <w:r w:rsidRPr="009F135D" w:rsidDel="000347CA">
                <w:rPr>
                  <w:rFonts w:asciiTheme="majorHAnsi" w:eastAsia="Times New Roman" w:hAnsiTheme="majorHAnsi" w:cstheme="majorHAnsi"/>
                  <w:color w:val="000000"/>
                  <w:sz w:val="22"/>
                  <w:szCs w:val="22"/>
                  <w:lang w:eastAsia="fr-FR"/>
                </w:rPr>
                <w:delText>97.01</w:delText>
              </w:r>
            </w:del>
          </w:p>
        </w:tc>
        <w:tc>
          <w:tcPr>
            <w:tcW w:w="0" w:type="auto"/>
            <w:tcBorders>
              <w:top w:val="nil"/>
              <w:left w:val="nil"/>
              <w:bottom w:val="nil"/>
              <w:right w:val="nil"/>
            </w:tcBorders>
            <w:shd w:val="clear" w:color="auto" w:fill="auto"/>
            <w:noWrap/>
            <w:vAlign w:val="bottom"/>
            <w:hideMark/>
          </w:tcPr>
          <w:p w14:paraId="0B14AA20" w14:textId="0417EBF3" w:rsidR="00610D92" w:rsidRPr="009F135D" w:rsidDel="000347CA" w:rsidRDefault="00610D92" w:rsidP="009F135D">
            <w:pPr>
              <w:spacing w:after="0"/>
              <w:jc w:val="both"/>
              <w:rPr>
                <w:del w:id="355" w:author="Arnaud" w:date="2021-07-30T18:06:00Z"/>
                <w:rFonts w:asciiTheme="majorHAnsi" w:eastAsia="Times New Roman" w:hAnsiTheme="majorHAnsi" w:cstheme="majorHAnsi"/>
                <w:color w:val="000000"/>
                <w:sz w:val="22"/>
                <w:szCs w:val="22"/>
                <w:lang w:eastAsia="fr-FR"/>
              </w:rPr>
            </w:pPr>
            <w:del w:id="356" w:author="Arnaud" w:date="2021-07-30T18:06:00Z">
              <w:r w:rsidRPr="009F135D" w:rsidDel="000347CA">
                <w:rPr>
                  <w:rFonts w:asciiTheme="majorHAnsi" w:eastAsia="Times New Roman" w:hAnsiTheme="majorHAnsi" w:cstheme="majorHAnsi"/>
                  <w:color w:val="000000"/>
                  <w:sz w:val="22"/>
                  <w:szCs w:val="22"/>
                  <w:lang w:eastAsia="fr-FR"/>
                </w:rPr>
                <w:delText>96.55</w:delText>
              </w:r>
            </w:del>
          </w:p>
        </w:tc>
        <w:tc>
          <w:tcPr>
            <w:tcW w:w="0" w:type="auto"/>
            <w:tcBorders>
              <w:top w:val="nil"/>
              <w:left w:val="nil"/>
              <w:bottom w:val="nil"/>
              <w:right w:val="nil"/>
            </w:tcBorders>
            <w:shd w:val="clear" w:color="auto" w:fill="auto"/>
            <w:noWrap/>
            <w:vAlign w:val="bottom"/>
            <w:hideMark/>
          </w:tcPr>
          <w:p w14:paraId="32CF423A" w14:textId="24C38CA4" w:rsidR="00610D92" w:rsidRPr="009F135D" w:rsidDel="000347CA" w:rsidRDefault="00610D92" w:rsidP="009F135D">
            <w:pPr>
              <w:spacing w:after="0"/>
              <w:jc w:val="both"/>
              <w:rPr>
                <w:del w:id="35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42C722D" w14:textId="31BAAE3B" w:rsidR="00610D92" w:rsidRPr="009F135D" w:rsidDel="000347CA" w:rsidRDefault="00610D92" w:rsidP="009F135D">
            <w:pPr>
              <w:spacing w:after="0"/>
              <w:jc w:val="both"/>
              <w:rPr>
                <w:del w:id="358" w:author="Arnaud" w:date="2021-07-30T18:06:00Z"/>
                <w:rFonts w:asciiTheme="majorHAnsi" w:eastAsia="Times New Roman" w:hAnsiTheme="majorHAnsi" w:cstheme="majorHAnsi"/>
                <w:color w:val="000000"/>
                <w:sz w:val="22"/>
                <w:szCs w:val="22"/>
                <w:lang w:eastAsia="fr-FR"/>
              </w:rPr>
            </w:pPr>
            <w:del w:id="359" w:author="Arnaud" w:date="2021-07-30T18:06:00Z">
              <w:r w:rsidRPr="009F135D" w:rsidDel="000347CA">
                <w:rPr>
                  <w:rFonts w:asciiTheme="majorHAnsi" w:eastAsia="Times New Roman" w:hAnsiTheme="majorHAnsi" w:cstheme="majorHAnsi"/>
                  <w:color w:val="000000"/>
                  <w:sz w:val="22"/>
                  <w:szCs w:val="22"/>
                  <w:lang w:eastAsia="fr-FR"/>
                </w:rPr>
                <w:delText>93.09</w:delText>
              </w:r>
            </w:del>
          </w:p>
        </w:tc>
        <w:tc>
          <w:tcPr>
            <w:tcW w:w="0" w:type="auto"/>
            <w:tcBorders>
              <w:top w:val="nil"/>
              <w:left w:val="nil"/>
              <w:bottom w:val="nil"/>
              <w:right w:val="nil"/>
            </w:tcBorders>
            <w:shd w:val="clear" w:color="auto" w:fill="auto"/>
            <w:noWrap/>
            <w:vAlign w:val="bottom"/>
            <w:hideMark/>
          </w:tcPr>
          <w:p w14:paraId="482510A6" w14:textId="58F4095C" w:rsidR="00610D92" w:rsidRPr="009F135D" w:rsidDel="000347CA" w:rsidRDefault="00610D92" w:rsidP="009F135D">
            <w:pPr>
              <w:spacing w:after="0"/>
              <w:jc w:val="both"/>
              <w:rPr>
                <w:del w:id="360" w:author="Arnaud" w:date="2021-07-30T18:06:00Z"/>
                <w:rFonts w:asciiTheme="majorHAnsi" w:eastAsia="Times New Roman" w:hAnsiTheme="majorHAnsi" w:cstheme="majorHAnsi"/>
                <w:color w:val="000000"/>
                <w:sz w:val="22"/>
                <w:szCs w:val="22"/>
                <w:lang w:eastAsia="fr-FR"/>
              </w:rPr>
            </w:pPr>
            <w:del w:id="361" w:author="Arnaud" w:date="2021-07-30T18:06:00Z">
              <w:r w:rsidRPr="009F135D" w:rsidDel="000347CA">
                <w:rPr>
                  <w:rFonts w:asciiTheme="majorHAnsi" w:eastAsia="Times New Roman" w:hAnsiTheme="majorHAnsi" w:cstheme="majorHAnsi"/>
                  <w:color w:val="000000"/>
                  <w:sz w:val="22"/>
                  <w:szCs w:val="22"/>
                  <w:lang w:eastAsia="fr-FR"/>
                </w:rPr>
                <w:delText>91.84</w:delText>
              </w:r>
            </w:del>
          </w:p>
        </w:tc>
      </w:tr>
      <w:tr w:rsidR="00610D92" w:rsidRPr="009F135D" w:rsidDel="000347CA" w14:paraId="02ED984F" w14:textId="0021D9E6" w:rsidTr="00542A26">
        <w:trPr>
          <w:trHeight w:val="300"/>
          <w:del w:id="362" w:author="Arnaud" w:date="2021-07-30T18:06:00Z"/>
        </w:trPr>
        <w:tc>
          <w:tcPr>
            <w:tcW w:w="0" w:type="auto"/>
            <w:tcBorders>
              <w:top w:val="nil"/>
              <w:left w:val="nil"/>
              <w:bottom w:val="nil"/>
              <w:right w:val="nil"/>
            </w:tcBorders>
            <w:shd w:val="clear" w:color="auto" w:fill="auto"/>
            <w:noWrap/>
            <w:vAlign w:val="bottom"/>
            <w:hideMark/>
          </w:tcPr>
          <w:p w14:paraId="02668977" w14:textId="2A95034E" w:rsidR="00610D92" w:rsidRPr="009F135D" w:rsidDel="000347CA" w:rsidRDefault="00610D92" w:rsidP="009F135D">
            <w:pPr>
              <w:spacing w:after="0"/>
              <w:jc w:val="both"/>
              <w:rPr>
                <w:del w:id="363" w:author="Arnaud" w:date="2021-07-30T18:06:00Z"/>
                <w:rFonts w:asciiTheme="majorHAnsi" w:eastAsia="Times New Roman" w:hAnsiTheme="majorHAnsi" w:cstheme="majorHAnsi"/>
                <w:color w:val="000000"/>
                <w:sz w:val="22"/>
                <w:szCs w:val="22"/>
                <w:lang w:eastAsia="fr-FR"/>
              </w:rPr>
            </w:pPr>
            <w:del w:id="364" w:author="Arnaud" w:date="2021-07-30T18:06:00Z">
              <w:r w:rsidRPr="009F135D" w:rsidDel="000347CA">
                <w:rPr>
                  <w:rFonts w:asciiTheme="majorHAnsi" w:eastAsia="Times New Roman" w:hAnsiTheme="majorHAnsi" w:cstheme="majorHAnsi"/>
                  <w:color w:val="000000"/>
                  <w:sz w:val="22"/>
                  <w:szCs w:val="22"/>
                  <w:lang w:eastAsia="fr-FR"/>
                </w:rPr>
                <w:delText>Age</w:delText>
              </w:r>
            </w:del>
          </w:p>
        </w:tc>
        <w:tc>
          <w:tcPr>
            <w:tcW w:w="0" w:type="auto"/>
            <w:tcBorders>
              <w:top w:val="nil"/>
              <w:left w:val="nil"/>
              <w:bottom w:val="nil"/>
              <w:right w:val="nil"/>
            </w:tcBorders>
            <w:shd w:val="clear" w:color="auto" w:fill="auto"/>
            <w:noWrap/>
            <w:vAlign w:val="bottom"/>
            <w:hideMark/>
          </w:tcPr>
          <w:p w14:paraId="32B43DAC" w14:textId="46C9EBDB" w:rsidR="00610D92" w:rsidRPr="009F135D" w:rsidDel="000347CA" w:rsidRDefault="00610D92" w:rsidP="009F135D">
            <w:pPr>
              <w:spacing w:after="0"/>
              <w:jc w:val="both"/>
              <w:rPr>
                <w:del w:id="365" w:author="Arnaud" w:date="2021-07-30T18:06:00Z"/>
                <w:rFonts w:asciiTheme="majorHAnsi" w:eastAsia="Times New Roman" w:hAnsiTheme="majorHAnsi" w:cstheme="majorHAnsi"/>
                <w:color w:val="000000"/>
                <w:sz w:val="22"/>
                <w:szCs w:val="22"/>
                <w:lang w:eastAsia="fr-FR"/>
              </w:rPr>
            </w:pPr>
            <w:del w:id="366" w:author="Arnaud" w:date="2021-07-30T18:06:00Z">
              <w:r w:rsidRPr="009F135D" w:rsidDel="000347CA">
                <w:rPr>
                  <w:rFonts w:asciiTheme="majorHAnsi" w:eastAsia="Times New Roman" w:hAnsiTheme="majorHAnsi" w:cstheme="majorHAnsi"/>
                  <w:color w:val="000000"/>
                  <w:sz w:val="22"/>
                  <w:szCs w:val="22"/>
                  <w:lang w:eastAsia="fr-FR"/>
                </w:rPr>
                <w:delText>46.68</w:delText>
              </w:r>
            </w:del>
          </w:p>
        </w:tc>
        <w:tc>
          <w:tcPr>
            <w:tcW w:w="0" w:type="auto"/>
            <w:tcBorders>
              <w:top w:val="nil"/>
              <w:left w:val="nil"/>
              <w:bottom w:val="nil"/>
              <w:right w:val="nil"/>
            </w:tcBorders>
            <w:shd w:val="clear" w:color="auto" w:fill="auto"/>
            <w:noWrap/>
            <w:vAlign w:val="bottom"/>
            <w:hideMark/>
          </w:tcPr>
          <w:p w14:paraId="47AEC61B" w14:textId="3E3D5B4E" w:rsidR="00610D92" w:rsidRPr="009F135D" w:rsidDel="000347CA" w:rsidRDefault="00610D92" w:rsidP="009F135D">
            <w:pPr>
              <w:spacing w:after="0"/>
              <w:jc w:val="both"/>
              <w:rPr>
                <w:del w:id="367" w:author="Arnaud" w:date="2021-07-30T18:06:00Z"/>
                <w:rFonts w:asciiTheme="majorHAnsi" w:eastAsia="Times New Roman" w:hAnsiTheme="majorHAnsi" w:cstheme="majorHAnsi"/>
                <w:color w:val="000000"/>
                <w:sz w:val="22"/>
                <w:szCs w:val="22"/>
                <w:lang w:eastAsia="fr-FR"/>
              </w:rPr>
            </w:pPr>
            <w:del w:id="368" w:author="Arnaud" w:date="2021-07-30T18:06:00Z">
              <w:r w:rsidRPr="009F135D" w:rsidDel="000347CA">
                <w:rPr>
                  <w:rFonts w:asciiTheme="majorHAnsi" w:eastAsia="Times New Roman" w:hAnsiTheme="majorHAnsi" w:cstheme="majorHAnsi"/>
                  <w:color w:val="000000"/>
                  <w:sz w:val="22"/>
                  <w:szCs w:val="22"/>
                  <w:lang w:eastAsia="fr-FR"/>
                </w:rPr>
                <w:delText>50.03</w:delText>
              </w:r>
            </w:del>
          </w:p>
        </w:tc>
        <w:tc>
          <w:tcPr>
            <w:tcW w:w="0" w:type="auto"/>
            <w:tcBorders>
              <w:top w:val="nil"/>
              <w:left w:val="nil"/>
              <w:bottom w:val="nil"/>
              <w:right w:val="nil"/>
            </w:tcBorders>
            <w:shd w:val="clear" w:color="auto" w:fill="auto"/>
            <w:noWrap/>
            <w:vAlign w:val="bottom"/>
            <w:hideMark/>
          </w:tcPr>
          <w:p w14:paraId="16F2C364" w14:textId="52E491C2" w:rsidR="00610D92" w:rsidRPr="009F135D" w:rsidDel="000347CA" w:rsidRDefault="00610D92" w:rsidP="009F135D">
            <w:pPr>
              <w:spacing w:after="0"/>
              <w:jc w:val="both"/>
              <w:rPr>
                <w:del w:id="36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A3E9509" w14:textId="34BF1708" w:rsidR="00610D92" w:rsidRPr="009F135D" w:rsidDel="000347CA" w:rsidRDefault="00610D92" w:rsidP="009F135D">
            <w:pPr>
              <w:spacing w:after="0"/>
              <w:jc w:val="both"/>
              <w:rPr>
                <w:del w:id="370" w:author="Arnaud" w:date="2021-07-30T18:06:00Z"/>
                <w:rFonts w:asciiTheme="majorHAnsi" w:eastAsia="Times New Roman" w:hAnsiTheme="majorHAnsi" w:cstheme="majorHAnsi"/>
                <w:color w:val="000000"/>
                <w:sz w:val="22"/>
                <w:szCs w:val="22"/>
                <w:lang w:eastAsia="fr-FR"/>
              </w:rPr>
            </w:pPr>
            <w:del w:id="371" w:author="Arnaud" w:date="2021-07-30T18:06:00Z">
              <w:r w:rsidRPr="009F135D" w:rsidDel="000347CA">
                <w:rPr>
                  <w:rFonts w:asciiTheme="majorHAnsi" w:eastAsia="Times New Roman" w:hAnsiTheme="majorHAnsi" w:cstheme="majorHAnsi"/>
                  <w:color w:val="000000"/>
                  <w:sz w:val="22"/>
                  <w:szCs w:val="22"/>
                  <w:lang w:eastAsia="fr-FR"/>
                </w:rPr>
                <w:delText>48.08</w:delText>
              </w:r>
            </w:del>
          </w:p>
        </w:tc>
        <w:tc>
          <w:tcPr>
            <w:tcW w:w="0" w:type="auto"/>
            <w:tcBorders>
              <w:top w:val="nil"/>
              <w:left w:val="nil"/>
              <w:bottom w:val="nil"/>
              <w:right w:val="nil"/>
            </w:tcBorders>
            <w:shd w:val="clear" w:color="auto" w:fill="auto"/>
            <w:noWrap/>
            <w:vAlign w:val="bottom"/>
            <w:hideMark/>
          </w:tcPr>
          <w:p w14:paraId="4DE885EF" w14:textId="2A832DE8" w:rsidR="00610D92" w:rsidRPr="009F135D" w:rsidDel="000347CA" w:rsidRDefault="00610D92" w:rsidP="009F135D">
            <w:pPr>
              <w:spacing w:after="0"/>
              <w:jc w:val="both"/>
              <w:rPr>
                <w:del w:id="372" w:author="Arnaud" w:date="2021-07-30T18:06:00Z"/>
                <w:rFonts w:asciiTheme="majorHAnsi" w:eastAsia="Times New Roman" w:hAnsiTheme="majorHAnsi" w:cstheme="majorHAnsi"/>
                <w:color w:val="000000"/>
                <w:sz w:val="22"/>
                <w:szCs w:val="22"/>
                <w:lang w:eastAsia="fr-FR"/>
              </w:rPr>
            </w:pPr>
            <w:del w:id="373" w:author="Arnaud" w:date="2021-07-30T18:06:00Z">
              <w:r w:rsidRPr="009F135D" w:rsidDel="000347CA">
                <w:rPr>
                  <w:rFonts w:asciiTheme="majorHAnsi" w:eastAsia="Times New Roman" w:hAnsiTheme="majorHAnsi" w:cstheme="majorHAnsi"/>
                  <w:color w:val="000000"/>
                  <w:sz w:val="22"/>
                  <w:szCs w:val="22"/>
                  <w:lang w:eastAsia="fr-FR"/>
                </w:rPr>
                <w:delText>51.91</w:delText>
              </w:r>
            </w:del>
          </w:p>
        </w:tc>
        <w:tc>
          <w:tcPr>
            <w:tcW w:w="0" w:type="auto"/>
            <w:tcBorders>
              <w:top w:val="nil"/>
              <w:left w:val="nil"/>
              <w:bottom w:val="nil"/>
              <w:right w:val="nil"/>
            </w:tcBorders>
            <w:shd w:val="clear" w:color="auto" w:fill="auto"/>
            <w:noWrap/>
            <w:vAlign w:val="bottom"/>
            <w:hideMark/>
          </w:tcPr>
          <w:p w14:paraId="6C6711D7" w14:textId="0584EFEE" w:rsidR="00610D92" w:rsidRPr="009F135D" w:rsidDel="000347CA" w:rsidRDefault="00610D92" w:rsidP="009F135D">
            <w:pPr>
              <w:spacing w:after="0"/>
              <w:jc w:val="both"/>
              <w:rPr>
                <w:del w:id="37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9245426" w14:textId="7665C1B5" w:rsidR="00610D92" w:rsidRPr="009F135D" w:rsidDel="000347CA" w:rsidRDefault="00610D92" w:rsidP="009F135D">
            <w:pPr>
              <w:spacing w:after="0"/>
              <w:jc w:val="both"/>
              <w:rPr>
                <w:del w:id="375" w:author="Arnaud" w:date="2021-07-30T18:06:00Z"/>
                <w:rFonts w:asciiTheme="majorHAnsi" w:eastAsia="Times New Roman" w:hAnsiTheme="majorHAnsi" w:cstheme="majorHAnsi"/>
                <w:color w:val="000000"/>
                <w:sz w:val="22"/>
                <w:szCs w:val="22"/>
                <w:lang w:eastAsia="fr-FR"/>
              </w:rPr>
            </w:pPr>
            <w:del w:id="376" w:author="Arnaud" w:date="2021-07-30T18:06:00Z">
              <w:r w:rsidRPr="009F135D" w:rsidDel="000347CA">
                <w:rPr>
                  <w:rFonts w:asciiTheme="majorHAnsi" w:eastAsia="Times New Roman" w:hAnsiTheme="majorHAnsi" w:cstheme="majorHAnsi"/>
                  <w:color w:val="000000"/>
                  <w:sz w:val="22"/>
                  <w:szCs w:val="22"/>
                  <w:lang w:eastAsia="fr-FR"/>
                </w:rPr>
                <w:delText>51.78</w:delText>
              </w:r>
            </w:del>
          </w:p>
        </w:tc>
        <w:tc>
          <w:tcPr>
            <w:tcW w:w="0" w:type="auto"/>
            <w:tcBorders>
              <w:top w:val="nil"/>
              <w:left w:val="nil"/>
              <w:bottom w:val="nil"/>
              <w:right w:val="nil"/>
            </w:tcBorders>
            <w:shd w:val="clear" w:color="auto" w:fill="auto"/>
            <w:noWrap/>
            <w:vAlign w:val="bottom"/>
            <w:hideMark/>
          </w:tcPr>
          <w:p w14:paraId="11BD1724" w14:textId="005EC496" w:rsidR="00610D92" w:rsidRPr="009F135D" w:rsidDel="000347CA" w:rsidRDefault="00610D92" w:rsidP="009F135D">
            <w:pPr>
              <w:spacing w:after="0"/>
              <w:jc w:val="both"/>
              <w:rPr>
                <w:del w:id="377" w:author="Arnaud" w:date="2021-07-30T18:06:00Z"/>
                <w:rFonts w:asciiTheme="majorHAnsi" w:eastAsia="Times New Roman" w:hAnsiTheme="majorHAnsi" w:cstheme="majorHAnsi"/>
                <w:color w:val="000000"/>
                <w:sz w:val="22"/>
                <w:szCs w:val="22"/>
                <w:lang w:eastAsia="fr-FR"/>
              </w:rPr>
            </w:pPr>
            <w:del w:id="378" w:author="Arnaud" w:date="2021-07-30T18:06:00Z">
              <w:r w:rsidRPr="009F135D" w:rsidDel="000347CA">
                <w:rPr>
                  <w:rFonts w:asciiTheme="majorHAnsi" w:eastAsia="Times New Roman" w:hAnsiTheme="majorHAnsi" w:cstheme="majorHAnsi"/>
                  <w:color w:val="000000"/>
                  <w:sz w:val="22"/>
                  <w:szCs w:val="22"/>
                  <w:lang w:eastAsia="fr-FR"/>
                </w:rPr>
                <w:delText>52.88</w:delText>
              </w:r>
            </w:del>
          </w:p>
        </w:tc>
        <w:tc>
          <w:tcPr>
            <w:tcW w:w="0" w:type="auto"/>
            <w:tcBorders>
              <w:top w:val="nil"/>
              <w:left w:val="nil"/>
              <w:bottom w:val="nil"/>
              <w:right w:val="nil"/>
            </w:tcBorders>
            <w:shd w:val="clear" w:color="auto" w:fill="auto"/>
            <w:noWrap/>
            <w:vAlign w:val="bottom"/>
            <w:hideMark/>
          </w:tcPr>
          <w:p w14:paraId="1E2D71AF" w14:textId="4EA869AF" w:rsidR="00610D92" w:rsidRPr="009F135D" w:rsidDel="000347CA" w:rsidRDefault="00610D92" w:rsidP="009F135D">
            <w:pPr>
              <w:spacing w:after="0"/>
              <w:jc w:val="both"/>
              <w:rPr>
                <w:del w:id="37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06F037E" w14:textId="36BA39B8" w:rsidR="00610D92" w:rsidRPr="009F135D" w:rsidDel="000347CA" w:rsidRDefault="00610D92" w:rsidP="009F135D">
            <w:pPr>
              <w:spacing w:after="0"/>
              <w:jc w:val="both"/>
              <w:rPr>
                <w:del w:id="380" w:author="Arnaud" w:date="2021-07-30T18:06:00Z"/>
                <w:rFonts w:asciiTheme="majorHAnsi" w:eastAsia="Times New Roman" w:hAnsiTheme="majorHAnsi" w:cstheme="majorHAnsi"/>
                <w:color w:val="000000"/>
                <w:sz w:val="22"/>
                <w:szCs w:val="22"/>
                <w:lang w:eastAsia="fr-FR"/>
              </w:rPr>
            </w:pPr>
            <w:del w:id="381" w:author="Arnaud" w:date="2021-07-30T18:06:00Z">
              <w:r w:rsidRPr="009F135D" w:rsidDel="000347CA">
                <w:rPr>
                  <w:rFonts w:asciiTheme="majorHAnsi" w:eastAsia="Times New Roman" w:hAnsiTheme="majorHAnsi" w:cstheme="majorHAnsi"/>
                  <w:color w:val="000000"/>
                  <w:sz w:val="22"/>
                  <w:szCs w:val="22"/>
                  <w:lang w:eastAsia="fr-FR"/>
                </w:rPr>
                <w:delText>48.03</w:delText>
              </w:r>
            </w:del>
          </w:p>
        </w:tc>
        <w:tc>
          <w:tcPr>
            <w:tcW w:w="0" w:type="auto"/>
            <w:tcBorders>
              <w:top w:val="nil"/>
              <w:left w:val="nil"/>
              <w:bottom w:val="nil"/>
              <w:right w:val="nil"/>
            </w:tcBorders>
            <w:shd w:val="clear" w:color="auto" w:fill="auto"/>
            <w:noWrap/>
            <w:vAlign w:val="bottom"/>
            <w:hideMark/>
          </w:tcPr>
          <w:p w14:paraId="4DE5C619" w14:textId="71BD242E" w:rsidR="00610D92" w:rsidRPr="009F135D" w:rsidDel="000347CA" w:rsidRDefault="00610D92" w:rsidP="009F135D">
            <w:pPr>
              <w:spacing w:after="0"/>
              <w:jc w:val="both"/>
              <w:rPr>
                <w:del w:id="382" w:author="Arnaud" w:date="2021-07-30T18:06:00Z"/>
                <w:rFonts w:asciiTheme="majorHAnsi" w:eastAsia="Times New Roman" w:hAnsiTheme="majorHAnsi" w:cstheme="majorHAnsi"/>
                <w:color w:val="000000"/>
                <w:sz w:val="22"/>
                <w:szCs w:val="22"/>
                <w:lang w:eastAsia="fr-FR"/>
              </w:rPr>
            </w:pPr>
            <w:del w:id="383" w:author="Arnaud" w:date="2021-07-30T18:06:00Z">
              <w:r w:rsidRPr="009F135D" w:rsidDel="000347CA">
                <w:rPr>
                  <w:rFonts w:asciiTheme="majorHAnsi" w:eastAsia="Times New Roman" w:hAnsiTheme="majorHAnsi" w:cstheme="majorHAnsi"/>
                  <w:color w:val="000000"/>
                  <w:sz w:val="22"/>
                  <w:szCs w:val="22"/>
                  <w:lang w:eastAsia="fr-FR"/>
                </w:rPr>
                <w:delText>51.13</w:delText>
              </w:r>
            </w:del>
          </w:p>
        </w:tc>
      </w:tr>
      <w:tr w:rsidR="00610D92" w:rsidRPr="009F135D" w:rsidDel="000347CA" w14:paraId="06FC88B7" w14:textId="2D5F552B" w:rsidTr="00542A26">
        <w:trPr>
          <w:trHeight w:val="288"/>
          <w:del w:id="384" w:author="Arnaud" w:date="2021-07-30T18:06:00Z"/>
        </w:trPr>
        <w:tc>
          <w:tcPr>
            <w:tcW w:w="0" w:type="auto"/>
            <w:tcBorders>
              <w:top w:val="nil"/>
              <w:left w:val="nil"/>
              <w:bottom w:val="nil"/>
              <w:right w:val="nil"/>
            </w:tcBorders>
            <w:shd w:val="clear" w:color="auto" w:fill="auto"/>
            <w:noWrap/>
            <w:vAlign w:val="bottom"/>
            <w:hideMark/>
          </w:tcPr>
          <w:p w14:paraId="6FF8BF66" w14:textId="77FF5FBC" w:rsidR="00610D92" w:rsidRPr="009F135D" w:rsidDel="000347CA" w:rsidRDefault="00610D92" w:rsidP="009F135D">
            <w:pPr>
              <w:spacing w:after="0"/>
              <w:jc w:val="both"/>
              <w:rPr>
                <w:del w:id="385" w:author="Arnaud" w:date="2021-07-30T18:06:00Z"/>
                <w:rFonts w:asciiTheme="majorHAnsi" w:eastAsia="Times New Roman" w:hAnsiTheme="majorHAnsi" w:cstheme="majorHAnsi"/>
                <w:color w:val="000000"/>
                <w:sz w:val="22"/>
                <w:szCs w:val="22"/>
                <w:lang w:eastAsia="fr-FR"/>
              </w:rPr>
            </w:pPr>
            <w:del w:id="386" w:author="Arnaud" w:date="2021-07-30T18:06:00Z">
              <w:r w:rsidRPr="009F135D" w:rsidDel="000347CA">
                <w:rPr>
                  <w:rFonts w:asciiTheme="majorHAnsi" w:eastAsia="Times New Roman" w:hAnsiTheme="majorHAnsi" w:cstheme="majorHAnsi"/>
                  <w:color w:val="000000"/>
                  <w:sz w:val="22"/>
                  <w:szCs w:val="22"/>
                  <w:lang w:eastAsia="fr-FR"/>
                </w:rPr>
                <w:delText>Education (%)</w:delText>
              </w:r>
            </w:del>
          </w:p>
        </w:tc>
        <w:tc>
          <w:tcPr>
            <w:tcW w:w="0" w:type="auto"/>
            <w:tcBorders>
              <w:top w:val="nil"/>
              <w:left w:val="nil"/>
              <w:bottom w:val="nil"/>
              <w:right w:val="nil"/>
            </w:tcBorders>
            <w:shd w:val="clear" w:color="auto" w:fill="auto"/>
            <w:noWrap/>
            <w:vAlign w:val="bottom"/>
            <w:hideMark/>
          </w:tcPr>
          <w:p w14:paraId="34D3AECF" w14:textId="1B08AC81" w:rsidR="00610D92" w:rsidRPr="009F135D" w:rsidDel="000347CA" w:rsidRDefault="00610D92" w:rsidP="009F135D">
            <w:pPr>
              <w:spacing w:after="0"/>
              <w:jc w:val="both"/>
              <w:rPr>
                <w:del w:id="38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7E60441" w14:textId="36CE986C" w:rsidR="00610D92" w:rsidRPr="009F135D" w:rsidDel="000347CA" w:rsidRDefault="00610D92" w:rsidP="009F135D">
            <w:pPr>
              <w:spacing w:after="0"/>
              <w:jc w:val="both"/>
              <w:rPr>
                <w:del w:id="38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0E3E0F47" w14:textId="2EBA2C9F" w:rsidR="00610D92" w:rsidRPr="009F135D" w:rsidDel="000347CA" w:rsidRDefault="00610D92" w:rsidP="009F135D">
            <w:pPr>
              <w:spacing w:after="0"/>
              <w:jc w:val="both"/>
              <w:rPr>
                <w:del w:id="389"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7DDCCC37" w14:textId="374E8AE2" w:rsidR="00610D92" w:rsidRPr="009F135D" w:rsidDel="000347CA" w:rsidRDefault="00610D92" w:rsidP="009F135D">
            <w:pPr>
              <w:spacing w:after="0"/>
              <w:jc w:val="both"/>
              <w:rPr>
                <w:del w:id="39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A934761" w14:textId="5B32BFA4" w:rsidR="00610D92" w:rsidRPr="009F135D" w:rsidDel="000347CA" w:rsidRDefault="00610D92" w:rsidP="009F135D">
            <w:pPr>
              <w:spacing w:after="0"/>
              <w:jc w:val="both"/>
              <w:rPr>
                <w:del w:id="39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F260F36" w14:textId="44EED19E" w:rsidR="00610D92" w:rsidRPr="009F135D" w:rsidDel="000347CA" w:rsidRDefault="00610D92" w:rsidP="009F135D">
            <w:pPr>
              <w:spacing w:after="0"/>
              <w:jc w:val="both"/>
              <w:rPr>
                <w:del w:id="39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2223C39" w14:textId="18EC687A" w:rsidR="00610D92" w:rsidRPr="009F135D" w:rsidDel="000347CA" w:rsidRDefault="00610D92" w:rsidP="009F135D">
            <w:pPr>
              <w:spacing w:after="0"/>
              <w:jc w:val="both"/>
              <w:rPr>
                <w:del w:id="39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66D13A0" w14:textId="4070CE23" w:rsidR="00610D92" w:rsidRPr="009F135D" w:rsidDel="000347CA" w:rsidRDefault="00610D92" w:rsidP="009F135D">
            <w:pPr>
              <w:spacing w:after="0"/>
              <w:jc w:val="both"/>
              <w:rPr>
                <w:del w:id="39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196AE73" w14:textId="42A0E8EF" w:rsidR="00610D92" w:rsidRPr="009F135D" w:rsidDel="000347CA" w:rsidRDefault="00610D92" w:rsidP="009F135D">
            <w:pPr>
              <w:spacing w:after="0"/>
              <w:jc w:val="both"/>
              <w:rPr>
                <w:del w:id="39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CAF5CFF" w14:textId="3214F8F5" w:rsidR="00610D92" w:rsidRPr="009F135D" w:rsidDel="000347CA" w:rsidRDefault="00610D92" w:rsidP="009F135D">
            <w:pPr>
              <w:spacing w:after="0"/>
              <w:jc w:val="both"/>
              <w:rPr>
                <w:del w:id="39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E8FA012" w14:textId="699FAA90" w:rsidR="00610D92" w:rsidRPr="009F135D" w:rsidDel="000347CA" w:rsidRDefault="00610D92" w:rsidP="009F135D">
            <w:pPr>
              <w:spacing w:after="0"/>
              <w:jc w:val="both"/>
              <w:rPr>
                <w:del w:id="397" w:author="Arnaud" w:date="2021-07-30T18:06:00Z"/>
                <w:rFonts w:asciiTheme="majorHAnsi" w:eastAsia="Times New Roman" w:hAnsiTheme="majorHAnsi" w:cstheme="majorHAnsi"/>
                <w:sz w:val="22"/>
                <w:szCs w:val="22"/>
                <w:lang w:eastAsia="fr-FR"/>
              </w:rPr>
            </w:pPr>
          </w:p>
        </w:tc>
      </w:tr>
      <w:tr w:rsidR="007C018D" w:rsidRPr="009F135D" w:rsidDel="000347CA" w14:paraId="669A98A6" w14:textId="77EE7611" w:rsidTr="00542A26">
        <w:trPr>
          <w:trHeight w:val="288"/>
          <w:del w:id="398" w:author="Arnaud" w:date="2021-07-30T18:06:00Z"/>
        </w:trPr>
        <w:tc>
          <w:tcPr>
            <w:tcW w:w="0" w:type="auto"/>
            <w:tcBorders>
              <w:top w:val="nil"/>
              <w:left w:val="nil"/>
              <w:bottom w:val="nil"/>
              <w:right w:val="nil"/>
            </w:tcBorders>
            <w:shd w:val="clear" w:color="auto" w:fill="auto"/>
            <w:noWrap/>
            <w:vAlign w:val="bottom"/>
            <w:hideMark/>
          </w:tcPr>
          <w:p w14:paraId="21159479" w14:textId="38177C7C" w:rsidR="007C018D" w:rsidRPr="009F135D" w:rsidDel="000347CA" w:rsidRDefault="007C018D" w:rsidP="007C018D">
            <w:pPr>
              <w:spacing w:after="0"/>
              <w:ind w:firstLineChars="100" w:firstLine="220"/>
              <w:jc w:val="both"/>
              <w:rPr>
                <w:del w:id="399" w:author="Arnaud" w:date="2021-07-30T18:06:00Z"/>
                <w:rFonts w:asciiTheme="majorHAnsi" w:eastAsia="Times New Roman" w:hAnsiTheme="majorHAnsi" w:cstheme="majorHAnsi"/>
                <w:i/>
                <w:iCs/>
                <w:color w:val="000000"/>
                <w:sz w:val="22"/>
                <w:szCs w:val="22"/>
                <w:lang w:eastAsia="fr-FR"/>
              </w:rPr>
            </w:pPr>
            <w:del w:id="400" w:author="Arnaud" w:date="2021-07-30T18:06:00Z">
              <w:r w:rsidDel="000347CA">
                <w:rPr>
                  <w:rFonts w:ascii="Calibri" w:hAnsi="Calibri" w:cs="Calibri"/>
                  <w:i/>
                  <w:iCs/>
                  <w:color w:val="000000"/>
                  <w:sz w:val="22"/>
                  <w:szCs w:val="22"/>
                </w:rPr>
                <w:delText>Below primary</w:delText>
              </w:r>
            </w:del>
          </w:p>
        </w:tc>
        <w:tc>
          <w:tcPr>
            <w:tcW w:w="0" w:type="auto"/>
            <w:tcBorders>
              <w:top w:val="nil"/>
              <w:left w:val="nil"/>
              <w:bottom w:val="nil"/>
              <w:right w:val="nil"/>
            </w:tcBorders>
            <w:shd w:val="clear" w:color="auto" w:fill="auto"/>
            <w:noWrap/>
            <w:vAlign w:val="bottom"/>
            <w:hideMark/>
          </w:tcPr>
          <w:p w14:paraId="53ED9E14" w14:textId="0229E7D3" w:rsidR="007C018D" w:rsidRPr="009F135D" w:rsidDel="000347CA" w:rsidRDefault="007C018D" w:rsidP="007C018D">
            <w:pPr>
              <w:spacing w:after="0"/>
              <w:jc w:val="both"/>
              <w:rPr>
                <w:del w:id="401" w:author="Arnaud" w:date="2021-07-30T18:06:00Z"/>
                <w:rFonts w:asciiTheme="majorHAnsi" w:eastAsia="Times New Roman" w:hAnsiTheme="majorHAnsi" w:cstheme="majorHAnsi"/>
                <w:color w:val="000000"/>
                <w:sz w:val="22"/>
                <w:szCs w:val="22"/>
                <w:lang w:eastAsia="fr-FR"/>
              </w:rPr>
            </w:pPr>
            <w:del w:id="402" w:author="Arnaud" w:date="2021-07-30T18:06:00Z">
              <w:r w:rsidDel="000347CA">
                <w:rPr>
                  <w:rFonts w:ascii="Calibri" w:hAnsi="Calibri" w:cs="Calibri"/>
                  <w:color w:val="000000"/>
                  <w:sz w:val="22"/>
                  <w:szCs w:val="22"/>
                </w:rPr>
                <w:delText>55,2</w:delText>
              </w:r>
            </w:del>
          </w:p>
        </w:tc>
        <w:tc>
          <w:tcPr>
            <w:tcW w:w="0" w:type="auto"/>
            <w:tcBorders>
              <w:top w:val="nil"/>
              <w:left w:val="nil"/>
              <w:bottom w:val="nil"/>
              <w:right w:val="nil"/>
            </w:tcBorders>
            <w:shd w:val="clear" w:color="auto" w:fill="auto"/>
            <w:noWrap/>
            <w:vAlign w:val="bottom"/>
            <w:hideMark/>
          </w:tcPr>
          <w:p w14:paraId="5DD640FA" w14:textId="0B8F183C" w:rsidR="007C018D" w:rsidRPr="009F135D" w:rsidDel="000347CA" w:rsidRDefault="007C018D" w:rsidP="007C018D">
            <w:pPr>
              <w:spacing w:after="0"/>
              <w:jc w:val="both"/>
              <w:rPr>
                <w:del w:id="403" w:author="Arnaud" w:date="2021-07-30T18:06:00Z"/>
                <w:rFonts w:asciiTheme="majorHAnsi" w:eastAsia="Times New Roman" w:hAnsiTheme="majorHAnsi" w:cstheme="majorHAnsi"/>
                <w:color w:val="000000"/>
                <w:sz w:val="22"/>
                <w:szCs w:val="22"/>
                <w:lang w:eastAsia="fr-FR"/>
              </w:rPr>
            </w:pPr>
            <w:del w:id="404" w:author="Arnaud" w:date="2021-07-30T18:06:00Z">
              <w:r w:rsidDel="000347CA">
                <w:rPr>
                  <w:rFonts w:ascii="Calibri" w:hAnsi="Calibri" w:cs="Calibri"/>
                  <w:color w:val="000000"/>
                  <w:sz w:val="22"/>
                  <w:szCs w:val="22"/>
                </w:rPr>
                <w:delText>59,0</w:delText>
              </w:r>
            </w:del>
          </w:p>
        </w:tc>
        <w:tc>
          <w:tcPr>
            <w:tcW w:w="0" w:type="auto"/>
            <w:tcBorders>
              <w:top w:val="nil"/>
              <w:left w:val="nil"/>
              <w:bottom w:val="nil"/>
              <w:right w:val="nil"/>
            </w:tcBorders>
            <w:shd w:val="clear" w:color="auto" w:fill="auto"/>
            <w:noWrap/>
            <w:vAlign w:val="bottom"/>
            <w:hideMark/>
          </w:tcPr>
          <w:p w14:paraId="7F879D3E" w14:textId="0BA15A84" w:rsidR="007C018D" w:rsidRPr="009F135D" w:rsidDel="000347CA" w:rsidRDefault="007C018D" w:rsidP="007C018D">
            <w:pPr>
              <w:spacing w:after="0"/>
              <w:jc w:val="both"/>
              <w:rPr>
                <w:del w:id="40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0A85F58" w14:textId="2F536660" w:rsidR="007C018D" w:rsidRPr="009F135D" w:rsidDel="000347CA" w:rsidRDefault="007C018D" w:rsidP="007C018D">
            <w:pPr>
              <w:spacing w:after="0"/>
              <w:jc w:val="both"/>
              <w:rPr>
                <w:del w:id="406" w:author="Arnaud" w:date="2021-07-30T18:06:00Z"/>
                <w:rFonts w:asciiTheme="majorHAnsi" w:eastAsia="Times New Roman" w:hAnsiTheme="majorHAnsi" w:cstheme="majorHAnsi"/>
                <w:color w:val="000000"/>
                <w:sz w:val="22"/>
                <w:szCs w:val="22"/>
                <w:lang w:eastAsia="fr-FR"/>
              </w:rPr>
            </w:pPr>
            <w:del w:id="407" w:author="Arnaud" w:date="2021-07-30T18:06:00Z">
              <w:r w:rsidDel="000347CA">
                <w:rPr>
                  <w:rFonts w:ascii="Calibri" w:hAnsi="Calibri" w:cs="Calibri"/>
                  <w:color w:val="000000"/>
                  <w:sz w:val="22"/>
                  <w:szCs w:val="22"/>
                </w:rPr>
                <w:delText>43,2</w:delText>
              </w:r>
            </w:del>
          </w:p>
        </w:tc>
        <w:tc>
          <w:tcPr>
            <w:tcW w:w="0" w:type="auto"/>
            <w:tcBorders>
              <w:top w:val="nil"/>
              <w:left w:val="nil"/>
              <w:bottom w:val="nil"/>
              <w:right w:val="nil"/>
            </w:tcBorders>
            <w:shd w:val="clear" w:color="auto" w:fill="auto"/>
            <w:noWrap/>
            <w:vAlign w:val="bottom"/>
            <w:hideMark/>
          </w:tcPr>
          <w:p w14:paraId="265E6459" w14:textId="5270AF27" w:rsidR="007C018D" w:rsidRPr="009F135D" w:rsidDel="000347CA" w:rsidRDefault="007C018D" w:rsidP="007C018D">
            <w:pPr>
              <w:spacing w:after="0"/>
              <w:jc w:val="both"/>
              <w:rPr>
                <w:del w:id="408" w:author="Arnaud" w:date="2021-07-30T18:06:00Z"/>
                <w:rFonts w:asciiTheme="majorHAnsi" w:eastAsia="Times New Roman" w:hAnsiTheme="majorHAnsi" w:cstheme="majorHAnsi"/>
                <w:color w:val="000000"/>
                <w:sz w:val="22"/>
                <w:szCs w:val="22"/>
                <w:lang w:eastAsia="fr-FR"/>
              </w:rPr>
            </w:pPr>
            <w:del w:id="409" w:author="Arnaud" w:date="2021-07-30T18:06:00Z">
              <w:r w:rsidDel="000347CA">
                <w:rPr>
                  <w:rFonts w:ascii="Calibri" w:hAnsi="Calibri" w:cs="Calibri"/>
                  <w:color w:val="000000"/>
                  <w:sz w:val="22"/>
                  <w:szCs w:val="22"/>
                </w:rPr>
                <w:delText>38,9</w:delText>
              </w:r>
            </w:del>
          </w:p>
        </w:tc>
        <w:tc>
          <w:tcPr>
            <w:tcW w:w="0" w:type="auto"/>
            <w:tcBorders>
              <w:top w:val="nil"/>
              <w:left w:val="nil"/>
              <w:bottom w:val="nil"/>
              <w:right w:val="nil"/>
            </w:tcBorders>
            <w:shd w:val="clear" w:color="auto" w:fill="auto"/>
            <w:noWrap/>
            <w:vAlign w:val="bottom"/>
            <w:hideMark/>
          </w:tcPr>
          <w:p w14:paraId="0E3C78B6" w14:textId="47FC563E" w:rsidR="007C018D" w:rsidRPr="009F135D" w:rsidDel="000347CA" w:rsidRDefault="007C018D" w:rsidP="007C018D">
            <w:pPr>
              <w:spacing w:after="0"/>
              <w:jc w:val="both"/>
              <w:rPr>
                <w:del w:id="41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0EF9171" w14:textId="339A584C" w:rsidR="007C018D" w:rsidRPr="009F135D" w:rsidDel="000347CA" w:rsidRDefault="007C018D" w:rsidP="007C018D">
            <w:pPr>
              <w:spacing w:after="0"/>
              <w:jc w:val="both"/>
              <w:rPr>
                <w:del w:id="411" w:author="Arnaud" w:date="2021-07-30T18:06:00Z"/>
                <w:rFonts w:asciiTheme="majorHAnsi" w:eastAsia="Times New Roman" w:hAnsiTheme="majorHAnsi" w:cstheme="majorHAnsi"/>
                <w:color w:val="000000"/>
                <w:sz w:val="22"/>
                <w:szCs w:val="22"/>
                <w:lang w:eastAsia="fr-FR"/>
              </w:rPr>
            </w:pPr>
            <w:del w:id="412" w:author="Arnaud" w:date="2021-07-30T18:06:00Z">
              <w:r w:rsidDel="000347CA">
                <w:rPr>
                  <w:rFonts w:ascii="Calibri" w:hAnsi="Calibri" w:cs="Calibri"/>
                  <w:color w:val="000000"/>
                  <w:sz w:val="22"/>
                  <w:szCs w:val="22"/>
                </w:rPr>
                <w:delText>34,3</w:delText>
              </w:r>
            </w:del>
          </w:p>
        </w:tc>
        <w:tc>
          <w:tcPr>
            <w:tcW w:w="0" w:type="auto"/>
            <w:tcBorders>
              <w:top w:val="nil"/>
              <w:left w:val="nil"/>
              <w:bottom w:val="nil"/>
              <w:right w:val="nil"/>
            </w:tcBorders>
            <w:shd w:val="clear" w:color="auto" w:fill="auto"/>
            <w:noWrap/>
            <w:vAlign w:val="bottom"/>
            <w:hideMark/>
          </w:tcPr>
          <w:p w14:paraId="41AB8626" w14:textId="2ACDF234" w:rsidR="007C018D" w:rsidRPr="009F135D" w:rsidDel="000347CA" w:rsidRDefault="007C018D" w:rsidP="007C018D">
            <w:pPr>
              <w:spacing w:after="0"/>
              <w:jc w:val="both"/>
              <w:rPr>
                <w:del w:id="413" w:author="Arnaud" w:date="2021-07-30T18:06:00Z"/>
                <w:rFonts w:asciiTheme="majorHAnsi" w:eastAsia="Times New Roman" w:hAnsiTheme="majorHAnsi" w:cstheme="majorHAnsi"/>
                <w:color w:val="000000"/>
                <w:sz w:val="22"/>
                <w:szCs w:val="22"/>
                <w:lang w:eastAsia="fr-FR"/>
              </w:rPr>
            </w:pPr>
            <w:del w:id="414" w:author="Arnaud" w:date="2021-07-30T18:06:00Z">
              <w:r w:rsidDel="000347CA">
                <w:rPr>
                  <w:rFonts w:ascii="Calibri" w:hAnsi="Calibri" w:cs="Calibri"/>
                  <w:color w:val="000000"/>
                  <w:sz w:val="22"/>
                  <w:szCs w:val="22"/>
                </w:rPr>
                <w:delText>22,4</w:delText>
              </w:r>
            </w:del>
          </w:p>
        </w:tc>
        <w:tc>
          <w:tcPr>
            <w:tcW w:w="0" w:type="auto"/>
            <w:tcBorders>
              <w:top w:val="nil"/>
              <w:left w:val="nil"/>
              <w:bottom w:val="nil"/>
              <w:right w:val="nil"/>
            </w:tcBorders>
            <w:shd w:val="clear" w:color="auto" w:fill="auto"/>
            <w:noWrap/>
            <w:vAlign w:val="bottom"/>
            <w:hideMark/>
          </w:tcPr>
          <w:p w14:paraId="6C46416F" w14:textId="39D16C57" w:rsidR="007C018D" w:rsidRPr="009F135D" w:rsidDel="000347CA" w:rsidRDefault="007C018D" w:rsidP="007C018D">
            <w:pPr>
              <w:spacing w:after="0"/>
              <w:jc w:val="both"/>
              <w:rPr>
                <w:del w:id="41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E493329" w14:textId="5E02D0E2" w:rsidR="007C018D" w:rsidRPr="009F135D" w:rsidDel="000347CA" w:rsidRDefault="007C018D" w:rsidP="007C018D">
            <w:pPr>
              <w:spacing w:after="0"/>
              <w:jc w:val="both"/>
              <w:rPr>
                <w:del w:id="416" w:author="Arnaud" w:date="2021-07-30T18:06:00Z"/>
                <w:rFonts w:asciiTheme="majorHAnsi" w:eastAsia="Times New Roman" w:hAnsiTheme="majorHAnsi" w:cstheme="majorHAnsi"/>
                <w:color w:val="000000"/>
                <w:sz w:val="22"/>
                <w:szCs w:val="22"/>
                <w:lang w:eastAsia="fr-FR"/>
              </w:rPr>
            </w:pPr>
            <w:del w:id="417" w:author="Arnaud" w:date="2021-07-30T18:06:00Z">
              <w:r w:rsidDel="000347CA">
                <w:rPr>
                  <w:rFonts w:ascii="Calibri" w:hAnsi="Calibri" w:cs="Calibri"/>
                  <w:color w:val="000000"/>
                  <w:sz w:val="22"/>
                  <w:szCs w:val="22"/>
                </w:rPr>
                <w:delText>47,4</w:delText>
              </w:r>
            </w:del>
          </w:p>
        </w:tc>
        <w:tc>
          <w:tcPr>
            <w:tcW w:w="0" w:type="auto"/>
            <w:tcBorders>
              <w:top w:val="nil"/>
              <w:left w:val="nil"/>
              <w:bottom w:val="nil"/>
              <w:right w:val="nil"/>
            </w:tcBorders>
            <w:shd w:val="clear" w:color="auto" w:fill="auto"/>
            <w:noWrap/>
            <w:vAlign w:val="bottom"/>
            <w:hideMark/>
          </w:tcPr>
          <w:p w14:paraId="393CA534" w14:textId="7F54EBFE" w:rsidR="007C018D" w:rsidRPr="009F135D" w:rsidDel="000347CA" w:rsidRDefault="007C018D" w:rsidP="007C018D">
            <w:pPr>
              <w:spacing w:after="0"/>
              <w:jc w:val="both"/>
              <w:rPr>
                <w:del w:id="418" w:author="Arnaud" w:date="2021-07-30T18:06:00Z"/>
                <w:rFonts w:asciiTheme="majorHAnsi" w:eastAsia="Times New Roman" w:hAnsiTheme="majorHAnsi" w:cstheme="majorHAnsi"/>
                <w:color w:val="000000"/>
                <w:sz w:val="22"/>
                <w:szCs w:val="22"/>
                <w:lang w:eastAsia="fr-FR"/>
              </w:rPr>
            </w:pPr>
            <w:del w:id="419" w:author="Arnaud" w:date="2021-07-30T18:06:00Z">
              <w:r w:rsidDel="000347CA">
                <w:rPr>
                  <w:rFonts w:ascii="Calibri" w:hAnsi="Calibri" w:cs="Calibri"/>
                  <w:color w:val="000000"/>
                  <w:sz w:val="22"/>
                  <w:szCs w:val="22"/>
                </w:rPr>
                <w:delText>46,5</w:delText>
              </w:r>
            </w:del>
          </w:p>
        </w:tc>
      </w:tr>
      <w:tr w:rsidR="007C018D" w:rsidRPr="009F135D" w:rsidDel="000347CA" w14:paraId="4C351F4F" w14:textId="7DE468C9" w:rsidTr="00542A26">
        <w:trPr>
          <w:trHeight w:val="288"/>
          <w:del w:id="420" w:author="Arnaud" w:date="2021-07-30T18:06:00Z"/>
        </w:trPr>
        <w:tc>
          <w:tcPr>
            <w:tcW w:w="0" w:type="auto"/>
            <w:tcBorders>
              <w:top w:val="nil"/>
              <w:left w:val="nil"/>
              <w:bottom w:val="nil"/>
              <w:right w:val="nil"/>
            </w:tcBorders>
            <w:shd w:val="clear" w:color="auto" w:fill="auto"/>
            <w:noWrap/>
            <w:vAlign w:val="bottom"/>
            <w:hideMark/>
          </w:tcPr>
          <w:p w14:paraId="53DF1390" w14:textId="7E946BFC" w:rsidR="007C018D" w:rsidRPr="009F135D" w:rsidDel="000347CA" w:rsidRDefault="007C018D" w:rsidP="007C018D">
            <w:pPr>
              <w:spacing w:after="0"/>
              <w:ind w:firstLineChars="100" w:firstLine="220"/>
              <w:jc w:val="both"/>
              <w:rPr>
                <w:del w:id="421" w:author="Arnaud" w:date="2021-07-30T18:06:00Z"/>
                <w:rFonts w:asciiTheme="majorHAnsi" w:eastAsia="Times New Roman" w:hAnsiTheme="majorHAnsi" w:cstheme="majorHAnsi"/>
                <w:i/>
                <w:iCs/>
                <w:color w:val="000000"/>
                <w:sz w:val="22"/>
                <w:szCs w:val="22"/>
                <w:lang w:eastAsia="fr-FR"/>
              </w:rPr>
            </w:pPr>
            <w:del w:id="422" w:author="Arnaud" w:date="2021-07-30T18:06:00Z">
              <w:r w:rsidDel="000347CA">
                <w:rPr>
                  <w:rFonts w:ascii="Calibri" w:hAnsi="Calibri" w:cs="Calibri"/>
                  <w:i/>
                  <w:iCs/>
                  <w:color w:val="000000"/>
                  <w:sz w:val="22"/>
                  <w:szCs w:val="22"/>
                </w:rPr>
                <w:delText>Primary completed</w:delText>
              </w:r>
            </w:del>
          </w:p>
        </w:tc>
        <w:tc>
          <w:tcPr>
            <w:tcW w:w="0" w:type="auto"/>
            <w:tcBorders>
              <w:top w:val="nil"/>
              <w:left w:val="nil"/>
              <w:bottom w:val="nil"/>
              <w:right w:val="nil"/>
            </w:tcBorders>
            <w:shd w:val="clear" w:color="auto" w:fill="auto"/>
            <w:noWrap/>
            <w:vAlign w:val="bottom"/>
            <w:hideMark/>
          </w:tcPr>
          <w:p w14:paraId="2FFE4D6F" w14:textId="4DF42A04" w:rsidR="007C018D" w:rsidRPr="009F135D" w:rsidDel="000347CA" w:rsidRDefault="007C018D" w:rsidP="007C018D">
            <w:pPr>
              <w:spacing w:after="0"/>
              <w:jc w:val="both"/>
              <w:rPr>
                <w:del w:id="423" w:author="Arnaud" w:date="2021-07-30T18:06:00Z"/>
                <w:rFonts w:asciiTheme="majorHAnsi" w:eastAsia="Times New Roman" w:hAnsiTheme="majorHAnsi" w:cstheme="majorHAnsi"/>
                <w:color w:val="000000"/>
                <w:sz w:val="22"/>
                <w:szCs w:val="22"/>
                <w:lang w:eastAsia="fr-FR"/>
              </w:rPr>
            </w:pPr>
            <w:del w:id="424" w:author="Arnaud" w:date="2021-07-30T18:06:00Z">
              <w:r w:rsidDel="000347CA">
                <w:rPr>
                  <w:rFonts w:ascii="Calibri" w:hAnsi="Calibri" w:cs="Calibri"/>
                  <w:color w:val="000000"/>
                  <w:sz w:val="22"/>
                  <w:szCs w:val="22"/>
                </w:rPr>
                <w:delText>18,8</w:delText>
              </w:r>
            </w:del>
          </w:p>
        </w:tc>
        <w:tc>
          <w:tcPr>
            <w:tcW w:w="0" w:type="auto"/>
            <w:tcBorders>
              <w:top w:val="nil"/>
              <w:left w:val="nil"/>
              <w:bottom w:val="nil"/>
              <w:right w:val="nil"/>
            </w:tcBorders>
            <w:shd w:val="clear" w:color="auto" w:fill="auto"/>
            <w:noWrap/>
            <w:vAlign w:val="bottom"/>
            <w:hideMark/>
          </w:tcPr>
          <w:p w14:paraId="49ED7829" w14:textId="39C706CF" w:rsidR="007C018D" w:rsidRPr="009F135D" w:rsidDel="000347CA" w:rsidRDefault="007C018D" w:rsidP="007C018D">
            <w:pPr>
              <w:spacing w:after="0"/>
              <w:jc w:val="both"/>
              <w:rPr>
                <w:del w:id="425" w:author="Arnaud" w:date="2021-07-30T18:06:00Z"/>
                <w:rFonts w:asciiTheme="majorHAnsi" w:eastAsia="Times New Roman" w:hAnsiTheme="majorHAnsi" w:cstheme="majorHAnsi"/>
                <w:color w:val="000000"/>
                <w:sz w:val="22"/>
                <w:szCs w:val="22"/>
                <w:lang w:eastAsia="fr-FR"/>
              </w:rPr>
            </w:pPr>
            <w:del w:id="426" w:author="Arnaud" w:date="2021-07-30T18:06:00Z">
              <w:r w:rsidDel="000347CA">
                <w:rPr>
                  <w:rFonts w:ascii="Calibri" w:hAnsi="Calibri" w:cs="Calibri"/>
                  <w:color w:val="000000"/>
                  <w:sz w:val="22"/>
                  <w:szCs w:val="22"/>
                </w:rPr>
                <w:delText>17,1</w:delText>
              </w:r>
            </w:del>
          </w:p>
        </w:tc>
        <w:tc>
          <w:tcPr>
            <w:tcW w:w="0" w:type="auto"/>
            <w:tcBorders>
              <w:top w:val="nil"/>
              <w:left w:val="nil"/>
              <w:bottom w:val="nil"/>
              <w:right w:val="nil"/>
            </w:tcBorders>
            <w:shd w:val="clear" w:color="auto" w:fill="auto"/>
            <w:noWrap/>
            <w:vAlign w:val="bottom"/>
            <w:hideMark/>
          </w:tcPr>
          <w:p w14:paraId="362798C2" w14:textId="235D0D1E" w:rsidR="007C018D" w:rsidRPr="009F135D" w:rsidDel="000347CA" w:rsidRDefault="007C018D" w:rsidP="007C018D">
            <w:pPr>
              <w:spacing w:after="0"/>
              <w:jc w:val="both"/>
              <w:rPr>
                <w:del w:id="42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81C187B" w14:textId="2740959E" w:rsidR="007C018D" w:rsidRPr="009F135D" w:rsidDel="000347CA" w:rsidRDefault="007C018D" w:rsidP="007C018D">
            <w:pPr>
              <w:spacing w:after="0"/>
              <w:jc w:val="both"/>
              <w:rPr>
                <w:del w:id="428" w:author="Arnaud" w:date="2021-07-30T18:06:00Z"/>
                <w:rFonts w:asciiTheme="majorHAnsi" w:eastAsia="Times New Roman" w:hAnsiTheme="majorHAnsi" w:cstheme="majorHAnsi"/>
                <w:color w:val="000000"/>
                <w:sz w:val="22"/>
                <w:szCs w:val="22"/>
                <w:lang w:eastAsia="fr-FR"/>
              </w:rPr>
            </w:pPr>
            <w:del w:id="429" w:author="Arnaud" w:date="2021-07-30T18:06:00Z">
              <w:r w:rsidDel="000347CA">
                <w:rPr>
                  <w:rFonts w:ascii="Calibri" w:hAnsi="Calibri" w:cs="Calibri"/>
                  <w:color w:val="000000"/>
                  <w:sz w:val="22"/>
                  <w:szCs w:val="22"/>
                </w:rPr>
                <w:delText>19,2</w:delText>
              </w:r>
            </w:del>
          </w:p>
        </w:tc>
        <w:tc>
          <w:tcPr>
            <w:tcW w:w="0" w:type="auto"/>
            <w:tcBorders>
              <w:top w:val="nil"/>
              <w:left w:val="nil"/>
              <w:bottom w:val="nil"/>
              <w:right w:val="nil"/>
            </w:tcBorders>
            <w:shd w:val="clear" w:color="auto" w:fill="auto"/>
            <w:noWrap/>
            <w:vAlign w:val="bottom"/>
            <w:hideMark/>
          </w:tcPr>
          <w:p w14:paraId="58E3DD88" w14:textId="0C6BD13C" w:rsidR="007C018D" w:rsidRPr="009F135D" w:rsidDel="000347CA" w:rsidRDefault="007C018D" w:rsidP="007C018D">
            <w:pPr>
              <w:spacing w:after="0"/>
              <w:jc w:val="both"/>
              <w:rPr>
                <w:del w:id="430" w:author="Arnaud" w:date="2021-07-30T18:06:00Z"/>
                <w:rFonts w:asciiTheme="majorHAnsi" w:eastAsia="Times New Roman" w:hAnsiTheme="majorHAnsi" w:cstheme="majorHAnsi"/>
                <w:color w:val="000000"/>
                <w:sz w:val="22"/>
                <w:szCs w:val="22"/>
                <w:lang w:eastAsia="fr-FR"/>
              </w:rPr>
            </w:pPr>
            <w:del w:id="431" w:author="Arnaud" w:date="2021-07-30T18:06:00Z">
              <w:r w:rsidDel="000347CA">
                <w:rPr>
                  <w:rFonts w:ascii="Calibri" w:hAnsi="Calibri" w:cs="Calibri"/>
                  <w:color w:val="000000"/>
                  <w:sz w:val="22"/>
                  <w:szCs w:val="22"/>
                </w:rPr>
                <w:delText>26,8</w:delText>
              </w:r>
            </w:del>
          </w:p>
        </w:tc>
        <w:tc>
          <w:tcPr>
            <w:tcW w:w="0" w:type="auto"/>
            <w:tcBorders>
              <w:top w:val="nil"/>
              <w:left w:val="nil"/>
              <w:bottom w:val="nil"/>
              <w:right w:val="nil"/>
            </w:tcBorders>
            <w:shd w:val="clear" w:color="auto" w:fill="auto"/>
            <w:noWrap/>
            <w:vAlign w:val="bottom"/>
            <w:hideMark/>
          </w:tcPr>
          <w:p w14:paraId="38B682BF" w14:textId="1F46A22C" w:rsidR="007C018D" w:rsidRPr="009F135D" w:rsidDel="000347CA" w:rsidRDefault="007C018D" w:rsidP="007C018D">
            <w:pPr>
              <w:spacing w:after="0"/>
              <w:jc w:val="both"/>
              <w:rPr>
                <w:del w:id="43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CC2B925" w14:textId="61A80226" w:rsidR="007C018D" w:rsidRPr="009F135D" w:rsidDel="000347CA" w:rsidRDefault="007C018D" w:rsidP="007C018D">
            <w:pPr>
              <w:spacing w:after="0"/>
              <w:jc w:val="both"/>
              <w:rPr>
                <w:del w:id="433" w:author="Arnaud" w:date="2021-07-30T18:06:00Z"/>
                <w:rFonts w:asciiTheme="majorHAnsi" w:eastAsia="Times New Roman" w:hAnsiTheme="majorHAnsi" w:cstheme="majorHAnsi"/>
                <w:color w:val="000000"/>
                <w:sz w:val="22"/>
                <w:szCs w:val="22"/>
                <w:lang w:eastAsia="fr-FR"/>
              </w:rPr>
            </w:pPr>
            <w:del w:id="434" w:author="Arnaud" w:date="2021-07-30T18:06:00Z">
              <w:r w:rsidDel="000347CA">
                <w:rPr>
                  <w:rFonts w:ascii="Calibri" w:hAnsi="Calibri" w:cs="Calibri"/>
                  <w:color w:val="000000"/>
                  <w:sz w:val="22"/>
                  <w:szCs w:val="22"/>
                </w:rPr>
                <w:delText>20,9</w:delText>
              </w:r>
            </w:del>
          </w:p>
        </w:tc>
        <w:tc>
          <w:tcPr>
            <w:tcW w:w="0" w:type="auto"/>
            <w:tcBorders>
              <w:top w:val="nil"/>
              <w:left w:val="nil"/>
              <w:bottom w:val="nil"/>
              <w:right w:val="nil"/>
            </w:tcBorders>
            <w:shd w:val="clear" w:color="auto" w:fill="auto"/>
            <w:noWrap/>
            <w:vAlign w:val="bottom"/>
            <w:hideMark/>
          </w:tcPr>
          <w:p w14:paraId="65459F86" w14:textId="67184EE7" w:rsidR="007C018D" w:rsidRPr="009F135D" w:rsidDel="000347CA" w:rsidRDefault="007C018D" w:rsidP="007C018D">
            <w:pPr>
              <w:spacing w:after="0"/>
              <w:jc w:val="both"/>
              <w:rPr>
                <w:del w:id="435" w:author="Arnaud" w:date="2021-07-30T18:06:00Z"/>
                <w:rFonts w:asciiTheme="majorHAnsi" w:eastAsia="Times New Roman" w:hAnsiTheme="majorHAnsi" w:cstheme="majorHAnsi"/>
                <w:color w:val="000000"/>
                <w:sz w:val="22"/>
                <w:szCs w:val="22"/>
                <w:lang w:eastAsia="fr-FR"/>
              </w:rPr>
            </w:pPr>
            <w:del w:id="436" w:author="Arnaud" w:date="2021-07-30T18:06:00Z">
              <w:r w:rsidDel="000347CA">
                <w:rPr>
                  <w:rFonts w:ascii="Calibri" w:hAnsi="Calibri" w:cs="Calibri"/>
                  <w:color w:val="000000"/>
                  <w:sz w:val="22"/>
                  <w:szCs w:val="22"/>
                </w:rPr>
                <w:delText>25,9</w:delText>
              </w:r>
            </w:del>
          </w:p>
        </w:tc>
        <w:tc>
          <w:tcPr>
            <w:tcW w:w="0" w:type="auto"/>
            <w:tcBorders>
              <w:top w:val="nil"/>
              <w:left w:val="nil"/>
              <w:bottom w:val="nil"/>
              <w:right w:val="nil"/>
            </w:tcBorders>
            <w:shd w:val="clear" w:color="auto" w:fill="auto"/>
            <w:noWrap/>
            <w:vAlign w:val="bottom"/>
            <w:hideMark/>
          </w:tcPr>
          <w:p w14:paraId="3B05C4C7" w14:textId="2A97E4D6" w:rsidR="007C018D" w:rsidRPr="009F135D" w:rsidDel="000347CA" w:rsidRDefault="007C018D" w:rsidP="007C018D">
            <w:pPr>
              <w:spacing w:after="0"/>
              <w:jc w:val="both"/>
              <w:rPr>
                <w:del w:id="43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75ACBC0" w14:textId="5462BA84" w:rsidR="007C018D" w:rsidRPr="009F135D" w:rsidDel="000347CA" w:rsidRDefault="007C018D" w:rsidP="007C018D">
            <w:pPr>
              <w:spacing w:after="0"/>
              <w:jc w:val="both"/>
              <w:rPr>
                <w:del w:id="438" w:author="Arnaud" w:date="2021-07-30T18:06:00Z"/>
                <w:rFonts w:asciiTheme="majorHAnsi" w:eastAsia="Times New Roman" w:hAnsiTheme="majorHAnsi" w:cstheme="majorHAnsi"/>
                <w:color w:val="000000"/>
                <w:sz w:val="22"/>
                <w:szCs w:val="22"/>
                <w:lang w:eastAsia="fr-FR"/>
              </w:rPr>
            </w:pPr>
            <w:del w:id="439" w:author="Arnaud" w:date="2021-07-30T18:06:00Z">
              <w:r w:rsidDel="000347CA">
                <w:rPr>
                  <w:rFonts w:ascii="Calibri" w:hAnsi="Calibri" w:cs="Calibri"/>
                  <w:color w:val="000000"/>
                  <w:sz w:val="22"/>
                  <w:szCs w:val="22"/>
                </w:rPr>
                <w:delText>19,3</w:delText>
              </w:r>
            </w:del>
          </w:p>
        </w:tc>
        <w:tc>
          <w:tcPr>
            <w:tcW w:w="0" w:type="auto"/>
            <w:tcBorders>
              <w:top w:val="nil"/>
              <w:left w:val="nil"/>
              <w:bottom w:val="nil"/>
              <w:right w:val="nil"/>
            </w:tcBorders>
            <w:shd w:val="clear" w:color="auto" w:fill="auto"/>
            <w:noWrap/>
            <w:vAlign w:val="bottom"/>
            <w:hideMark/>
          </w:tcPr>
          <w:p w14:paraId="21476D34" w14:textId="3CCF75BB" w:rsidR="007C018D" w:rsidRPr="009F135D" w:rsidDel="000347CA" w:rsidRDefault="007C018D" w:rsidP="007C018D">
            <w:pPr>
              <w:spacing w:after="0"/>
              <w:jc w:val="both"/>
              <w:rPr>
                <w:del w:id="440" w:author="Arnaud" w:date="2021-07-30T18:06:00Z"/>
                <w:rFonts w:asciiTheme="majorHAnsi" w:eastAsia="Times New Roman" w:hAnsiTheme="majorHAnsi" w:cstheme="majorHAnsi"/>
                <w:color w:val="000000"/>
                <w:sz w:val="22"/>
                <w:szCs w:val="22"/>
                <w:lang w:eastAsia="fr-FR"/>
              </w:rPr>
            </w:pPr>
            <w:del w:id="441" w:author="Arnaud" w:date="2021-07-30T18:06:00Z">
              <w:r w:rsidDel="000347CA">
                <w:rPr>
                  <w:rFonts w:ascii="Calibri" w:hAnsi="Calibri" w:cs="Calibri"/>
                  <w:color w:val="000000"/>
                  <w:sz w:val="22"/>
                  <w:szCs w:val="22"/>
                </w:rPr>
                <w:delText>22,0</w:delText>
              </w:r>
            </w:del>
          </w:p>
        </w:tc>
      </w:tr>
      <w:tr w:rsidR="007C018D" w:rsidRPr="009F135D" w:rsidDel="000347CA" w14:paraId="20529381" w14:textId="5D6F55A8" w:rsidTr="00542A26">
        <w:trPr>
          <w:trHeight w:val="288"/>
          <w:del w:id="442" w:author="Arnaud" w:date="2021-07-30T18:06:00Z"/>
        </w:trPr>
        <w:tc>
          <w:tcPr>
            <w:tcW w:w="0" w:type="auto"/>
            <w:tcBorders>
              <w:top w:val="nil"/>
              <w:left w:val="nil"/>
              <w:bottom w:val="nil"/>
              <w:right w:val="nil"/>
            </w:tcBorders>
            <w:shd w:val="clear" w:color="auto" w:fill="auto"/>
            <w:noWrap/>
            <w:vAlign w:val="bottom"/>
            <w:hideMark/>
          </w:tcPr>
          <w:p w14:paraId="2CFEF51D" w14:textId="72BEF8B5" w:rsidR="007C018D" w:rsidRPr="009F135D" w:rsidDel="000347CA" w:rsidRDefault="007C018D" w:rsidP="007C018D">
            <w:pPr>
              <w:spacing w:after="0"/>
              <w:ind w:firstLineChars="100" w:firstLine="220"/>
              <w:jc w:val="both"/>
              <w:rPr>
                <w:del w:id="443" w:author="Arnaud" w:date="2021-07-30T18:06:00Z"/>
                <w:rFonts w:asciiTheme="majorHAnsi" w:eastAsia="Times New Roman" w:hAnsiTheme="majorHAnsi" w:cstheme="majorHAnsi"/>
                <w:i/>
                <w:iCs/>
                <w:color w:val="000000"/>
                <w:sz w:val="22"/>
                <w:szCs w:val="22"/>
                <w:lang w:eastAsia="fr-FR"/>
              </w:rPr>
            </w:pPr>
            <w:del w:id="444" w:author="Arnaud" w:date="2021-07-30T18:06:00Z">
              <w:r w:rsidDel="000347CA">
                <w:rPr>
                  <w:rFonts w:ascii="Calibri" w:hAnsi="Calibri" w:cs="Calibri"/>
                  <w:i/>
                  <w:iCs/>
                  <w:color w:val="000000"/>
                  <w:sz w:val="22"/>
                  <w:szCs w:val="22"/>
                </w:rPr>
                <w:delText>High school</w:delText>
              </w:r>
            </w:del>
          </w:p>
        </w:tc>
        <w:tc>
          <w:tcPr>
            <w:tcW w:w="0" w:type="auto"/>
            <w:tcBorders>
              <w:top w:val="nil"/>
              <w:left w:val="nil"/>
              <w:bottom w:val="nil"/>
              <w:right w:val="nil"/>
            </w:tcBorders>
            <w:shd w:val="clear" w:color="auto" w:fill="auto"/>
            <w:noWrap/>
            <w:vAlign w:val="bottom"/>
            <w:hideMark/>
          </w:tcPr>
          <w:p w14:paraId="4C0E2417" w14:textId="09F768B9" w:rsidR="007C018D" w:rsidRPr="009F135D" w:rsidDel="000347CA" w:rsidRDefault="007C018D" w:rsidP="007C018D">
            <w:pPr>
              <w:spacing w:after="0"/>
              <w:jc w:val="both"/>
              <w:rPr>
                <w:del w:id="445" w:author="Arnaud" w:date="2021-07-30T18:06:00Z"/>
                <w:rFonts w:asciiTheme="majorHAnsi" w:eastAsia="Times New Roman" w:hAnsiTheme="majorHAnsi" w:cstheme="majorHAnsi"/>
                <w:color w:val="000000"/>
                <w:sz w:val="22"/>
                <w:szCs w:val="22"/>
                <w:lang w:eastAsia="fr-FR"/>
              </w:rPr>
            </w:pPr>
            <w:del w:id="446" w:author="Arnaud" w:date="2021-07-30T18:06:00Z">
              <w:r w:rsidDel="000347CA">
                <w:rPr>
                  <w:rFonts w:ascii="Calibri" w:hAnsi="Calibri" w:cs="Calibri"/>
                  <w:color w:val="000000"/>
                  <w:sz w:val="22"/>
                  <w:szCs w:val="22"/>
                </w:rPr>
                <w:delText>22,4</w:delText>
              </w:r>
            </w:del>
          </w:p>
        </w:tc>
        <w:tc>
          <w:tcPr>
            <w:tcW w:w="0" w:type="auto"/>
            <w:tcBorders>
              <w:top w:val="nil"/>
              <w:left w:val="nil"/>
              <w:bottom w:val="nil"/>
              <w:right w:val="nil"/>
            </w:tcBorders>
            <w:shd w:val="clear" w:color="auto" w:fill="auto"/>
            <w:noWrap/>
            <w:vAlign w:val="bottom"/>
            <w:hideMark/>
          </w:tcPr>
          <w:p w14:paraId="558B55EE" w14:textId="0CEC837B" w:rsidR="007C018D" w:rsidRPr="009F135D" w:rsidDel="000347CA" w:rsidRDefault="007C018D" w:rsidP="007C018D">
            <w:pPr>
              <w:spacing w:after="0"/>
              <w:jc w:val="both"/>
              <w:rPr>
                <w:del w:id="447" w:author="Arnaud" w:date="2021-07-30T18:06:00Z"/>
                <w:rFonts w:asciiTheme="majorHAnsi" w:eastAsia="Times New Roman" w:hAnsiTheme="majorHAnsi" w:cstheme="majorHAnsi"/>
                <w:color w:val="000000"/>
                <w:sz w:val="22"/>
                <w:szCs w:val="22"/>
                <w:lang w:eastAsia="fr-FR"/>
              </w:rPr>
            </w:pPr>
            <w:del w:id="448" w:author="Arnaud" w:date="2021-07-30T18:06:00Z">
              <w:r w:rsidDel="000347CA">
                <w:rPr>
                  <w:rFonts w:ascii="Calibri" w:hAnsi="Calibri" w:cs="Calibri"/>
                  <w:color w:val="000000"/>
                  <w:sz w:val="22"/>
                  <w:szCs w:val="22"/>
                </w:rPr>
                <w:delText>18,8</w:delText>
              </w:r>
            </w:del>
          </w:p>
        </w:tc>
        <w:tc>
          <w:tcPr>
            <w:tcW w:w="0" w:type="auto"/>
            <w:tcBorders>
              <w:top w:val="nil"/>
              <w:left w:val="nil"/>
              <w:bottom w:val="nil"/>
              <w:right w:val="nil"/>
            </w:tcBorders>
            <w:shd w:val="clear" w:color="auto" w:fill="auto"/>
            <w:noWrap/>
            <w:vAlign w:val="bottom"/>
            <w:hideMark/>
          </w:tcPr>
          <w:p w14:paraId="5D6C618D" w14:textId="687CC166" w:rsidR="007C018D" w:rsidRPr="009F135D" w:rsidDel="000347CA" w:rsidRDefault="007C018D" w:rsidP="007C018D">
            <w:pPr>
              <w:spacing w:after="0"/>
              <w:jc w:val="both"/>
              <w:rPr>
                <w:del w:id="44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1E7531D" w14:textId="494DB30A" w:rsidR="007C018D" w:rsidRPr="009F135D" w:rsidDel="000347CA" w:rsidRDefault="007C018D" w:rsidP="007C018D">
            <w:pPr>
              <w:spacing w:after="0"/>
              <w:jc w:val="both"/>
              <w:rPr>
                <w:del w:id="450" w:author="Arnaud" w:date="2021-07-30T18:06:00Z"/>
                <w:rFonts w:asciiTheme="majorHAnsi" w:eastAsia="Times New Roman" w:hAnsiTheme="majorHAnsi" w:cstheme="majorHAnsi"/>
                <w:color w:val="000000"/>
                <w:sz w:val="22"/>
                <w:szCs w:val="22"/>
                <w:lang w:eastAsia="fr-FR"/>
              </w:rPr>
            </w:pPr>
            <w:del w:id="451" w:author="Arnaud" w:date="2021-07-30T18:06:00Z">
              <w:r w:rsidDel="000347CA">
                <w:rPr>
                  <w:rFonts w:ascii="Calibri" w:hAnsi="Calibri" w:cs="Calibri"/>
                  <w:color w:val="000000"/>
                  <w:sz w:val="22"/>
                  <w:szCs w:val="22"/>
                </w:rPr>
                <w:delText>34,9</w:delText>
              </w:r>
            </w:del>
          </w:p>
        </w:tc>
        <w:tc>
          <w:tcPr>
            <w:tcW w:w="0" w:type="auto"/>
            <w:tcBorders>
              <w:top w:val="nil"/>
              <w:left w:val="nil"/>
              <w:bottom w:val="nil"/>
              <w:right w:val="nil"/>
            </w:tcBorders>
            <w:shd w:val="clear" w:color="auto" w:fill="auto"/>
            <w:noWrap/>
            <w:vAlign w:val="bottom"/>
            <w:hideMark/>
          </w:tcPr>
          <w:p w14:paraId="426C40CC" w14:textId="076382C4" w:rsidR="007C018D" w:rsidRPr="009F135D" w:rsidDel="000347CA" w:rsidRDefault="007C018D" w:rsidP="007C018D">
            <w:pPr>
              <w:spacing w:after="0"/>
              <w:jc w:val="both"/>
              <w:rPr>
                <w:del w:id="452" w:author="Arnaud" w:date="2021-07-30T18:06:00Z"/>
                <w:rFonts w:asciiTheme="majorHAnsi" w:eastAsia="Times New Roman" w:hAnsiTheme="majorHAnsi" w:cstheme="majorHAnsi"/>
                <w:color w:val="000000"/>
                <w:sz w:val="22"/>
                <w:szCs w:val="22"/>
                <w:lang w:eastAsia="fr-FR"/>
              </w:rPr>
            </w:pPr>
            <w:del w:id="453" w:author="Arnaud" w:date="2021-07-30T18:06:00Z">
              <w:r w:rsidDel="000347CA">
                <w:rPr>
                  <w:rFonts w:ascii="Calibri" w:hAnsi="Calibri" w:cs="Calibri"/>
                  <w:color w:val="000000"/>
                  <w:sz w:val="22"/>
                  <w:szCs w:val="22"/>
                </w:rPr>
                <w:delText>27,8</w:delText>
              </w:r>
            </w:del>
          </w:p>
        </w:tc>
        <w:tc>
          <w:tcPr>
            <w:tcW w:w="0" w:type="auto"/>
            <w:tcBorders>
              <w:top w:val="nil"/>
              <w:left w:val="nil"/>
              <w:bottom w:val="nil"/>
              <w:right w:val="nil"/>
            </w:tcBorders>
            <w:shd w:val="clear" w:color="auto" w:fill="auto"/>
            <w:noWrap/>
            <w:vAlign w:val="bottom"/>
            <w:hideMark/>
          </w:tcPr>
          <w:p w14:paraId="4DFEB3F7" w14:textId="0F9C3BAC" w:rsidR="007C018D" w:rsidRPr="009F135D" w:rsidDel="000347CA" w:rsidRDefault="007C018D" w:rsidP="007C018D">
            <w:pPr>
              <w:spacing w:after="0"/>
              <w:jc w:val="both"/>
              <w:rPr>
                <w:del w:id="45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F4AED1D" w14:textId="4F8B524F" w:rsidR="007C018D" w:rsidRPr="009F135D" w:rsidDel="000347CA" w:rsidRDefault="007C018D" w:rsidP="007C018D">
            <w:pPr>
              <w:spacing w:after="0"/>
              <w:jc w:val="both"/>
              <w:rPr>
                <w:del w:id="455" w:author="Arnaud" w:date="2021-07-30T18:06:00Z"/>
                <w:rFonts w:asciiTheme="majorHAnsi" w:eastAsia="Times New Roman" w:hAnsiTheme="majorHAnsi" w:cstheme="majorHAnsi"/>
                <w:color w:val="000000"/>
                <w:sz w:val="22"/>
                <w:szCs w:val="22"/>
                <w:lang w:eastAsia="fr-FR"/>
              </w:rPr>
            </w:pPr>
            <w:del w:id="456" w:author="Arnaud" w:date="2021-07-30T18:06:00Z">
              <w:r w:rsidDel="000347CA">
                <w:rPr>
                  <w:rFonts w:ascii="Calibri" w:hAnsi="Calibri" w:cs="Calibri"/>
                  <w:color w:val="000000"/>
                  <w:sz w:val="22"/>
                  <w:szCs w:val="22"/>
                </w:rPr>
                <w:delText>40,3</w:delText>
              </w:r>
            </w:del>
          </w:p>
        </w:tc>
        <w:tc>
          <w:tcPr>
            <w:tcW w:w="0" w:type="auto"/>
            <w:tcBorders>
              <w:top w:val="nil"/>
              <w:left w:val="nil"/>
              <w:bottom w:val="nil"/>
              <w:right w:val="nil"/>
            </w:tcBorders>
            <w:shd w:val="clear" w:color="auto" w:fill="auto"/>
            <w:noWrap/>
            <w:vAlign w:val="bottom"/>
            <w:hideMark/>
          </w:tcPr>
          <w:p w14:paraId="387737F8" w14:textId="1DEFB1BC" w:rsidR="007C018D" w:rsidRPr="009F135D" w:rsidDel="000347CA" w:rsidRDefault="007C018D" w:rsidP="007C018D">
            <w:pPr>
              <w:spacing w:after="0"/>
              <w:jc w:val="both"/>
              <w:rPr>
                <w:del w:id="457" w:author="Arnaud" w:date="2021-07-30T18:06:00Z"/>
                <w:rFonts w:asciiTheme="majorHAnsi" w:eastAsia="Times New Roman" w:hAnsiTheme="majorHAnsi" w:cstheme="majorHAnsi"/>
                <w:color w:val="000000"/>
                <w:sz w:val="22"/>
                <w:szCs w:val="22"/>
                <w:lang w:eastAsia="fr-FR"/>
              </w:rPr>
            </w:pPr>
            <w:del w:id="458" w:author="Arnaud" w:date="2021-07-30T18:06:00Z">
              <w:r w:rsidDel="000347CA">
                <w:rPr>
                  <w:rFonts w:ascii="Calibri" w:hAnsi="Calibri" w:cs="Calibri"/>
                  <w:color w:val="000000"/>
                  <w:sz w:val="22"/>
                  <w:szCs w:val="22"/>
                </w:rPr>
                <w:delText>36,2</w:delText>
              </w:r>
            </w:del>
          </w:p>
        </w:tc>
        <w:tc>
          <w:tcPr>
            <w:tcW w:w="0" w:type="auto"/>
            <w:tcBorders>
              <w:top w:val="nil"/>
              <w:left w:val="nil"/>
              <w:bottom w:val="nil"/>
              <w:right w:val="nil"/>
            </w:tcBorders>
            <w:shd w:val="clear" w:color="auto" w:fill="auto"/>
            <w:noWrap/>
            <w:vAlign w:val="bottom"/>
            <w:hideMark/>
          </w:tcPr>
          <w:p w14:paraId="50AAF50B" w14:textId="0F823A1D" w:rsidR="007C018D" w:rsidRPr="009F135D" w:rsidDel="000347CA" w:rsidRDefault="007C018D" w:rsidP="007C018D">
            <w:pPr>
              <w:spacing w:after="0"/>
              <w:jc w:val="both"/>
              <w:rPr>
                <w:del w:id="45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9877991" w14:textId="10C782E0" w:rsidR="007C018D" w:rsidRPr="009F135D" w:rsidDel="000347CA" w:rsidRDefault="007C018D" w:rsidP="007C018D">
            <w:pPr>
              <w:spacing w:after="0"/>
              <w:jc w:val="both"/>
              <w:rPr>
                <w:del w:id="460" w:author="Arnaud" w:date="2021-07-30T18:06:00Z"/>
                <w:rFonts w:asciiTheme="majorHAnsi" w:eastAsia="Times New Roman" w:hAnsiTheme="majorHAnsi" w:cstheme="majorHAnsi"/>
                <w:color w:val="000000"/>
                <w:sz w:val="22"/>
                <w:szCs w:val="22"/>
                <w:lang w:eastAsia="fr-FR"/>
              </w:rPr>
            </w:pPr>
            <w:del w:id="461" w:author="Arnaud" w:date="2021-07-30T18:06:00Z">
              <w:r w:rsidDel="000347CA">
                <w:rPr>
                  <w:rFonts w:ascii="Calibri" w:hAnsi="Calibri" w:cs="Calibri"/>
                  <w:color w:val="000000"/>
                  <w:sz w:val="22"/>
                  <w:szCs w:val="22"/>
                </w:rPr>
                <w:delText>29,9</w:delText>
              </w:r>
            </w:del>
          </w:p>
        </w:tc>
        <w:tc>
          <w:tcPr>
            <w:tcW w:w="0" w:type="auto"/>
            <w:tcBorders>
              <w:top w:val="nil"/>
              <w:left w:val="nil"/>
              <w:bottom w:val="nil"/>
              <w:right w:val="nil"/>
            </w:tcBorders>
            <w:shd w:val="clear" w:color="auto" w:fill="auto"/>
            <w:noWrap/>
            <w:vAlign w:val="bottom"/>
            <w:hideMark/>
          </w:tcPr>
          <w:p w14:paraId="6D4F8FF5" w14:textId="51344607" w:rsidR="007C018D" w:rsidRPr="009F135D" w:rsidDel="000347CA" w:rsidRDefault="007C018D" w:rsidP="007C018D">
            <w:pPr>
              <w:spacing w:after="0"/>
              <w:jc w:val="both"/>
              <w:rPr>
                <w:del w:id="462" w:author="Arnaud" w:date="2021-07-30T18:06:00Z"/>
                <w:rFonts w:asciiTheme="majorHAnsi" w:eastAsia="Times New Roman" w:hAnsiTheme="majorHAnsi" w:cstheme="majorHAnsi"/>
                <w:color w:val="000000"/>
                <w:sz w:val="22"/>
                <w:szCs w:val="22"/>
                <w:lang w:eastAsia="fr-FR"/>
              </w:rPr>
            </w:pPr>
            <w:del w:id="463" w:author="Arnaud" w:date="2021-07-30T18:06:00Z">
              <w:r w:rsidDel="000347CA">
                <w:rPr>
                  <w:rFonts w:ascii="Calibri" w:hAnsi="Calibri" w:cs="Calibri"/>
                  <w:color w:val="000000"/>
                  <w:sz w:val="22"/>
                  <w:szCs w:val="22"/>
                </w:rPr>
                <w:delText>24,5</w:delText>
              </w:r>
            </w:del>
          </w:p>
        </w:tc>
      </w:tr>
      <w:tr w:rsidR="007C018D" w:rsidRPr="009F135D" w:rsidDel="000347CA" w14:paraId="7FF5423F" w14:textId="60519576" w:rsidTr="00542A26">
        <w:trPr>
          <w:trHeight w:val="288"/>
          <w:del w:id="464" w:author="Arnaud" w:date="2021-07-30T18:06:00Z"/>
        </w:trPr>
        <w:tc>
          <w:tcPr>
            <w:tcW w:w="0" w:type="auto"/>
            <w:tcBorders>
              <w:top w:val="nil"/>
              <w:left w:val="nil"/>
              <w:bottom w:val="nil"/>
              <w:right w:val="nil"/>
            </w:tcBorders>
            <w:shd w:val="clear" w:color="auto" w:fill="auto"/>
            <w:noWrap/>
            <w:vAlign w:val="bottom"/>
            <w:hideMark/>
          </w:tcPr>
          <w:p w14:paraId="1AF18C1D" w14:textId="15552FF7" w:rsidR="007C018D" w:rsidRPr="009F135D" w:rsidDel="000347CA" w:rsidRDefault="007C018D" w:rsidP="007C018D">
            <w:pPr>
              <w:spacing w:after="0"/>
              <w:ind w:firstLineChars="100" w:firstLine="220"/>
              <w:jc w:val="both"/>
              <w:rPr>
                <w:del w:id="465" w:author="Arnaud" w:date="2021-07-30T18:06:00Z"/>
                <w:rFonts w:asciiTheme="majorHAnsi" w:eastAsia="Times New Roman" w:hAnsiTheme="majorHAnsi" w:cstheme="majorHAnsi"/>
                <w:i/>
                <w:iCs/>
                <w:color w:val="000000"/>
                <w:sz w:val="22"/>
                <w:szCs w:val="22"/>
                <w:lang w:eastAsia="fr-FR"/>
              </w:rPr>
            </w:pPr>
            <w:del w:id="466" w:author="Arnaud" w:date="2021-07-30T18:06:00Z">
              <w:r w:rsidDel="000347CA">
                <w:rPr>
                  <w:rFonts w:ascii="Calibri" w:hAnsi="Calibri" w:cs="Calibri"/>
                  <w:i/>
                  <w:iCs/>
                  <w:color w:val="000000"/>
                  <w:sz w:val="22"/>
                  <w:szCs w:val="22"/>
                </w:rPr>
                <w:delText>HSC/Diploma or more</w:delText>
              </w:r>
            </w:del>
          </w:p>
        </w:tc>
        <w:tc>
          <w:tcPr>
            <w:tcW w:w="0" w:type="auto"/>
            <w:tcBorders>
              <w:top w:val="nil"/>
              <w:left w:val="nil"/>
              <w:bottom w:val="nil"/>
              <w:right w:val="nil"/>
            </w:tcBorders>
            <w:shd w:val="clear" w:color="auto" w:fill="auto"/>
            <w:noWrap/>
            <w:vAlign w:val="bottom"/>
            <w:hideMark/>
          </w:tcPr>
          <w:p w14:paraId="3F98FC9E" w14:textId="1119EDFB" w:rsidR="007C018D" w:rsidRPr="009F135D" w:rsidDel="000347CA" w:rsidRDefault="007C018D" w:rsidP="007C018D">
            <w:pPr>
              <w:spacing w:after="0"/>
              <w:jc w:val="both"/>
              <w:rPr>
                <w:del w:id="467" w:author="Arnaud" w:date="2021-07-30T18:06:00Z"/>
                <w:rFonts w:asciiTheme="majorHAnsi" w:eastAsia="Times New Roman" w:hAnsiTheme="majorHAnsi" w:cstheme="majorHAnsi"/>
                <w:color w:val="000000"/>
                <w:sz w:val="22"/>
                <w:szCs w:val="22"/>
                <w:lang w:eastAsia="fr-FR"/>
              </w:rPr>
            </w:pPr>
            <w:del w:id="468" w:author="Arnaud" w:date="2021-07-30T18:06:00Z">
              <w:r w:rsidDel="000347CA">
                <w:rPr>
                  <w:rFonts w:ascii="Calibri" w:hAnsi="Calibri" w:cs="Calibri"/>
                  <w:color w:val="000000"/>
                  <w:sz w:val="22"/>
                  <w:szCs w:val="22"/>
                </w:rPr>
                <w:delText>3,6</w:delText>
              </w:r>
            </w:del>
          </w:p>
        </w:tc>
        <w:tc>
          <w:tcPr>
            <w:tcW w:w="0" w:type="auto"/>
            <w:tcBorders>
              <w:top w:val="nil"/>
              <w:left w:val="nil"/>
              <w:bottom w:val="nil"/>
              <w:right w:val="nil"/>
            </w:tcBorders>
            <w:shd w:val="clear" w:color="auto" w:fill="auto"/>
            <w:noWrap/>
            <w:vAlign w:val="bottom"/>
            <w:hideMark/>
          </w:tcPr>
          <w:p w14:paraId="6B200932" w14:textId="5B8CB6CF" w:rsidR="007C018D" w:rsidRPr="009F135D" w:rsidDel="000347CA" w:rsidRDefault="007C018D" w:rsidP="007C018D">
            <w:pPr>
              <w:spacing w:after="0"/>
              <w:jc w:val="both"/>
              <w:rPr>
                <w:del w:id="469" w:author="Arnaud" w:date="2021-07-30T18:06:00Z"/>
                <w:rFonts w:asciiTheme="majorHAnsi" w:eastAsia="Times New Roman" w:hAnsiTheme="majorHAnsi" w:cstheme="majorHAnsi"/>
                <w:color w:val="000000"/>
                <w:sz w:val="22"/>
                <w:szCs w:val="22"/>
                <w:lang w:eastAsia="fr-FR"/>
              </w:rPr>
            </w:pPr>
            <w:del w:id="470" w:author="Arnaud" w:date="2021-07-30T18:06:00Z">
              <w:r w:rsidDel="000347CA">
                <w:rPr>
                  <w:rFonts w:ascii="Calibri" w:hAnsi="Calibri" w:cs="Calibri"/>
                  <w:color w:val="000000"/>
                  <w:sz w:val="22"/>
                  <w:szCs w:val="22"/>
                </w:rPr>
                <w:delText>5,1</w:delText>
              </w:r>
            </w:del>
          </w:p>
        </w:tc>
        <w:tc>
          <w:tcPr>
            <w:tcW w:w="0" w:type="auto"/>
            <w:tcBorders>
              <w:top w:val="nil"/>
              <w:left w:val="nil"/>
              <w:bottom w:val="nil"/>
              <w:right w:val="nil"/>
            </w:tcBorders>
            <w:shd w:val="clear" w:color="auto" w:fill="auto"/>
            <w:noWrap/>
            <w:vAlign w:val="bottom"/>
            <w:hideMark/>
          </w:tcPr>
          <w:p w14:paraId="470DAE29" w14:textId="404E025C" w:rsidR="007C018D" w:rsidRPr="009F135D" w:rsidDel="000347CA" w:rsidRDefault="007C018D" w:rsidP="007C018D">
            <w:pPr>
              <w:spacing w:after="0"/>
              <w:jc w:val="both"/>
              <w:rPr>
                <w:del w:id="47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2DF436B" w14:textId="78DDF9F6" w:rsidR="007C018D" w:rsidRPr="009F135D" w:rsidDel="000347CA" w:rsidRDefault="007C018D" w:rsidP="007C018D">
            <w:pPr>
              <w:spacing w:after="0"/>
              <w:jc w:val="both"/>
              <w:rPr>
                <w:del w:id="472" w:author="Arnaud" w:date="2021-07-30T18:06:00Z"/>
                <w:rFonts w:asciiTheme="majorHAnsi" w:eastAsia="Times New Roman" w:hAnsiTheme="majorHAnsi" w:cstheme="majorHAnsi"/>
                <w:color w:val="000000"/>
                <w:sz w:val="22"/>
                <w:szCs w:val="22"/>
                <w:lang w:eastAsia="fr-FR"/>
              </w:rPr>
            </w:pPr>
            <w:del w:id="473" w:author="Arnaud" w:date="2021-07-30T18:06:00Z">
              <w:r w:rsidDel="000347CA">
                <w:rPr>
                  <w:rFonts w:ascii="Calibri" w:hAnsi="Calibri" w:cs="Calibri"/>
                  <w:color w:val="000000"/>
                  <w:sz w:val="22"/>
                  <w:szCs w:val="22"/>
                </w:rPr>
                <w:delText>2,7</w:delText>
              </w:r>
            </w:del>
          </w:p>
        </w:tc>
        <w:tc>
          <w:tcPr>
            <w:tcW w:w="0" w:type="auto"/>
            <w:tcBorders>
              <w:top w:val="nil"/>
              <w:left w:val="nil"/>
              <w:bottom w:val="nil"/>
              <w:right w:val="nil"/>
            </w:tcBorders>
            <w:shd w:val="clear" w:color="auto" w:fill="auto"/>
            <w:noWrap/>
            <w:vAlign w:val="bottom"/>
            <w:hideMark/>
          </w:tcPr>
          <w:p w14:paraId="7A2A489E" w14:textId="6DAAA522" w:rsidR="007C018D" w:rsidRPr="009F135D" w:rsidDel="000347CA" w:rsidRDefault="007C018D" w:rsidP="007C018D">
            <w:pPr>
              <w:spacing w:after="0"/>
              <w:jc w:val="both"/>
              <w:rPr>
                <w:del w:id="474" w:author="Arnaud" w:date="2021-07-30T18:06:00Z"/>
                <w:rFonts w:asciiTheme="majorHAnsi" w:eastAsia="Times New Roman" w:hAnsiTheme="majorHAnsi" w:cstheme="majorHAnsi"/>
                <w:color w:val="000000"/>
                <w:sz w:val="22"/>
                <w:szCs w:val="22"/>
                <w:lang w:eastAsia="fr-FR"/>
              </w:rPr>
            </w:pPr>
            <w:del w:id="475" w:author="Arnaud" w:date="2021-07-30T18:06:00Z">
              <w:r w:rsidDel="000347CA">
                <w:rPr>
                  <w:rFonts w:ascii="Calibri" w:hAnsi="Calibri" w:cs="Calibri"/>
                  <w:color w:val="000000"/>
                  <w:sz w:val="22"/>
                  <w:szCs w:val="22"/>
                </w:rPr>
                <w:delText>6,6</w:delText>
              </w:r>
            </w:del>
          </w:p>
        </w:tc>
        <w:tc>
          <w:tcPr>
            <w:tcW w:w="0" w:type="auto"/>
            <w:tcBorders>
              <w:top w:val="nil"/>
              <w:left w:val="nil"/>
              <w:bottom w:val="nil"/>
              <w:right w:val="nil"/>
            </w:tcBorders>
            <w:shd w:val="clear" w:color="auto" w:fill="auto"/>
            <w:noWrap/>
            <w:vAlign w:val="bottom"/>
            <w:hideMark/>
          </w:tcPr>
          <w:p w14:paraId="4330D334" w14:textId="468DFD91" w:rsidR="007C018D" w:rsidRPr="009F135D" w:rsidDel="000347CA" w:rsidRDefault="007C018D" w:rsidP="007C018D">
            <w:pPr>
              <w:spacing w:after="0"/>
              <w:jc w:val="both"/>
              <w:rPr>
                <w:del w:id="47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3234AD5" w14:textId="135A94BC" w:rsidR="007C018D" w:rsidRPr="009F135D" w:rsidDel="000347CA" w:rsidRDefault="007C018D" w:rsidP="007C018D">
            <w:pPr>
              <w:spacing w:after="0"/>
              <w:jc w:val="both"/>
              <w:rPr>
                <w:del w:id="477" w:author="Arnaud" w:date="2021-07-30T18:06:00Z"/>
                <w:rFonts w:asciiTheme="majorHAnsi" w:eastAsia="Times New Roman" w:hAnsiTheme="majorHAnsi" w:cstheme="majorHAnsi"/>
                <w:color w:val="000000"/>
                <w:sz w:val="22"/>
                <w:szCs w:val="22"/>
                <w:lang w:eastAsia="fr-FR"/>
              </w:rPr>
            </w:pPr>
            <w:del w:id="478" w:author="Arnaud" w:date="2021-07-30T18:06:00Z">
              <w:r w:rsidDel="000347CA">
                <w:rPr>
                  <w:rFonts w:ascii="Calibri" w:hAnsi="Calibri" w:cs="Calibri"/>
                  <w:color w:val="000000"/>
                  <w:sz w:val="22"/>
                  <w:szCs w:val="22"/>
                </w:rPr>
                <w:delText>4,5</w:delText>
              </w:r>
            </w:del>
          </w:p>
        </w:tc>
        <w:tc>
          <w:tcPr>
            <w:tcW w:w="0" w:type="auto"/>
            <w:tcBorders>
              <w:top w:val="nil"/>
              <w:left w:val="nil"/>
              <w:bottom w:val="nil"/>
              <w:right w:val="nil"/>
            </w:tcBorders>
            <w:shd w:val="clear" w:color="auto" w:fill="auto"/>
            <w:noWrap/>
            <w:vAlign w:val="bottom"/>
            <w:hideMark/>
          </w:tcPr>
          <w:p w14:paraId="3BFA9828" w14:textId="07A7F2CB" w:rsidR="007C018D" w:rsidRPr="009F135D" w:rsidDel="000347CA" w:rsidRDefault="007C018D" w:rsidP="007C018D">
            <w:pPr>
              <w:spacing w:after="0"/>
              <w:jc w:val="both"/>
              <w:rPr>
                <w:del w:id="479" w:author="Arnaud" w:date="2021-07-30T18:06:00Z"/>
                <w:rFonts w:asciiTheme="majorHAnsi" w:eastAsia="Times New Roman" w:hAnsiTheme="majorHAnsi" w:cstheme="majorHAnsi"/>
                <w:color w:val="000000"/>
                <w:sz w:val="22"/>
                <w:szCs w:val="22"/>
                <w:lang w:eastAsia="fr-FR"/>
              </w:rPr>
            </w:pPr>
            <w:del w:id="480" w:author="Arnaud" w:date="2021-07-30T18:06:00Z">
              <w:r w:rsidDel="000347CA">
                <w:rPr>
                  <w:rFonts w:ascii="Calibri" w:hAnsi="Calibri" w:cs="Calibri"/>
                  <w:color w:val="000000"/>
                  <w:sz w:val="22"/>
                  <w:szCs w:val="22"/>
                </w:rPr>
                <w:delText>15,5</w:delText>
              </w:r>
            </w:del>
          </w:p>
        </w:tc>
        <w:tc>
          <w:tcPr>
            <w:tcW w:w="0" w:type="auto"/>
            <w:tcBorders>
              <w:top w:val="nil"/>
              <w:left w:val="nil"/>
              <w:bottom w:val="nil"/>
              <w:right w:val="nil"/>
            </w:tcBorders>
            <w:shd w:val="clear" w:color="auto" w:fill="auto"/>
            <w:noWrap/>
            <w:vAlign w:val="bottom"/>
            <w:hideMark/>
          </w:tcPr>
          <w:p w14:paraId="17AC1B03" w14:textId="511A1BCE" w:rsidR="007C018D" w:rsidRPr="009F135D" w:rsidDel="000347CA" w:rsidRDefault="007C018D" w:rsidP="007C018D">
            <w:pPr>
              <w:spacing w:after="0"/>
              <w:jc w:val="both"/>
              <w:rPr>
                <w:del w:id="48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0950BD2" w14:textId="0ED27484" w:rsidR="007C018D" w:rsidRPr="009F135D" w:rsidDel="000347CA" w:rsidRDefault="007C018D" w:rsidP="007C018D">
            <w:pPr>
              <w:spacing w:after="0"/>
              <w:jc w:val="both"/>
              <w:rPr>
                <w:del w:id="482" w:author="Arnaud" w:date="2021-07-30T18:06:00Z"/>
                <w:rFonts w:asciiTheme="majorHAnsi" w:eastAsia="Times New Roman" w:hAnsiTheme="majorHAnsi" w:cstheme="majorHAnsi"/>
                <w:color w:val="000000"/>
                <w:sz w:val="22"/>
                <w:szCs w:val="22"/>
                <w:lang w:eastAsia="fr-FR"/>
              </w:rPr>
            </w:pPr>
            <w:del w:id="483" w:author="Arnaud" w:date="2021-07-30T18:06:00Z">
              <w:r w:rsidDel="000347CA">
                <w:rPr>
                  <w:rFonts w:ascii="Calibri" w:hAnsi="Calibri" w:cs="Calibri"/>
                  <w:color w:val="000000"/>
                  <w:sz w:val="22"/>
                  <w:szCs w:val="22"/>
                </w:rPr>
                <w:delText>3,5</w:delText>
              </w:r>
            </w:del>
          </w:p>
        </w:tc>
        <w:tc>
          <w:tcPr>
            <w:tcW w:w="0" w:type="auto"/>
            <w:tcBorders>
              <w:top w:val="nil"/>
              <w:left w:val="nil"/>
              <w:bottom w:val="nil"/>
              <w:right w:val="nil"/>
            </w:tcBorders>
            <w:shd w:val="clear" w:color="auto" w:fill="auto"/>
            <w:noWrap/>
            <w:vAlign w:val="bottom"/>
            <w:hideMark/>
          </w:tcPr>
          <w:p w14:paraId="30F346F0" w14:textId="57BF489D" w:rsidR="007C018D" w:rsidRPr="009F135D" w:rsidDel="000347CA" w:rsidRDefault="007C018D" w:rsidP="007C018D">
            <w:pPr>
              <w:spacing w:after="0"/>
              <w:jc w:val="both"/>
              <w:rPr>
                <w:del w:id="484" w:author="Arnaud" w:date="2021-07-30T18:06:00Z"/>
                <w:rFonts w:asciiTheme="majorHAnsi" w:eastAsia="Times New Roman" w:hAnsiTheme="majorHAnsi" w:cstheme="majorHAnsi"/>
                <w:color w:val="000000"/>
                <w:sz w:val="22"/>
                <w:szCs w:val="22"/>
                <w:lang w:eastAsia="fr-FR"/>
              </w:rPr>
            </w:pPr>
            <w:del w:id="485" w:author="Arnaud" w:date="2021-07-30T18:06:00Z">
              <w:r w:rsidDel="000347CA">
                <w:rPr>
                  <w:rFonts w:ascii="Calibri" w:hAnsi="Calibri" w:cs="Calibri"/>
                  <w:color w:val="000000"/>
                  <w:sz w:val="22"/>
                  <w:szCs w:val="22"/>
                </w:rPr>
                <w:delText>6,9</w:delText>
              </w:r>
            </w:del>
          </w:p>
        </w:tc>
      </w:tr>
      <w:tr w:rsidR="00610D92" w:rsidRPr="009F135D" w:rsidDel="000347CA" w14:paraId="6C2DF422" w14:textId="7A15CF85" w:rsidTr="00542A26">
        <w:trPr>
          <w:trHeight w:val="288"/>
          <w:del w:id="486" w:author="Arnaud" w:date="2021-07-30T18:06:00Z"/>
        </w:trPr>
        <w:tc>
          <w:tcPr>
            <w:tcW w:w="0" w:type="auto"/>
            <w:tcBorders>
              <w:top w:val="nil"/>
              <w:left w:val="nil"/>
              <w:bottom w:val="nil"/>
              <w:right w:val="nil"/>
            </w:tcBorders>
            <w:shd w:val="clear" w:color="auto" w:fill="auto"/>
            <w:noWrap/>
            <w:vAlign w:val="bottom"/>
            <w:hideMark/>
          </w:tcPr>
          <w:p w14:paraId="3D3093A8" w14:textId="053BE262" w:rsidR="00610D92" w:rsidRPr="009F135D" w:rsidDel="000347CA" w:rsidRDefault="00610D92" w:rsidP="009F135D">
            <w:pPr>
              <w:spacing w:after="0"/>
              <w:jc w:val="both"/>
              <w:rPr>
                <w:del w:id="487" w:author="Arnaud" w:date="2021-07-30T18:06:00Z"/>
                <w:rFonts w:asciiTheme="majorHAnsi" w:eastAsia="Times New Roman" w:hAnsiTheme="majorHAnsi" w:cstheme="majorHAnsi"/>
                <w:b/>
                <w:bCs/>
                <w:color w:val="000000"/>
                <w:sz w:val="22"/>
                <w:szCs w:val="22"/>
                <w:lang w:eastAsia="fr-FR"/>
              </w:rPr>
            </w:pPr>
            <w:del w:id="488" w:author="Arnaud" w:date="2021-07-30T18:06:00Z">
              <w:r w:rsidRPr="009F135D" w:rsidDel="000347CA">
                <w:rPr>
                  <w:rFonts w:asciiTheme="majorHAnsi" w:eastAsia="Times New Roman" w:hAnsiTheme="majorHAnsi" w:cstheme="majorHAnsi"/>
                  <w:b/>
                  <w:bCs/>
                  <w:color w:val="000000"/>
                  <w:sz w:val="22"/>
                  <w:szCs w:val="22"/>
                  <w:lang w:eastAsia="fr-FR"/>
                </w:rPr>
                <w:delText>Household charact.</w:delText>
              </w:r>
            </w:del>
          </w:p>
        </w:tc>
        <w:tc>
          <w:tcPr>
            <w:tcW w:w="0" w:type="auto"/>
            <w:tcBorders>
              <w:top w:val="nil"/>
              <w:left w:val="nil"/>
              <w:bottom w:val="nil"/>
              <w:right w:val="nil"/>
            </w:tcBorders>
            <w:shd w:val="clear" w:color="auto" w:fill="auto"/>
            <w:noWrap/>
            <w:vAlign w:val="bottom"/>
            <w:hideMark/>
          </w:tcPr>
          <w:p w14:paraId="0B9D694E" w14:textId="65688A0A" w:rsidR="00610D92" w:rsidRPr="009F135D" w:rsidDel="000347CA" w:rsidRDefault="00610D92" w:rsidP="009F135D">
            <w:pPr>
              <w:spacing w:after="0"/>
              <w:jc w:val="both"/>
              <w:rPr>
                <w:del w:id="489" w:author="Arnaud" w:date="2021-07-30T18:06:00Z"/>
                <w:rFonts w:asciiTheme="majorHAnsi" w:eastAsia="Times New Roman" w:hAnsiTheme="majorHAnsi" w:cstheme="majorHAnsi"/>
                <w:b/>
                <w:bCs/>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0DD7D93" w14:textId="76848390" w:rsidR="00610D92" w:rsidRPr="009F135D" w:rsidDel="000347CA" w:rsidRDefault="00610D92" w:rsidP="009F135D">
            <w:pPr>
              <w:spacing w:after="0"/>
              <w:jc w:val="both"/>
              <w:rPr>
                <w:del w:id="49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C2738A2" w14:textId="54B814A9" w:rsidR="00610D92" w:rsidRPr="009F135D" w:rsidDel="000347CA" w:rsidRDefault="00610D92" w:rsidP="009F135D">
            <w:pPr>
              <w:spacing w:after="0"/>
              <w:jc w:val="both"/>
              <w:rPr>
                <w:del w:id="49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7B47C96" w14:textId="34FD8038" w:rsidR="00610D92" w:rsidRPr="009F135D" w:rsidDel="000347CA" w:rsidRDefault="00610D92" w:rsidP="009F135D">
            <w:pPr>
              <w:spacing w:after="0"/>
              <w:jc w:val="both"/>
              <w:rPr>
                <w:del w:id="49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721C693F" w14:textId="7C2CC29A" w:rsidR="00610D92" w:rsidRPr="009F135D" w:rsidDel="000347CA" w:rsidRDefault="00610D92" w:rsidP="009F135D">
            <w:pPr>
              <w:spacing w:after="0"/>
              <w:jc w:val="both"/>
              <w:rPr>
                <w:del w:id="49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6FE7F29" w14:textId="5C327B1D" w:rsidR="00610D92" w:rsidRPr="009F135D" w:rsidDel="000347CA" w:rsidRDefault="00610D92" w:rsidP="009F135D">
            <w:pPr>
              <w:spacing w:after="0"/>
              <w:jc w:val="both"/>
              <w:rPr>
                <w:del w:id="49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C6129AD" w14:textId="17A9FA67" w:rsidR="00610D92" w:rsidRPr="009F135D" w:rsidDel="000347CA" w:rsidRDefault="00610D92" w:rsidP="009F135D">
            <w:pPr>
              <w:spacing w:after="0"/>
              <w:jc w:val="both"/>
              <w:rPr>
                <w:del w:id="49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688AD43" w14:textId="6EF80659" w:rsidR="00610D92" w:rsidRPr="009F135D" w:rsidDel="000347CA" w:rsidRDefault="00610D92" w:rsidP="009F135D">
            <w:pPr>
              <w:spacing w:after="0"/>
              <w:jc w:val="both"/>
              <w:rPr>
                <w:del w:id="49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46BADE4" w14:textId="3C1888BB" w:rsidR="00610D92" w:rsidRPr="009F135D" w:rsidDel="000347CA" w:rsidRDefault="00610D92" w:rsidP="009F135D">
            <w:pPr>
              <w:spacing w:after="0"/>
              <w:jc w:val="both"/>
              <w:rPr>
                <w:del w:id="49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1FAF9C5" w14:textId="14424647" w:rsidR="00610D92" w:rsidRPr="009F135D" w:rsidDel="000347CA" w:rsidRDefault="00610D92" w:rsidP="009F135D">
            <w:pPr>
              <w:spacing w:after="0"/>
              <w:jc w:val="both"/>
              <w:rPr>
                <w:del w:id="49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44CAA4B" w14:textId="4D8ECB30" w:rsidR="00610D92" w:rsidRPr="009F135D" w:rsidDel="000347CA" w:rsidRDefault="00610D92" w:rsidP="009F135D">
            <w:pPr>
              <w:spacing w:after="0"/>
              <w:jc w:val="both"/>
              <w:rPr>
                <w:del w:id="499" w:author="Arnaud" w:date="2021-07-30T18:06:00Z"/>
                <w:rFonts w:asciiTheme="majorHAnsi" w:eastAsia="Times New Roman" w:hAnsiTheme="majorHAnsi" w:cstheme="majorHAnsi"/>
                <w:sz w:val="22"/>
                <w:szCs w:val="22"/>
                <w:lang w:eastAsia="fr-FR"/>
              </w:rPr>
            </w:pPr>
          </w:p>
        </w:tc>
      </w:tr>
      <w:tr w:rsidR="00610D92" w:rsidRPr="009F135D" w:rsidDel="000347CA" w14:paraId="13FB7859" w14:textId="5E521012" w:rsidTr="00542A26">
        <w:trPr>
          <w:trHeight w:val="288"/>
          <w:del w:id="500" w:author="Arnaud" w:date="2021-07-30T18:06:00Z"/>
        </w:trPr>
        <w:tc>
          <w:tcPr>
            <w:tcW w:w="0" w:type="auto"/>
            <w:tcBorders>
              <w:top w:val="nil"/>
              <w:left w:val="nil"/>
              <w:bottom w:val="nil"/>
              <w:right w:val="nil"/>
            </w:tcBorders>
            <w:shd w:val="clear" w:color="auto" w:fill="auto"/>
            <w:noWrap/>
            <w:vAlign w:val="bottom"/>
            <w:hideMark/>
          </w:tcPr>
          <w:p w14:paraId="39FBA3FA" w14:textId="3C80BDF8" w:rsidR="00610D92" w:rsidRPr="009F135D" w:rsidDel="000347CA" w:rsidRDefault="00610D92" w:rsidP="009F135D">
            <w:pPr>
              <w:spacing w:after="0"/>
              <w:jc w:val="both"/>
              <w:rPr>
                <w:del w:id="501" w:author="Arnaud" w:date="2021-07-30T18:06:00Z"/>
                <w:rFonts w:asciiTheme="majorHAnsi" w:eastAsia="Times New Roman" w:hAnsiTheme="majorHAnsi" w:cstheme="majorHAnsi"/>
                <w:color w:val="000000"/>
                <w:sz w:val="22"/>
                <w:szCs w:val="22"/>
                <w:lang w:eastAsia="fr-FR"/>
              </w:rPr>
            </w:pPr>
            <w:del w:id="502" w:author="Arnaud" w:date="2021-07-30T18:06:00Z">
              <w:r w:rsidRPr="009F135D" w:rsidDel="000347CA">
                <w:rPr>
                  <w:rFonts w:asciiTheme="majorHAnsi" w:eastAsia="Times New Roman" w:hAnsiTheme="majorHAnsi" w:cstheme="majorHAnsi"/>
                  <w:color w:val="000000"/>
                  <w:sz w:val="22"/>
                  <w:szCs w:val="22"/>
                  <w:lang w:eastAsia="fr-FR"/>
                </w:rPr>
                <w:delText>Household size</w:delText>
              </w:r>
            </w:del>
          </w:p>
        </w:tc>
        <w:tc>
          <w:tcPr>
            <w:tcW w:w="0" w:type="auto"/>
            <w:tcBorders>
              <w:top w:val="nil"/>
              <w:left w:val="nil"/>
              <w:bottom w:val="nil"/>
              <w:right w:val="nil"/>
            </w:tcBorders>
            <w:shd w:val="clear" w:color="auto" w:fill="auto"/>
            <w:noWrap/>
            <w:vAlign w:val="bottom"/>
            <w:hideMark/>
          </w:tcPr>
          <w:p w14:paraId="05CE8FC1" w14:textId="74DBE77D" w:rsidR="00610D92" w:rsidRPr="009F135D" w:rsidDel="000347CA" w:rsidRDefault="00610D92" w:rsidP="009F135D">
            <w:pPr>
              <w:spacing w:after="0"/>
              <w:jc w:val="both"/>
              <w:rPr>
                <w:del w:id="503" w:author="Arnaud" w:date="2021-07-30T18:06:00Z"/>
                <w:rFonts w:asciiTheme="majorHAnsi" w:eastAsia="Times New Roman" w:hAnsiTheme="majorHAnsi" w:cstheme="majorHAnsi"/>
                <w:color w:val="000000"/>
                <w:sz w:val="22"/>
                <w:szCs w:val="22"/>
                <w:lang w:eastAsia="fr-FR"/>
              </w:rPr>
            </w:pPr>
            <w:del w:id="504" w:author="Arnaud" w:date="2021-07-30T18:06:00Z">
              <w:r w:rsidRPr="009F135D" w:rsidDel="000347CA">
                <w:rPr>
                  <w:rFonts w:asciiTheme="majorHAnsi" w:eastAsia="Times New Roman" w:hAnsiTheme="majorHAnsi" w:cstheme="majorHAnsi"/>
                  <w:color w:val="000000"/>
                  <w:sz w:val="22"/>
                  <w:szCs w:val="22"/>
                  <w:lang w:eastAsia="fr-FR"/>
                </w:rPr>
                <w:delText>4.84</w:delText>
              </w:r>
            </w:del>
          </w:p>
        </w:tc>
        <w:tc>
          <w:tcPr>
            <w:tcW w:w="0" w:type="auto"/>
            <w:tcBorders>
              <w:top w:val="nil"/>
              <w:left w:val="nil"/>
              <w:bottom w:val="nil"/>
              <w:right w:val="nil"/>
            </w:tcBorders>
            <w:shd w:val="clear" w:color="auto" w:fill="auto"/>
            <w:noWrap/>
            <w:vAlign w:val="bottom"/>
            <w:hideMark/>
          </w:tcPr>
          <w:p w14:paraId="606DA219" w14:textId="1EDD03FE" w:rsidR="00610D92" w:rsidRPr="009F135D" w:rsidDel="000347CA" w:rsidRDefault="00610D92" w:rsidP="009F135D">
            <w:pPr>
              <w:spacing w:after="0"/>
              <w:jc w:val="both"/>
              <w:rPr>
                <w:del w:id="505" w:author="Arnaud" w:date="2021-07-30T18:06:00Z"/>
                <w:rFonts w:asciiTheme="majorHAnsi" w:eastAsia="Times New Roman" w:hAnsiTheme="majorHAnsi" w:cstheme="majorHAnsi"/>
                <w:color w:val="000000"/>
                <w:sz w:val="22"/>
                <w:szCs w:val="22"/>
                <w:lang w:eastAsia="fr-FR"/>
              </w:rPr>
            </w:pPr>
            <w:del w:id="506" w:author="Arnaud" w:date="2021-07-30T18:06:00Z">
              <w:r w:rsidRPr="009F135D" w:rsidDel="000347CA">
                <w:rPr>
                  <w:rFonts w:asciiTheme="majorHAnsi" w:eastAsia="Times New Roman" w:hAnsiTheme="majorHAnsi" w:cstheme="majorHAnsi"/>
                  <w:color w:val="000000"/>
                  <w:sz w:val="22"/>
                  <w:szCs w:val="22"/>
                  <w:lang w:eastAsia="fr-FR"/>
                </w:rPr>
                <w:delText>4.93</w:delText>
              </w:r>
            </w:del>
          </w:p>
        </w:tc>
        <w:tc>
          <w:tcPr>
            <w:tcW w:w="0" w:type="auto"/>
            <w:tcBorders>
              <w:top w:val="nil"/>
              <w:left w:val="nil"/>
              <w:bottom w:val="nil"/>
              <w:right w:val="nil"/>
            </w:tcBorders>
            <w:shd w:val="clear" w:color="auto" w:fill="auto"/>
            <w:noWrap/>
            <w:vAlign w:val="bottom"/>
            <w:hideMark/>
          </w:tcPr>
          <w:p w14:paraId="68F081C1" w14:textId="1FEEF6D9" w:rsidR="00610D92" w:rsidRPr="009F135D" w:rsidDel="000347CA" w:rsidRDefault="00610D92" w:rsidP="009F135D">
            <w:pPr>
              <w:spacing w:after="0"/>
              <w:jc w:val="both"/>
              <w:rPr>
                <w:del w:id="50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DAEBFCC" w14:textId="3E432A9F" w:rsidR="00610D92" w:rsidRPr="009F135D" w:rsidDel="000347CA" w:rsidRDefault="00610D92" w:rsidP="009F135D">
            <w:pPr>
              <w:spacing w:after="0"/>
              <w:jc w:val="both"/>
              <w:rPr>
                <w:del w:id="508" w:author="Arnaud" w:date="2021-07-30T18:06:00Z"/>
                <w:rFonts w:asciiTheme="majorHAnsi" w:eastAsia="Times New Roman" w:hAnsiTheme="majorHAnsi" w:cstheme="majorHAnsi"/>
                <w:color w:val="000000"/>
                <w:sz w:val="22"/>
                <w:szCs w:val="22"/>
                <w:lang w:eastAsia="fr-FR"/>
              </w:rPr>
            </w:pPr>
            <w:del w:id="509" w:author="Arnaud" w:date="2021-07-30T18:06:00Z">
              <w:r w:rsidRPr="009F135D" w:rsidDel="000347CA">
                <w:rPr>
                  <w:rFonts w:asciiTheme="majorHAnsi" w:eastAsia="Times New Roman" w:hAnsiTheme="majorHAnsi" w:cstheme="majorHAnsi"/>
                  <w:color w:val="000000"/>
                  <w:sz w:val="22"/>
                  <w:szCs w:val="22"/>
                  <w:lang w:eastAsia="fr-FR"/>
                </w:rPr>
                <w:delText>4.68</w:delText>
              </w:r>
            </w:del>
          </w:p>
        </w:tc>
        <w:tc>
          <w:tcPr>
            <w:tcW w:w="0" w:type="auto"/>
            <w:tcBorders>
              <w:top w:val="nil"/>
              <w:left w:val="nil"/>
              <w:bottom w:val="nil"/>
              <w:right w:val="nil"/>
            </w:tcBorders>
            <w:shd w:val="clear" w:color="auto" w:fill="auto"/>
            <w:noWrap/>
            <w:vAlign w:val="bottom"/>
            <w:hideMark/>
          </w:tcPr>
          <w:p w14:paraId="6400EA85" w14:textId="39F3A0D2" w:rsidR="00610D92" w:rsidRPr="009F135D" w:rsidDel="000347CA" w:rsidRDefault="00610D92" w:rsidP="009F135D">
            <w:pPr>
              <w:spacing w:after="0"/>
              <w:jc w:val="both"/>
              <w:rPr>
                <w:del w:id="510" w:author="Arnaud" w:date="2021-07-30T18:06:00Z"/>
                <w:rFonts w:asciiTheme="majorHAnsi" w:eastAsia="Times New Roman" w:hAnsiTheme="majorHAnsi" w:cstheme="majorHAnsi"/>
                <w:color w:val="000000"/>
                <w:sz w:val="22"/>
                <w:szCs w:val="22"/>
                <w:lang w:eastAsia="fr-FR"/>
              </w:rPr>
            </w:pPr>
            <w:del w:id="511" w:author="Arnaud" w:date="2021-07-30T18:06:00Z">
              <w:r w:rsidRPr="009F135D" w:rsidDel="000347CA">
                <w:rPr>
                  <w:rFonts w:asciiTheme="majorHAnsi" w:eastAsia="Times New Roman" w:hAnsiTheme="majorHAnsi" w:cstheme="majorHAnsi"/>
                  <w:color w:val="000000"/>
                  <w:sz w:val="22"/>
                  <w:szCs w:val="22"/>
                  <w:lang w:eastAsia="fr-FR"/>
                </w:rPr>
                <w:delText>4.59</w:delText>
              </w:r>
            </w:del>
          </w:p>
        </w:tc>
        <w:tc>
          <w:tcPr>
            <w:tcW w:w="0" w:type="auto"/>
            <w:tcBorders>
              <w:top w:val="nil"/>
              <w:left w:val="nil"/>
              <w:bottom w:val="nil"/>
              <w:right w:val="nil"/>
            </w:tcBorders>
            <w:shd w:val="clear" w:color="auto" w:fill="auto"/>
            <w:noWrap/>
            <w:vAlign w:val="bottom"/>
            <w:hideMark/>
          </w:tcPr>
          <w:p w14:paraId="1231E26F" w14:textId="526D7AAB" w:rsidR="00610D92" w:rsidRPr="009F135D" w:rsidDel="000347CA" w:rsidRDefault="00610D92" w:rsidP="009F135D">
            <w:pPr>
              <w:spacing w:after="0"/>
              <w:jc w:val="both"/>
              <w:rPr>
                <w:del w:id="51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EC8884E" w14:textId="41FFAD52" w:rsidR="00610D92" w:rsidRPr="009F135D" w:rsidDel="000347CA" w:rsidRDefault="00610D92" w:rsidP="009F135D">
            <w:pPr>
              <w:spacing w:after="0"/>
              <w:jc w:val="both"/>
              <w:rPr>
                <w:del w:id="513" w:author="Arnaud" w:date="2021-07-30T18:06:00Z"/>
                <w:rFonts w:asciiTheme="majorHAnsi" w:eastAsia="Times New Roman" w:hAnsiTheme="majorHAnsi" w:cstheme="majorHAnsi"/>
                <w:color w:val="000000"/>
                <w:sz w:val="22"/>
                <w:szCs w:val="22"/>
                <w:lang w:eastAsia="fr-FR"/>
              </w:rPr>
            </w:pPr>
            <w:del w:id="514" w:author="Arnaud" w:date="2021-07-30T18:06:00Z">
              <w:r w:rsidRPr="009F135D" w:rsidDel="000347CA">
                <w:rPr>
                  <w:rFonts w:asciiTheme="majorHAnsi" w:eastAsia="Times New Roman" w:hAnsiTheme="majorHAnsi" w:cstheme="majorHAnsi"/>
                  <w:color w:val="000000"/>
                  <w:sz w:val="22"/>
                  <w:szCs w:val="22"/>
                  <w:lang w:eastAsia="fr-FR"/>
                </w:rPr>
                <w:delText>4.64</w:delText>
              </w:r>
            </w:del>
          </w:p>
        </w:tc>
        <w:tc>
          <w:tcPr>
            <w:tcW w:w="0" w:type="auto"/>
            <w:tcBorders>
              <w:top w:val="nil"/>
              <w:left w:val="nil"/>
              <w:bottom w:val="nil"/>
              <w:right w:val="nil"/>
            </w:tcBorders>
            <w:shd w:val="clear" w:color="auto" w:fill="auto"/>
            <w:noWrap/>
            <w:vAlign w:val="bottom"/>
            <w:hideMark/>
          </w:tcPr>
          <w:p w14:paraId="0E21D2DC" w14:textId="54D9AAB4" w:rsidR="00610D92" w:rsidRPr="009F135D" w:rsidDel="000347CA" w:rsidRDefault="00610D92" w:rsidP="009F135D">
            <w:pPr>
              <w:spacing w:after="0"/>
              <w:jc w:val="both"/>
              <w:rPr>
                <w:del w:id="515" w:author="Arnaud" w:date="2021-07-30T18:06:00Z"/>
                <w:rFonts w:asciiTheme="majorHAnsi" w:eastAsia="Times New Roman" w:hAnsiTheme="majorHAnsi" w:cstheme="majorHAnsi"/>
                <w:color w:val="000000"/>
                <w:sz w:val="22"/>
                <w:szCs w:val="22"/>
                <w:lang w:eastAsia="fr-FR"/>
              </w:rPr>
            </w:pPr>
            <w:del w:id="516" w:author="Arnaud" w:date="2021-07-30T18:06:00Z">
              <w:r w:rsidRPr="009F135D" w:rsidDel="000347CA">
                <w:rPr>
                  <w:rFonts w:asciiTheme="majorHAnsi" w:eastAsia="Times New Roman" w:hAnsiTheme="majorHAnsi" w:cstheme="majorHAnsi"/>
                  <w:color w:val="000000"/>
                  <w:sz w:val="22"/>
                  <w:szCs w:val="22"/>
                  <w:lang w:eastAsia="fr-FR"/>
                </w:rPr>
                <w:delText>3.98</w:delText>
              </w:r>
            </w:del>
          </w:p>
        </w:tc>
        <w:tc>
          <w:tcPr>
            <w:tcW w:w="0" w:type="auto"/>
            <w:tcBorders>
              <w:top w:val="nil"/>
              <w:left w:val="nil"/>
              <w:bottom w:val="nil"/>
              <w:right w:val="nil"/>
            </w:tcBorders>
            <w:shd w:val="clear" w:color="auto" w:fill="auto"/>
            <w:noWrap/>
            <w:vAlign w:val="bottom"/>
            <w:hideMark/>
          </w:tcPr>
          <w:p w14:paraId="42A2F014" w14:textId="3D76A4E4" w:rsidR="00610D92" w:rsidRPr="009F135D" w:rsidDel="000347CA" w:rsidRDefault="00610D92" w:rsidP="009F135D">
            <w:pPr>
              <w:spacing w:after="0"/>
              <w:jc w:val="both"/>
              <w:rPr>
                <w:del w:id="51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FE104E8" w14:textId="299DBA59" w:rsidR="00610D92" w:rsidRPr="009F135D" w:rsidDel="000347CA" w:rsidRDefault="00610D92" w:rsidP="009F135D">
            <w:pPr>
              <w:spacing w:after="0"/>
              <w:jc w:val="both"/>
              <w:rPr>
                <w:del w:id="518" w:author="Arnaud" w:date="2021-07-30T18:06:00Z"/>
                <w:rFonts w:asciiTheme="majorHAnsi" w:eastAsia="Times New Roman" w:hAnsiTheme="majorHAnsi" w:cstheme="majorHAnsi"/>
                <w:color w:val="000000"/>
                <w:sz w:val="22"/>
                <w:szCs w:val="22"/>
                <w:lang w:eastAsia="fr-FR"/>
              </w:rPr>
            </w:pPr>
            <w:del w:id="519" w:author="Arnaud" w:date="2021-07-30T18:06:00Z">
              <w:r w:rsidRPr="009F135D" w:rsidDel="000347CA">
                <w:rPr>
                  <w:rFonts w:asciiTheme="majorHAnsi" w:eastAsia="Times New Roman" w:hAnsiTheme="majorHAnsi" w:cstheme="majorHAnsi"/>
                  <w:color w:val="000000"/>
                  <w:sz w:val="22"/>
                  <w:szCs w:val="22"/>
                  <w:lang w:eastAsia="fr-FR"/>
                </w:rPr>
                <w:delText>4.75</w:delText>
              </w:r>
            </w:del>
          </w:p>
        </w:tc>
        <w:tc>
          <w:tcPr>
            <w:tcW w:w="0" w:type="auto"/>
            <w:tcBorders>
              <w:top w:val="nil"/>
              <w:left w:val="nil"/>
              <w:bottom w:val="nil"/>
              <w:right w:val="nil"/>
            </w:tcBorders>
            <w:shd w:val="clear" w:color="auto" w:fill="auto"/>
            <w:noWrap/>
            <w:vAlign w:val="bottom"/>
            <w:hideMark/>
          </w:tcPr>
          <w:p w14:paraId="768629B8" w14:textId="3A5EB4FD" w:rsidR="00610D92" w:rsidRPr="009F135D" w:rsidDel="000347CA" w:rsidRDefault="00610D92" w:rsidP="009F135D">
            <w:pPr>
              <w:spacing w:after="0"/>
              <w:jc w:val="both"/>
              <w:rPr>
                <w:del w:id="520" w:author="Arnaud" w:date="2021-07-30T18:06:00Z"/>
                <w:rFonts w:asciiTheme="majorHAnsi" w:eastAsia="Times New Roman" w:hAnsiTheme="majorHAnsi" w:cstheme="majorHAnsi"/>
                <w:color w:val="000000"/>
                <w:sz w:val="22"/>
                <w:szCs w:val="22"/>
                <w:lang w:eastAsia="fr-FR"/>
              </w:rPr>
            </w:pPr>
            <w:del w:id="521" w:author="Arnaud" w:date="2021-07-30T18:06:00Z">
              <w:r w:rsidRPr="009F135D" w:rsidDel="000347CA">
                <w:rPr>
                  <w:rFonts w:asciiTheme="majorHAnsi" w:eastAsia="Times New Roman" w:hAnsiTheme="majorHAnsi" w:cstheme="majorHAnsi"/>
                  <w:color w:val="000000"/>
                  <w:sz w:val="22"/>
                  <w:szCs w:val="22"/>
                  <w:lang w:eastAsia="fr-FR"/>
                </w:rPr>
                <w:delText>4.68</w:delText>
              </w:r>
            </w:del>
          </w:p>
        </w:tc>
      </w:tr>
      <w:tr w:rsidR="00610D92" w:rsidRPr="009F135D" w:rsidDel="000347CA" w14:paraId="16910AE2" w14:textId="62BEAEC7" w:rsidTr="00542A26">
        <w:trPr>
          <w:trHeight w:val="288"/>
          <w:del w:id="522" w:author="Arnaud" w:date="2021-07-30T18:06:00Z"/>
        </w:trPr>
        <w:tc>
          <w:tcPr>
            <w:tcW w:w="0" w:type="auto"/>
            <w:tcBorders>
              <w:top w:val="nil"/>
              <w:left w:val="nil"/>
              <w:bottom w:val="nil"/>
              <w:right w:val="nil"/>
            </w:tcBorders>
            <w:shd w:val="clear" w:color="auto" w:fill="auto"/>
            <w:noWrap/>
            <w:vAlign w:val="bottom"/>
            <w:hideMark/>
          </w:tcPr>
          <w:p w14:paraId="3144B597" w14:textId="5503CD2C" w:rsidR="00610D92" w:rsidRPr="009F135D" w:rsidDel="000347CA" w:rsidRDefault="00610D92" w:rsidP="009F135D">
            <w:pPr>
              <w:spacing w:after="0"/>
              <w:jc w:val="both"/>
              <w:rPr>
                <w:del w:id="523" w:author="Arnaud" w:date="2021-07-30T18:06:00Z"/>
                <w:rFonts w:asciiTheme="majorHAnsi" w:eastAsia="Times New Roman" w:hAnsiTheme="majorHAnsi" w:cstheme="majorHAnsi"/>
                <w:color w:val="000000"/>
                <w:sz w:val="22"/>
                <w:szCs w:val="22"/>
                <w:lang w:eastAsia="fr-FR"/>
              </w:rPr>
            </w:pPr>
            <w:del w:id="524" w:author="Arnaud" w:date="2021-07-30T18:06:00Z">
              <w:r w:rsidRPr="009F135D" w:rsidDel="000347CA">
                <w:rPr>
                  <w:rFonts w:asciiTheme="majorHAnsi" w:eastAsia="Times New Roman" w:hAnsiTheme="majorHAnsi" w:cstheme="majorHAnsi"/>
                  <w:color w:val="000000"/>
                  <w:sz w:val="22"/>
                  <w:szCs w:val="22"/>
                  <w:lang w:eastAsia="fr-FR"/>
                </w:rPr>
                <w:delText>House type (%)</w:delText>
              </w:r>
            </w:del>
          </w:p>
        </w:tc>
        <w:tc>
          <w:tcPr>
            <w:tcW w:w="0" w:type="auto"/>
            <w:tcBorders>
              <w:top w:val="nil"/>
              <w:left w:val="nil"/>
              <w:bottom w:val="nil"/>
              <w:right w:val="nil"/>
            </w:tcBorders>
            <w:shd w:val="clear" w:color="auto" w:fill="auto"/>
            <w:noWrap/>
            <w:vAlign w:val="bottom"/>
            <w:hideMark/>
          </w:tcPr>
          <w:p w14:paraId="33F731BB" w14:textId="0DE30248" w:rsidR="00610D92" w:rsidRPr="009F135D" w:rsidDel="000347CA" w:rsidRDefault="00610D92" w:rsidP="009F135D">
            <w:pPr>
              <w:spacing w:after="0"/>
              <w:jc w:val="both"/>
              <w:rPr>
                <w:del w:id="52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D3B9E8A" w14:textId="58DB29D8" w:rsidR="00610D92" w:rsidRPr="009F135D" w:rsidDel="000347CA" w:rsidRDefault="00610D92" w:rsidP="009F135D">
            <w:pPr>
              <w:spacing w:after="0"/>
              <w:jc w:val="both"/>
              <w:rPr>
                <w:del w:id="52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33DD22C" w14:textId="6AE12B51" w:rsidR="00610D92" w:rsidRPr="009F135D" w:rsidDel="000347CA" w:rsidRDefault="00610D92" w:rsidP="009F135D">
            <w:pPr>
              <w:spacing w:after="0"/>
              <w:jc w:val="both"/>
              <w:rPr>
                <w:del w:id="52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5B4CB1C" w14:textId="5B47B930" w:rsidR="00610D92" w:rsidRPr="009F135D" w:rsidDel="000347CA" w:rsidRDefault="00610D92" w:rsidP="009F135D">
            <w:pPr>
              <w:spacing w:after="0"/>
              <w:jc w:val="both"/>
              <w:rPr>
                <w:del w:id="52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3E0C4F2" w14:textId="69983C87" w:rsidR="00610D92" w:rsidRPr="009F135D" w:rsidDel="000347CA" w:rsidRDefault="00610D92" w:rsidP="009F135D">
            <w:pPr>
              <w:spacing w:after="0"/>
              <w:jc w:val="both"/>
              <w:rPr>
                <w:del w:id="529"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0F02E3D" w14:textId="1056FBEF" w:rsidR="00610D92" w:rsidRPr="009F135D" w:rsidDel="000347CA" w:rsidRDefault="00610D92" w:rsidP="009F135D">
            <w:pPr>
              <w:spacing w:after="0"/>
              <w:jc w:val="both"/>
              <w:rPr>
                <w:del w:id="53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092AA817" w14:textId="740BC115" w:rsidR="00610D92" w:rsidRPr="009F135D" w:rsidDel="000347CA" w:rsidRDefault="00610D92" w:rsidP="009F135D">
            <w:pPr>
              <w:spacing w:after="0"/>
              <w:jc w:val="both"/>
              <w:rPr>
                <w:del w:id="53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47F2A3C" w14:textId="01FB4ADA" w:rsidR="00610D92" w:rsidRPr="009F135D" w:rsidDel="000347CA" w:rsidRDefault="00610D92" w:rsidP="009F135D">
            <w:pPr>
              <w:spacing w:after="0"/>
              <w:jc w:val="both"/>
              <w:rPr>
                <w:del w:id="53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D841C42" w14:textId="2073495D" w:rsidR="00610D92" w:rsidRPr="009F135D" w:rsidDel="000347CA" w:rsidRDefault="00610D92" w:rsidP="009F135D">
            <w:pPr>
              <w:spacing w:after="0"/>
              <w:jc w:val="both"/>
              <w:rPr>
                <w:del w:id="53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03CEF5D" w14:textId="01D24929" w:rsidR="00610D92" w:rsidRPr="009F135D" w:rsidDel="000347CA" w:rsidRDefault="00610D92" w:rsidP="009F135D">
            <w:pPr>
              <w:spacing w:after="0"/>
              <w:jc w:val="both"/>
              <w:rPr>
                <w:del w:id="53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CB77F07" w14:textId="7B4D623D" w:rsidR="00610D92" w:rsidRPr="009F135D" w:rsidDel="000347CA" w:rsidRDefault="00610D92" w:rsidP="009F135D">
            <w:pPr>
              <w:spacing w:after="0"/>
              <w:jc w:val="both"/>
              <w:rPr>
                <w:del w:id="535" w:author="Arnaud" w:date="2021-07-30T18:06:00Z"/>
                <w:rFonts w:asciiTheme="majorHAnsi" w:eastAsia="Times New Roman" w:hAnsiTheme="majorHAnsi" w:cstheme="majorHAnsi"/>
                <w:sz w:val="22"/>
                <w:szCs w:val="22"/>
                <w:lang w:eastAsia="fr-FR"/>
              </w:rPr>
            </w:pPr>
          </w:p>
        </w:tc>
      </w:tr>
      <w:tr w:rsidR="00610D92" w:rsidRPr="009F135D" w:rsidDel="000347CA" w14:paraId="0306E2F2" w14:textId="53108315" w:rsidTr="00542A26">
        <w:trPr>
          <w:trHeight w:val="288"/>
          <w:del w:id="536" w:author="Arnaud" w:date="2021-07-30T18:06:00Z"/>
        </w:trPr>
        <w:tc>
          <w:tcPr>
            <w:tcW w:w="0" w:type="auto"/>
            <w:tcBorders>
              <w:top w:val="nil"/>
              <w:left w:val="nil"/>
              <w:bottom w:val="nil"/>
              <w:right w:val="nil"/>
            </w:tcBorders>
            <w:shd w:val="clear" w:color="auto" w:fill="auto"/>
            <w:noWrap/>
            <w:vAlign w:val="bottom"/>
            <w:hideMark/>
          </w:tcPr>
          <w:p w14:paraId="555B43B0" w14:textId="72C21BEE" w:rsidR="00610D92" w:rsidRPr="009F135D" w:rsidDel="000347CA" w:rsidRDefault="00610D92" w:rsidP="009F135D">
            <w:pPr>
              <w:spacing w:after="0"/>
              <w:ind w:firstLineChars="100" w:firstLine="220"/>
              <w:jc w:val="both"/>
              <w:rPr>
                <w:del w:id="537" w:author="Arnaud" w:date="2021-07-30T18:06:00Z"/>
                <w:rFonts w:asciiTheme="majorHAnsi" w:eastAsia="Times New Roman" w:hAnsiTheme="majorHAnsi" w:cstheme="majorHAnsi"/>
                <w:i/>
                <w:iCs/>
                <w:color w:val="000000"/>
                <w:sz w:val="22"/>
                <w:szCs w:val="22"/>
                <w:lang w:eastAsia="fr-FR"/>
              </w:rPr>
            </w:pPr>
            <w:del w:id="538" w:author="Arnaud" w:date="2021-07-30T18:06:00Z">
              <w:r w:rsidRPr="009F135D" w:rsidDel="000347CA">
                <w:rPr>
                  <w:rFonts w:asciiTheme="majorHAnsi" w:eastAsia="Times New Roman" w:hAnsiTheme="majorHAnsi" w:cstheme="majorHAnsi"/>
                  <w:i/>
                  <w:iCs/>
                  <w:color w:val="000000"/>
                  <w:sz w:val="22"/>
                  <w:szCs w:val="22"/>
                  <w:lang w:eastAsia="fr-FR"/>
                </w:rPr>
                <w:delText>Concrete house</w:delText>
              </w:r>
            </w:del>
          </w:p>
        </w:tc>
        <w:tc>
          <w:tcPr>
            <w:tcW w:w="0" w:type="auto"/>
            <w:tcBorders>
              <w:top w:val="nil"/>
              <w:left w:val="nil"/>
              <w:bottom w:val="nil"/>
              <w:right w:val="nil"/>
            </w:tcBorders>
            <w:shd w:val="clear" w:color="auto" w:fill="auto"/>
            <w:noWrap/>
            <w:vAlign w:val="bottom"/>
            <w:hideMark/>
          </w:tcPr>
          <w:p w14:paraId="29408AA2" w14:textId="409A5532" w:rsidR="00610D92" w:rsidRPr="009F135D" w:rsidDel="000347CA" w:rsidRDefault="00610D92" w:rsidP="009F135D">
            <w:pPr>
              <w:spacing w:after="0"/>
              <w:jc w:val="both"/>
              <w:rPr>
                <w:del w:id="539" w:author="Arnaud" w:date="2021-07-30T18:06:00Z"/>
                <w:rFonts w:asciiTheme="majorHAnsi" w:eastAsia="Times New Roman" w:hAnsiTheme="majorHAnsi" w:cstheme="majorHAnsi"/>
                <w:color w:val="000000"/>
                <w:sz w:val="22"/>
                <w:szCs w:val="22"/>
                <w:lang w:eastAsia="fr-FR"/>
              </w:rPr>
            </w:pPr>
            <w:del w:id="540" w:author="Arnaud" w:date="2021-07-30T18:06:00Z">
              <w:r w:rsidRPr="009F135D" w:rsidDel="000347CA">
                <w:rPr>
                  <w:rFonts w:asciiTheme="majorHAnsi" w:eastAsia="Times New Roman" w:hAnsiTheme="majorHAnsi" w:cstheme="majorHAnsi"/>
                  <w:color w:val="000000"/>
                  <w:sz w:val="22"/>
                  <w:szCs w:val="22"/>
                  <w:lang w:eastAsia="fr-FR"/>
                </w:rPr>
                <w:delText>54.66</w:delText>
              </w:r>
            </w:del>
          </w:p>
        </w:tc>
        <w:tc>
          <w:tcPr>
            <w:tcW w:w="0" w:type="auto"/>
            <w:tcBorders>
              <w:top w:val="nil"/>
              <w:left w:val="nil"/>
              <w:bottom w:val="nil"/>
              <w:right w:val="nil"/>
            </w:tcBorders>
            <w:shd w:val="clear" w:color="auto" w:fill="auto"/>
            <w:noWrap/>
            <w:vAlign w:val="bottom"/>
            <w:hideMark/>
          </w:tcPr>
          <w:p w14:paraId="2C133E92" w14:textId="0D7CB55F" w:rsidR="00610D92" w:rsidRPr="009F135D" w:rsidDel="000347CA" w:rsidRDefault="00610D92" w:rsidP="009F135D">
            <w:pPr>
              <w:spacing w:after="0"/>
              <w:jc w:val="both"/>
              <w:rPr>
                <w:del w:id="541" w:author="Arnaud" w:date="2021-07-30T18:06:00Z"/>
                <w:rFonts w:asciiTheme="majorHAnsi" w:eastAsia="Times New Roman" w:hAnsiTheme="majorHAnsi" w:cstheme="majorHAnsi"/>
                <w:color w:val="000000"/>
                <w:sz w:val="22"/>
                <w:szCs w:val="22"/>
                <w:lang w:eastAsia="fr-FR"/>
              </w:rPr>
            </w:pPr>
            <w:del w:id="542" w:author="Arnaud" w:date="2021-07-30T18:06:00Z">
              <w:r w:rsidRPr="009F135D" w:rsidDel="000347CA">
                <w:rPr>
                  <w:rFonts w:asciiTheme="majorHAnsi" w:eastAsia="Times New Roman" w:hAnsiTheme="majorHAnsi" w:cstheme="majorHAnsi"/>
                  <w:color w:val="000000"/>
                  <w:sz w:val="22"/>
                  <w:szCs w:val="22"/>
                  <w:lang w:eastAsia="fr-FR"/>
                </w:rPr>
                <w:delText>40.00</w:delText>
              </w:r>
            </w:del>
          </w:p>
        </w:tc>
        <w:tc>
          <w:tcPr>
            <w:tcW w:w="0" w:type="auto"/>
            <w:tcBorders>
              <w:top w:val="nil"/>
              <w:left w:val="nil"/>
              <w:bottom w:val="nil"/>
              <w:right w:val="nil"/>
            </w:tcBorders>
            <w:shd w:val="clear" w:color="auto" w:fill="auto"/>
            <w:noWrap/>
            <w:vAlign w:val="bottom"/>
            <w:hideMark/>
          </w:tcPr>
          <w:p w14:paraId="79543915" w14:textId="0446BDBB" w:rsidR="00610D92" w:rsidRPr="009F135D" w:rsidDel="000347CA" w:rsidRDefault="00610D92" w:rsidP="009F135D">
            <w:pPr>
              <w:spacing w:after="0"/>
              <w:jc w:val="both"/>
              <w:rPr>
                <w:del w:id="54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F1ED6DD" w14:textId="1A859DEF" w:rsidR="00610D92" w:rsidRPr="009F135D" w:rsidDel="000347CA" w:rsidRDefault="00610D92" w:rsidP="009F135D">
            <w:pPr>
              <w:spacing w:after="0"/>
              <w:jc w:val="both"/>
              <w:rPr>
                <w:del w:id="544" w:author="Arnaud" w:date="2021-07-30T18:06:00Z"/>
                <w:rFonts w:asciiTheme="majorHAnsi" w:eastAsia="Times New Roman" w:hAnsiTheme="majorHAnsi" w:cstheme="majorHAnsi"/>
                <w:color w:val="000000"/>
                <w:sz w:val="22"/>
                <w:szCs w:val="22"/>
                <w:lang w:eastAsia="fr-FR"/>
              </w:rPr>
            </w:pPr>
            <w:del w:id="545" w:author="Arnaud" w:date="2021-07-30T18:06:00Z">
              <w:r w:rsidRPr="009F135D" w:rsidDel="000347CA">
                <w:rPr>
                  <w:rFonts w:asciiTheme="majorHAnsi" w:eastAsia="Times New Roman" w:hAnsiTheme="majorHAnsi" w:cstheme="majorHAnsi"/>
                  <w:color w:val="000000"/>
                  <w:sz w:val="22"/>
                  <w:szCs w:val="22"/>
                  <w:lang w:eastAsia="fr-FR"/>
                </w:rPr>
                <w:delText>73.10</w:delText>
              </w:r>
            </w:del>
          </w:p>
        </w:tc>
        <w:tc>
          <w:tcPr>
            <w:tcW w:w="0" w:type="auto"/>
            <w:tcBorders>
              <w:top w:val="nil"/>
              <w:left w:val="nil"/>
              <w:bottom w:val="nil"/>
              <w:right w:val="nil"/>
            </w:tcBorders>
            <w:shd w:val="clear" w:color="auto" w:fill="auto"/>
            <w:noWrap/>
            <w:vAlign w:val="bottom"/>
            <w:hideMark/>
          </w:tcPr>
          <w:p w14:paraId="4D25960E" w14:textId="4C2F9CFA" w:rsidR="00610D92" w:rsidRPr="009F135D" w:rsidDel="000347CA" w:rsidRDefault="00610D92" w:rsidP="009F135D">
            <w:pPr>
              <w:spacing w:after="0"/>
              <w:jc w:val="both"/>
              <w:rPr>
                <w:del w:id="546" w:author="Arnaud" w:date="2021-07-30T18:06:00Z"/>
                <w:rFonts w:asciiTheme="majorHAnsi" w:eastAsia="Times New Roman" w:hAnsiTheme="majorHAnsi" w:cstheme="majorHAnsi"/>
                <w:color w:val="000000"/>
                <w:sz w:val="22"/>
                <w:szCs w:val="22"/>
                <w:lang w:eastAsia="fr-FR"/>
              </w:rPr>
            </w:pPr>
            <w:del w:id="547" w:author="Arnaud" w:date="2021-07-30T18:06:00Z">
              <w:r w:rsidRPr="009F135D" w:rsidDel="000347CA">
                <w:rPr>
                  <w:rFonts w:asciiTheme="majorHAnsi" w:eastAsia="Times New Roman" w:hAnsiTheme="majorHAnsi" w:cstheme="majorHAnsi"/>
                  <w:color w:val="000000"/>
                  <w:sz w:val="22"/>
                  <w:szCs w:val="22"/>
                  <w:lang w:eastAsia="fr-FR"/>
                </w:rPr>
                <w:delText>57.07</w:delText>
              </w:r>
            </w:del>
          </w:p>
        </w:tc>
        <w:tc>
          <w:tcPr>
            <w:tcW w:w="0" w:type="auto"/>
            <w:tcBorders>
              <w:top w:val="nil"/>
              <w:left w:val="nil"/>
              <w:bottom w:val="nil"/>
              <w:right w:val="nil"/>
            </w:tcBorders>
            <w:shd w:val="clear" w:color="auto" w:fill="auto"/>
            <w:noWrap/>
            <w:vAlign w:val="bottom"/>
            <w:hideMark/>
          </w:tcPr>
          <w:p w14:paraId="35FA72A6" w14:textId="59A60952" w:rsidR="00610D92" w:rsidRPr="009F135D" w:rsidDel="000347CA" w:rsidRDefault="00610D92" w:rsidP="009F135D">
            <w:pPr>
              <w:spacing w:after="0"/>
              <w:jc w:val="both"/>
              <w:rPr>
                <w:del w:id="54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40D22CB" w14:textId="60439A16" w:rsidR="00610D92" w:rsidRPr="009F135D" w:rsidDel="000347CA" w:rsidRDefault="00610D92" w:rsidP="009F135D">
            <w:pPr>
              <w:spacing w:after="0"/>
              <w:jc w:val="both"/>
              <w:rPr>
                <w:del w:id="549" w:author="Arnaud" w:date="2021-07-30T18:06:00Z"/>
                <w:rFonts w:asciiTheme="majorHAnsi" w:eastAsia="Times New Roman" w:hAnsiTheme="majorHAnsi" w:cstheme="majorHAnsi"/>
                <w:color w:val="000000"/>
                <w:sz w:val="22"/>
                <w:szCs w:val="22"/>
                <w:lang w:eastAsia="fr-FR"/>
              </w:rPr>
            </w:pPr>
            <w:del w:id="550" w:author="Arnaud" w:date="2021-07-30T18:06:00Z">
              <w:r w:rsidRPr="009F135D" w:rsidDel="000347CA">
                <w:rPr>
                  <w:rFonts w:asciiTheme="majorHAnsi" w:eastAsia="Times New Roman" w:hAnsiTheme="majorHAnsi" w:cstheme="majorHAnsi"/>
                  <w:color w:val="000000"/>
                  <w:sz w:val="22"/>
                  <w:szCs w:val="22"/>
                  <w:lang w:eastAsia="fr-FR"/>
                </w:rPr>
                <w:delText>85.53</w:delText>
              </w:r>
            </w:del>
          </w:p>
        </w:tc>
        <w:tc>
          <w:tcPr>
            <w:tcW w:w="0" w:type="auto"/>
            <w:tcBorders>
              <w:top w:val="nil"/>
              <w:left w:val="nil"/>
              <w:bottom w:val="nil"/>
              <w:right w:val="nil"/>
            </w:tcBorders>
            <w:shd w:val="clear" w:color="auto" w:fill="auto"/>
            <w:noWrap/>
            <w:vAlign w:val="bottom"/>
            <w:hideMark/>
          </w:tcPr>
          <w:p w14:paraId="66FCB370" w14:textId="3B4DC108" w:rsidR="00610D92" w:rsidRPr="009F135D" w:rsidDel="000347CA" w:rsidRDefault="00610D92" w:rsidP="009F135D">
            <w:pPr>
              <w:spacing w:after="0"/>
              <w:jc w:val="both"/>
              <w:rPr>
                <w:del w:id="551" w:author="Arnaud" w:date="2021-07-30T18:06:00Z"/>
                <w:rFonts w:asciiTheme="majorHAnsi" w:eastAsia="Times New Roman" w:hAnsiTheme="majorHAnsi" w:cstheme="majorHAnsi"/>
                <w:color w:val="000000"/>
                <w:sz w:val="22"/>
                <w:szCs w:val="22"/>
                <w:lang w:eastAsia="fr-FR"/>
              </w:rPr>
            </w:pPr>
            <w:del w:id="552" w:author="Arnaud" w:date="2021-07-30T18:06:00Z">
              <w:r w:rsidRPr="009F135D" w:rsidDel="000347CA">
                <w:rPr>
                  <w:rFonts w:asciiTheme="majorHAnsi" w:eastAsia="Times New Roman" w:hAnsiTheme="majorHAnsi" w:cstheme="majorHAnsi"/>
                  <w:color w:val="000000"/>
                  <w:sz w:val="22"/>
                  <w:szCs w:val="22"/>
                  <w:lang w:eastAsia="fr-FR"/>
                </w:rPr>
                <w:delText>76.27</w:delText>
              </w:r>
            </w:del>
          </w:p>
        </w:tc>
        <w:tc>
          <w:tcPr>
            <w:tcW w:w="0" w:type="auto"/>
            <w:tcBorders>
              <w:top w:val="nil"/>
              <w:left w:val="nil"/>
              <w:bottom w:val="nil"/>
              <w:right w:val="nil"/>
            </w:tcBorders>
            <w:shd w:val="clear" w:color="auto" w:fill="auto"/>
            <w:noWrap/>
            <w:vAlign w:val="bottom"/>
            <w:hideMark/>
          </w:tcPr>
          <w:p w14:paraId="077CCCE5" w14:textId="30F324A7" w:rsidR="00610D92" w:rsidRPr="009F135D" w:rsidDel="000347CA" w:rsidRDefault="00610D92" w:rsidP="009F135D">
            <w:pPr>
              <w:spacing w:after="0"/>
              <w:jc w:val="both"/>
              <w:rPr>
                <w:del w:id="55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9CD34AC" w14:textId="605F3646" w:rsidR="00610D92" w:rsidRPr="009F135D" w:rsidDel="000347CA" w:rsidRDefault="00610D92" w:rsidP="009F135D">
            <w:pPr>
              <w:spacing w:after="0"/>
              <w:jc w:val="both"/>
              <w:rPr>
                <w:del w:id="554" w:author="Arnaud" w:date="2021-07-30T18:06:00Z"/>
                <w:rFonts w:asciiTheme="majorHAnsi" w:eastAsia="Times New Roman" w:hAnsiTheme="majorHAnsi" w:cstheme="majorHAnsi"/>
                <w:color w:val="000000"/>
                <w:sz w:val="22"/>
                <w:szCs w:val="22"/>
                <w:lang w:eastAsia="fr-FR"/>
              </w:rPr>
            </w:pPr>
            <w:del w:id="555" w:author="Arnaud" w:date="2021-07-30T18:06:00Z">
              <w:r w:rsidRPr="009F135D" w:rsidDel="000347CA">
                <w:rPr>
                  <w:rFonts w:asciiTheme="majorHAnsi" w:eastAsia="Times New Roman" w:hAnsiTheme="majorHAnsi" w:cstheme="majorHAnsi"/>
                  <w:color w:val="000000"/>
                  <w:sz w:val="22"/>
                  <w:szCs w:val="22"/>
                  <w:lang w:eastAsia="fr-FR"/>
                </w:rPr>
                <w:delText>66.18</w:delText>
              </w:r>
            </w:del>
          </w:p>
        </w:tc>
        <w:tc>
          <w:tcPr>
            <w:tcW w:w="0" w:type="auto"/>
            <w:tcBorders>
              <w:top w:val="nil"/>
              <w:left w:val="nil"/>
              <w:bottom w:val="nil"/>
              <w:right w:val="nil"/>
            </w:tcBorders>
            <w:shd w:val="clear" w:color="auto" w:fill="auto"/>
            <w:noWrap/>
            <w:vAlign w:val="bottom"/>
            <w:hideMark/>
          </w:tcPr>
          <w:p w14:paraId="306A8F44" w14:textId="294EE769" w:rsidR="00610D92" w:rsidRPr="009F135D" w:rsidDel="000347CA" w:rsidRDefault="00610D92" w:rsidP="009F135D">
            <w:pPr>
              <w:spacing w:after="0"/>
              <w:jc w:val="both"/>
              <w:rPr>
                <w:del w:id="556" w:author="Arnaud" w:date="2021-07-30T18:06:00Z"/>
                <w:rFonts w:asciiTheme="majorHAnsi" w:eastAsia="Times New Roman" w:hAnsiTheme="majorHAnsi" w:cstheme="majorHAnsi"/>
                <w:color w:val="000000"/>
                <w:sz w:val="22"/>
                <w:szCs w:val="22"/>
                <w:lang w:eastAsia="fr-FR"/>
              </w:rPr>
            </w:pPr>
            <w:del w:id="557" w:author="Arnaud" w:date="2021-07-30T18:06:00Z">
              <w:r w:rsidRPr="009F135D" w:rsidDel="000347CA">
                <w:rPr>
                  <w:rFonts w:asciiTheme="majorHAnsi" w:eastAsia="Times New Roman" w:hAnsiTheme="majorHAnsi" w:cstheme="majorHAnsi"/>
                  <w:color w:val="000000"/>
                  <w:sz w:val="22"/>
                  <w:szCs w:val="22"/>
                  <w:lang w:eastAsia="fr-FR"/>
                </w:rPr>
                <w:delText>51.22</w:delText>
              </w:r>
            </w:del>
          </w:p>
        </w:tc>
      </w:tr>
      <w:tr w:rsidR="00610D92" w:rsidRPr="009F135D" w:rsidDel="000347CA" w14:paraId="6784D220" w14:textId="1B380AA4" w:rsidTr="00542A26">
        <w:trPr>
          <w:trHeight w:val="288"/>
          <w:del w:id="558" w:author="Arnaud" w:date="2021-07-30T18:06:00Z"/>
        </w:trPr>
        <w:tc>
          <w:tcPr>
            <w:tcW w:w="0" w:type="auto"/>
            <w:tcBorders>
              <w:top w:val="nil"/>
              <w:left w:val="nil"/>
              <w:bottom w:val="nil"/>
              <w:right w:val="nil"/>
            </w:tcBorders>
            <w:shd w:val="clear" w:color="auto" w:fill="auto"/>
            <w:noWrap/>
            <w:vAlign w:val="bottom"/>
            <w:hideMark/>
          </w:tcPr>
          <w:p w14:paraId="3A3D1D14" w14:textId="74BB73AB" w:rsidR="00610D92" w:rsidRPr="009F135D" w:rsidDel="000347CA" w:rsidRDefault="00610D92" w:rsidP="009F135D">
            <w:pPr>
              <w:spacing w:after="0"/>
              <w:ind w:firstLineChars="100" w:firstLine="220"/>
              <w:jc w:val="both"/>
              <w:rPr>
                <w:del w:id="559" w:author="Arnaud" w:date="2021-07-30T18:06:00Z"/>
                <w:rFonts w:asciiTheme="majorHAnsi" w:eastAsia="Times New Roman" w:hAnsiTheme="majorHAnsi" w:cstheme="majorHAnsi"/>
                <w:i/>
                <w:iCs/>
                <w:color w:val="000000"/>
                <w:sz w:val="22"/>
                <w:szCs w:val="22"/>
                <w:lang w:eastAsia="fr-FR"/>
              </w:rPr>
            </w:pPr>
            <w:del w:id="560" w:author="Arnaud" w:date="2021-07-30T18:06:00Z">
              <w:r w:rsidRPr="009F135D" w:rsidDel="000347CA">
                <w:rPr>
                  <w:rFonts w:asciiTheme="majorHAnsi" w:eastAsia="Times New Roman" w:hAnsiTheme="majorHAnsi" w:cstheme="majorHAnsi"/>
                  <w:i/>
                  <w:iCs/>
                  <w:color w:val="000000"/>
                  <w:sz w:val="22"/>
                  <w:szCs w:val="22"/>
                  <w:lang w:eastAsia="fr-FR"/>
                </w:rPr>
                <w:delText>Government/green house</w:delText>
              </w:r>
            </w:del>
          </w:p>
        </w:tc>
        <w:tc>
          <w:tcPr>
            <w:tcW w:w="0" w:type="auto"/>
            <w:tcBorders>
              <w:top w:val="nil"/>
              <w:left w:val="nil"/>
              <w:bottom w:val="nil"/>
              <w:right w:val="nil"/>
            </w:tcBorders>
            <w:shd w:val="clear" w:color="auto" w:fill="auto"/>
            <w:noWrap/>
            <w:vAlign w:val="bottom"/>
            <w:hideMark/>
          </w:tcPr>
          <w:p w14:paraId="559166D4" w14:textId="0BCA8EC5" w:rsidR="00610D92" w:rsidRPr="009F135D" w:rsidDel="000347CA" w:rsidRDefault="00610D92" w:rsidP="009F135D">
            <w:pPr>
              <w:spacing w:after="0"/>
              <w:jc w:val="both"/>
              <w:rPr>
                <w:del w:id="561" w:author="Arnaud" w:date="2021-07-30T18:06:00Z"/>
                <w:rFonts w:asciiTheme="majorHAnsi" w:eastAsia="Times New Roman" w:hAnsiTheme="majorHAnsi" w:cstheme="majorHAnsi"/>
                <w:color w:val="000000"/>
                <w:sz w:val="22"/>
                <w:szCs w:val="22"/>
                <w:lang w:eastAsia="fr-FR"/>
              </w:rPr>
            </w:pPr>
            <w:del w:id="562" w:author="Arnaud" w:date="2021-07-30T18:06:00Z">
              <w:r w:rsidRPr="009F135D" w:rsidDel="000347CA">
                <w:rPr>
                  <w:rFonts w:asciiTheme="majorHAnsi" w:eastAsia="Times New Roman" w:hAnsiTheme="majorHAnsi" w:cstheme="majorHAnsi"/>
                  <w:color w:val="000000"/>
                  <w:sz w:val="22"/>
                  <w:szCs w:val="22"/>
                  <w:lang w:eastAsia="fr-FR"/>
                </w:rPr>
                <w:delText>16.72</w:delText>
              </w:r>
            </w:del>
          </w:p>
        </w:tc>
        <w:tc>
          <w:tcPr>
            <w:tcW w:w="0" w:type="auto"/>
            <w:tcBorders>
              <w:top w:val="nil"/>
              <w:left w:val="nil"/>
              <w:bottom w:val="nil"/>
              <w:right w:val="nil"/>
            </w:tcBorders>
            <w:shd w:val="clear" w:color="auto" w:fill="auto"/>
            <w:noWrap/>
            <w:vAlign w:val="bottom"/>
            <w:hideMark/>
          </w:tcPr>
          <w:p w14:paraId="4622A656" w14:textId="7A6D652D" w:rsidR="00610D92" w:rsidRPr="009F135D" w:rsidDel="000347CA" w:rsidRDefault="00610D92" w:rsidP="009F135D">
            <w:pPr>
              <w:spacing w:after="0"/>
              <w:jc w:val="both"/>
              <w:rPr>
                <w:del w:id="563" w:author="Arnaud" w:date="2021-07-30T18:06:00Z"/>
                <w:rFonts w:asciiTheme="majorHAnsi" w:eastAsia="Times New Roman" w:hAnsiTheme="majorHAnsi" w:cstheme="majorHAnsi"/>
                <w:color w:val="000000"/>
                <w:sz w:val="22"/>
                <w:szCs w:val="22"/>
                <w:lang w:eastAsia="fr-FR"/>
              </w:rPr>
            </w:pPr>
            <w:del w:id="564" w:author="Arnaud" w:date="2021-07-30T18:06:00Z">
              <w:r w:rsidRPr="009F135D" w:rsidDel="000347CA">
                <w:rPr>
                  <w:rFonts w:asciiTheme="majorHAnsi" w:eastAsia="Times New Roman" w:hAnsiTheme="majorHAnsi" w:cstheme="majorHAnsi"/>
                  <w:color w:val="000000"/>
                  <w:sz w:val="22"/>
                  <w:szCs w:val="22"/>
                  <w:lang w:eastAsia="fr-FR"/>
                </w:rPr>
                <w:delText>26.38</w:delText>
              </w:r>
            </w:del>
          </w:p>
        </w:tc>
        <w:tc>
          <w:tcPr>
            <w:tcW w:w="0" w:type="auto"/>
            <w:tcBorders>
              <w:top w:val="nil"/>
              <w:left w:val="nil"/>
              <w:bottom w:val="nil"/>
              <w:right w:val="nil"/>
            </w:tcBorders>
            <w:shd w:val="clear" w:color="auto" w:fill="auto"/>
            <w:noWrap/>
            <w:vAlign w:val="bottom"/>
            <w:hideMark/>
          </w:tcPr>
          <w:p w14:paraId="3A540A7C" w14:textId="51CF7000" w:rsidR="00610D92" w:rsidRPr="009F135D" w:rsidDel="000347CA" w:rsidRDefault="00610D92" w:rsidP="009F135D">
            <w:pPr>
              <w:spacing w:after="0"/>
              <w:jc w:val="both"/>
              <w:rPr>
                <w:del w:id="56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522F756" w14:textId="47EA96CC" w:rsidR="00610D92" w:rsidRPr="009F135D" w:rsidDel="000347CA" w:rsidRDefault="00610D92" w:rsidP="009F135D">
            <w:pPr>
              <w:spacing w:after="0"/>
              <w:jc w:val="both"/>
              <w:rPr>
                <w:del w:id="566" w:author="Arnaud" w:date="2021-07-30T18:06:00Z"/>
                <w:rFonts w:asciiTheme="majorHAnsi" w:eastAsia="Times New Roman" w:hAnsiTheme="majorHAnsi" w:cstheme="majorHAnsi"/>
                <w:color w:val="000000"/>
                <w:sz w:val="22"/>
                <w:szCs w:val="22"/>
                <w:lang w:eastAsia="fr-FR"/>
              </w:rPr>
            </w:pPr>
            <w:del w:id="567" w:author="Arnaud" w:date="2021-07-30T18:06:00Z">
              <w:r w:rsidRPr="009F135D" w:rsidDel="000347CA">
                <w:rPr>
                  <w:rFonts w:asciiTheme="majorHAnsi" w:eastAsia="Times New Roman" w:hAnsiTheme="majorHAnsi" w:cstheme="majorHAnsi"/>
                  <w:color w:val="000000"/>
                  <w:sz w:val="22"/>
                  <w:szCs w:val="22"/>
                  <w:lang w:eastAsia="fr-FR"/>
                </w:rPr>
                <w:delText>0.58</w:delText>
              </w:r>
            </w:del>
          </w:p>
        </w:tc>
        <w:tc>
          <w:tcPr>
            <w:tcW w:w="0" w:type="auto"/>
            <w:tcBorders>
              <w:top w:val="nil"/>
              <w:left w:val="nil"/>
              <w:bottom w:val="nil"/>
              <w:right w:val="nil"/>
            </w:tcBorders>
            <w:shd w:val="clear" w:color="auto" w:fill="auto"/>
            <w:noWrap/>
            <w:vAlign w:val="bottom"/>
            <w:hideMark/>
          </w:tcPr>
          <w:p w14:paraId="6977723C" w14:textId="7BC17839" w:rsidR="00610D92" w:rsidRPr="009F135D" w:rsidDel="000347CA" w:rsidRDefault="00610D92" w:rsidP="009F135D">
            <w:pPr>
              <w:spacing w:after="0"/>
              <w:jc w:val="both"/>
              <w:rPr>
                <w:del w:id="568" w:author="Arnaud" w:date="2021-07-30T18:06:00Z"/>
                <w:rFonts w:asciiTheme="majorHAnsi" w:eastAsia="Times New Roman" w:hAnsiTheme="majorHAnsi" w:cstheme="majorHAnsi"/>
                <w:color w:val="000000"/>
                <w:sz w:val="22"/>
                <w:szCs w:val="22"/>
                <w:lang w:eastAsia="fr-FR"/>
              </w:rPr>
            </w:pPr>
            <w:del w:id="569" w:author="Arnaud" w:date="2021-07-30T18:06:00Z">
              <w:r w:rsidRPr="009F135D" w:rsidDel="000347CA">
                <w:rPr>
                  <w:rFonts w:asciiTheme="majorHAnsi" w:eastAsia="Times New Roman" w:hAnsiTheme="majorHAnsi" w:cstheme="majorHAnsi"/>
                  <w:color w:val="000000"/>
                  <w:sz w:val="22"/>
                  <w:szCs w:val="22"/>
                  <w:lang w:eastAsia="fr-FR"/>
                </w:rPr>
                <w:delText>10.61</w:delText>
              </w:r>
            </w:del>
          </w:p>
        </w:tc>
        <w:tc>
          <w:tcPr>
            <w:tcW w:w="0" w:type="auto"/>
            <w:tcBorders>
              <w:top w:val="nil"/>
              <w:left w:val="nil"/>
              <w:bottom w:val="nil"/>
              <w:right w:val="nil"/>
            </w:tcBorders>
            <w:shd w:val="clear" w:color="auto" w:fill="auto"/>
            <w:noWrap/>
            <w:vAlign w:val="bottom"/>
            <w:hideMark/>
          </w:tcPr>
          <w:p w14:paraId="26665964" w14:textId="482E2F59" w:rsidR="00610D92" w:rsidRPr="009F135D" w:rsidDel="000347CA" w:rsidRDefault="00610D92" w:rsidP="009F135D">
            <w:pPr>
              <w:spacing w:after="0"/>
              <w:jc w:val="both"/>
              <w:rPr>
                <w:del w:id="57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F8012E4" w14:textId="2C56848A" w:rsidR="00610D92" w:rsidRPr="009F135D" w:rsidDel="000347CA" w:rsidRDefault="00610D92" w:rsidP="009F135D">
            <w:pPr>
              <w:spacing w:after="0"/>
              <w:jc w:val="both"/>
              <w:rPr>
                <w:del w:id="571" w:author="Arnaud" w:date="2021-07-30T18:06:00Z"/>
                <w:rFonts w:asciiTheme="majorHAnsi" w:eastAsia="Times New Roman" w:hAnsiTheme="majorHAnsi" w:cstheme="majorHAnsi"/>
                <w:color w:val="000000"/>
                <w:sz w:val="22"/>
                <w:szCs w:val="22"/>
                <w:lang w:eastAsia="fr-FR"/>
              </w:rPr>
            </w:pPr>
            <w:del w:id="572" w:author="Arnaud" w:date="2021-07-30T18:06:00Z">
              <w:r w:rsidRPr="009F135D" w:rsidDel="000347CA">
                <w:rPr>
                  <w:rFonts w:asciiTheme="majorHAnsi" w:eastAsia="Times New Roman" w:hAnsiTheme="majorHAnsi" w:cstheme="majorHAnsi"/>
                  <w:color w:val="000000"/>
                  <w:sz w:val="22"/>
                  <w:szCs w:val="22"/>
                  <w:lang w:eastAsia="fr-FR"/>
                </w:rPr>
                <w:delText>3.22</w:delText>
              </w:r>
            </w:del>
          </w:p>
        </w:tc>
        <w:tc>
          <w:tcPr>
            <w:tcW w:w="0" w:type="auto"/>
            <w:tcBorders>
              <w:top w:val="nil"/>
              <w:left w:val="nil"/>
              <w:bottom w:val="nil"/>
              <w:right w:val="nil"/>
            </w:tcBorders>
            <w:shd w:val="clear" w:color="auto" w:fill="auto"/>
            <w:noWrap/>
            <w:vAlign w:val="bottom"/>
            <w:hideMark/>
          </w:tcPr>
          <w:p w14:paraId="2F618C32" w14:textId="17428561" w:rsidR="00610D92" w:rsidRPr="009F135D" w:rsidDel="000347CA" w:rsidRDefault="00610D92" w:rsidP="009F135D">
            <w:pPr>
              <w:spacing w:after="0"/>
              <w:jc w:val="both"/>
              <w:rPr>
                <w:del w:id="573" w:author="Arnaud" w:date="2021-07-30T18:06:00Z"/>
                <w:rFonts w:asciiTheme="majorHAnsi" w:eastAsia="Times New Roman" w:hAnsiTheme="majorHAnsi" w:cstheme="majorHAnsi"/>
                <w:color w:val="000000"/>
                <w:sz w:val="22"/>
                <w:szCs w:val="22"/>
                <w:lang w:eastAsia="fr-FR"/>
              </w:rPr>
            </w:pPr>
            <w:del w:id="574" w:author="Arnaud" w:date="2021-07-30T18:06:00Z">
              <w:r w:rsidRPr="009F135D" w:rsidDel="000347CA">
                <w:rPr>
                  <w:rFonts w:asciiTheme="majorHAnsi" w:eastAsia="Times New Roman" w:hAnsiTheme="majorHAnsi" w:cstheme="majorHAnsi"/>
                  <w:color w:val="000000"/>
                  <w:sz w:val="22"/>
                  <w:szCs w:val="22"/>
                  <w:lang w:eastAsia="fr-FR"/>
                </w:rPr>
                <w:delText>10.17</w:delText>
              </w:r>
            </w:del>
          </w:p>
        </w:tc>
        <w:tc>
          <w:tcPr>
            <w:tcW w:w="0" w:type="auto"/>
            <w:tcBorders>
              <w:top w:val="nil"/>
              <w:left w:val="nil"/>
              <w:bottom w:val="nil"/>
              <w:right w:val="nil"/>
            </w:tcBorders>
            <w:shd w:val="clear" w:color="auto" w:fill="auto"/>
            <w:noWrap/>
            <w:vAlign w:val="bottom"/>
            <w:hideMark/>
          </w:tcPr>
          <w:p w14:paraId="4C4C2C0F" w14:textId="6E039C8C" w:rsidR="00610D92" w:rsidRPr="009F135D" w:rsidDel="000347CA" w:rsidRDefault="00610D92" w:rsidP="009F135D">
            <w:pPr>
              <w:spacing w:after="0"/>
              <w:jc w:val="both"/>
              <w:rPr>
                <w:del w:id="57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14329BF" w14:textId="6F3DD2E8" w:rsidR="00610D92" w:rsidRPr="009F135D" w:rsidDel="000347CA" w:rsidRDefault="00610D92" w:rsidP="009F135D">
            <w:pPr>
              <w:spacing w:after="0"/>
              <w:jc w:val="both"/>
              <w:rPr>
                <w:del w:id="576" w:author="Arnaud" w:date="2021-07-30T18:06:00Z"/>
                <w:rFonts w:asciiTheme="majorHAnsi" w:eastAsia="Times New Roman" w:hAnsiTheme="majorHAnsi" w:cstheme="majorHAnsi"/>
                <w:color w:val="000000"/>
                <w:sz w:val="22"/>
                <w:szCs w:val="22"/>
                <w:lang w:eastAsia="fr-FR"/>
              </w:rPr>
            </w:pPr>
            <w:del w:id="577" w:author="Arnaud" w:date="2021-07-30T18:06:00Z">
              <w:r w:rsidRPr="009F135D" w:rsidDel="000347CA">
                <w:rPr>
                  <w:rFonts w:asciiTheme="majorHAnsi" w:eastAsia="Times New Roman" w:hAnsiTheme="majorHAnsi" w:cstheme="majorHAnsi"/>
                  <w:color w:val="000000"/>
                  <w:sz w:val="22"/>
                  <w:szCs w:val="22"/>
                  <w:lang w:eastAsia="fr-FR"/>
                </w:rPr>
                <w:delText>8.82</w:delText>
              </w:r>
            </w:del>
          </w:p>
        </w:tc>
        <w:tc>
          <w:tcPr>
            <w:tcW w:w="0" w:type="auto"/>
            <w:tcBorders>
              <w:top w:val="nil"/>
              <w:left w:val="nil"/>
              <w:bottom w:val="nil"/>
              <w:right w:val="nil"/>
            </w:tcBorders>
            <w:shd w:val="clear" w:color="auto" w:fill="auto"/>
            <w:noWrap/>
            <w:vAlign w:val="bottom"/>
            <w:hideMark/>
          </w:tcPr>
          <w:p w14:paraId="28A54640" w14:textId="3A063550" w:rsidR="00610D92" w:rsidRPr="009F135D" w:rsidDel="000347CA" w:rsidRDefault="00610D92" w:rsidP="009F135D">
            <w:pPr>
              <w:spacing w:after="0"/>
              <w:jc w:val="both"/>
              <w:rPr>
                <w:del w:id="578" w:author="Arnaud" w:date="2021-07-30T18:06:00Z"/>
                <w:rFonts w:asciiTheme="majorHAnsi" w:eastAsia="Times New Roman" w:hAnsiTheme="majorHAnsi" w:cstheme="majorHAnsi"/>
                <w:color w:val="000000"/>
                <w:sz w:val="22"/>
                <w:szCs w:val="22"/>
                <w:lang w:eastAsia="fr-FR"/>
              </w:rPr>
            </w:pPr>
            <w:del w:id="579" w:author="Arnaud" w:date="2021-07-30T18:06:00Z">
              <w:r w:rsidRPr="009F135D" w:rsidDel="000347CA">
                <w:rPr>
                  <w:rFonts w:asciiTheme="majorHAnsi" w:eastAsia="Times New Roman" w:hAnsiTheme="majorHAnsi" w:cstheme="majorHAnsi"/>
                  <w:color w:val="000000"/>
                  <w:sz w:val="22"/>
                  <w:szCs w:val="22"/>
                  <w:lang w:eastAsia="fr-FR"/>
                </w:rPr>
                <w:delText>18.09</w:delText>
              </w:r>
            </w:del>
          </w:p>
        </w:tc>
      </w:tr>
      <w:tr w:rsidR="00610D92" w:rsidRPr="009F135D" w:rsidDel="000347CA" w14:paraId="327C8C69" w14:textId="0108D16A" w:rsidTr="00542A26">
        <w:trPr>
          <w:trHeight w:val="288"/>
          <w:del w:id="580" w:author="Arnaud" w:date="2021-07-30T18:06:00Z"/>
        </w:trPr>
        <w:tc>
          <w:tcPr>
            <w:tcW w:w="0" w:type="auto"/>
            <w:tcBorders>
              <w:top w:val="nil"/>
              <w:left w:val="nil"/>
              <w:bottom w:val="nil"/>
              <w:right w:val="nil"/>
            </w:tcBorders>
            <w:shd w:val="clear" w:color="auto" w:fill="auto"/>
            <w:noWrap/>
            <w:vAlign w:val="bottom"/>
            <w:hideMark/>
          </w:tcPr>
          <w:p w14:paraId="6D7DFD66" w14:textId="382EA599" w:rsidR="00610D92" w:rsidRPr="009F135D" w:rsidDel="000347CA" w:rsidRDefault="00610D92" w:rsidP="009F135D">
            <w:pPr>
              <w:spacing w:after="0"/>
              <w:ind w:firstLineChars="100" w:firstLine="220"/>
              <w:jc w:val="both"/>
              <w:rPr>
                <w:del w:id="581" w:author="Arnaud" w:date="2021-07-30T18:06:00Z"/>
                <w:rFonts w:asciiTheme="majorHAnsi" w:eastAsia="Times New Roman" w:hAnsiTheme="majorHAnsi" w:cstheme="majorHAnsi"/>
                <w:i/>
                <w:iCs/>
                <w:color w:val="000000"/>
                <w:sz w:val="22"/>
                <w:szCs w:val="22"/>
                <w:lang w:eastAsia="fr-FR"/>
              </w:rPr>
            </w:pPr>
            <w:del w:id="582" w:author="Arnaud" w:date="2021-07-30T18:06:00Z">
              <w:r w:rsidRPr="009F135D" w:rsidDel="000347CA">
                <w:rPr>
                  <w:rFonts w:asciiTheme="majorHAnsi" w:eastAsia="Times New Roman" w:hAnsiTheme="majorHAnsi" w:cstheme="majorHAnsi"/>
                  <w:i/>
                  <w:iCs/>
                  <w:color w:val="000000"/>
                  <w:sz w:val="22"/>
                  <w:szCs w:val="22"/>
                  <w:lang w:eastAsia="fr-FR"/>
                </w:rPr>
                <w:delText>Thatched roof house</w:delText>
              </w:r>
            </w:del>
          </w:p>
        </w:tc>
        <w:tc>
          <w:tcPr>
            <w:tcW w:w="0" w:type="auto"/>
            <w:tcBorders>
              <w:top w:val="nil"/>
              <w:left w:val="nil"/>
              <w:bottom w:val="nil"/>
              <w:right w:val="nil"/>
            </w:tcBorders>
            <w:shd w:val="clear" w:color="auto" w:fill="auto"/>
            <w:noWrap/>
            <w:vAlign w:val="bottom"/>
            <w:hideMark/>
          </w:tcPr>
          <w:p w14:paraId="156F21DA" w14:textId="6DE8DAF9" w:rsidR="00610D92" w:rsidRPr="009F135D" w:rsidDel="000347CA" w:rsidRDefault="00610D92" w:rsidP="009F135D">
            <w:pPr>
              <w:spacing w:after="0"/>
              <w:jc w:val="both"/>
              <w:rPr>
                <w:del w:id="583" w:author="Arnaud" w:date="2021-07-30T18:06:00Z"/>
                <w:rFonts w:asciiTheme="majorHAnsi" w:eastAsia="Times New Roman" w:hAnsiTheme="majorHAnsi" w:cstheme="majorHAnsi"/>
                <w:color w:val="000000"/>
                <w:sz w:val="22"/>
                <w:szCs w:val="22"/>
                <w:lang w:eastAsia="fr-FR"/>
              </w:rPr>
            </w:pPr>
            <w:del w:id="584" w:author="Arnaud" w:date="2021-07-30T18:06:00Z">
              <w:r w:rsidRPr="009F135D" w:rsidDel="000347CA">
                <w:rPr>
                  <w:rFonts w:asciiTheme="majorHAnsi" w:eastAsia="Times New Roman" w:hAnsiTheme="majorHAnsi" w:cstheme="majorHAnsi"/>
                  <w:color w:val="000000"/>
                  <w:sz w:val="22"/>
                  <w:szCs w:val="22"/>
                  <w:lang w:eastAsia="fr-FR"/>
                </w:rPr>
                <w:delText>28.62</w:delText>
              </w:r>
            </w:del>
          </w:p>
        </w:tc>
        <w:tc>
          <w:tcPr>
            <w:tcW w:w="0" w:type="auto"/>
            <w:tcBorders>
              <w:top w:val="nil"/>
              <w:left w:val="nil"/>
              <w:bottom w:val="nil"/>
              <w:right w:val="nil"/>
            </w:tcBorders>
            <w:shd w:val="clear" w:color="auto" w:fill="auto"/>
            <w:noWrap/>
            <w:vAlign w:val="bottom"/>
            <w:hideMark/>
          </w:tcPr>
          <w:p w14:paraId="63725BF8" w14:textId="4D68F248" w:rsidR="00610D92" w:rsidRPr="009F135D" w:rsidDel="000347CA" w:rsidRDefault="00610D92" w:rsidP="009F135D">
            <w:pPr>
              <w:spacing w:after="0"/>
              <w:jc w:val="both"/>
              <w:rPr>
                <w:del w:id="585" w:author="Arnaud" w:date="2021-07-30T18:06:00Z"/>
                <w:rFonts w:asciiTheme="majorHAnsi" w:eastAsia="Times New Roman" w:hAnsiTheme="majorHAnsi" w:cstheme="majorHAnsi"/>
                <w:color w:val="000000"/>
                <w:sz w:val="22"/>
                <w:szCs w:val="22"/>
                <w:lang w:eastAsia="fr-FR"/>
              </w:rPr>
            </w:pPr>
            <w:del w:id="586" w:author="Arnaud" w:date="2021-07-30T18:06:00Z">
              <w:r w:rsidRPr="009F135D" w:rsidDel="000347CA">
                <w:rPr>
                  <w:rFonts w:asciiTheme="majorHAnsi" w:eastAsia="Times New Roman" w:hAnsiTheme="majorHAnsi" w:cstheme="majorHAnsi"/>
                  <w:color w:val="000000"/>
                  <w:sz w:val="22"/>
                  <w:szCs w:val="22"/>
                  <w:lang w:eastAsia="fr-FR"/>
                </w:rPr>
                <w:delText>33.62</w:delText>
              </w:r>
            </w:del>
          </w:p>
        </w:tc>
        <w:tc>
          <w:tcPr>
            <w:tcW w:w="0" w:type="auto"/>
            <w:tcBorders>
              <w:top w:val="nil"/>
              <w:left w:val="nil"/>
              <w:bottom w:val="nil"/>
              <w:right w:val="nil"/>
            </w:tcBorders>
            <w:shd w:val="clear" w:color="auto" w:fill="auto"/>
            <w:noWrap/>
            <w:vAlign w:val="bottom"/>
            <w:hideMark/>
          </w:tcPr>
          <w:p w14:paraId="353F26A4" w14:textId="4E23909E" w:rsidR="00610D92" w:rsidRPr="009F135D" w:rsidDel="000347CA" w:rsidRDefault="00610D92" w:rsidP="009F135D">
            <w:pPr>
              <w:spacing w:after="0"/>
              <w:jc w:val="both"/>
              <w:rPr>
                <w:del w:id="58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2BA2A7C" w14:textId="6F75C742" w:rsidR="00610D92" w:rsidRPr="009F135D" w:rsidDel="000347CA" w:rsidRDefault="00610D92" w:rsidP="009F135D">
            <w:pPr>
              <w:spacing w:after="0"/>
              <w:jc w:val="both"/>
              <w:rPr>
                <w:del w:id="588" w:author="Arnaud" w:date="2021-07-30T18:06:00Z"/>
                <w:rFonts w:asciiTheme="majorHAnsi" w:eastAsia="Times New Roman" w:hAnsiTheme="majorHAnsi" w:cstheme="majorHAnsi"/>
                <w:color w:val="000000"/>
                <w:sz w:val="22"/>
                <w:szCs w:val="22"/>
                <w:lang w:eastAsia="fr-FR"/>
              </w:rPr>
            </w:pPr>
            <w:del w:id="589" w:author="Arnaud" w:date="2021-07-30T18:06:00Z">
              <w:r w:rsidRPr="009F135D" w:rsidDel="000347CA">
                <w:rPr>
                  <w:rFonts w:asciiTheme="majorHAnsi" w:eastAsia="Times New Roman" w:hAnsiTheme="majorHAnsi" w:cstheme="majorHAnsi"/>
                  <w:color w:val="000000"/>
                  <w:sz w:val="22"/>
                  <w:szCs w:val="22"/>
                  <w:lang w:eastAsia="fr-FR"/>
                </w:rPr>
                <w:delText>26.32</w:delText>
              </w:r>
            </w:del>
          </w:p>
        </w:tc>
        <w:tc>
          <w:tcPr>
            <w:tcW w:w="0" w:type="auto"/>
            <w:tcBorders>
              <w:top w:val="nil"/>
              <w:left w:val="nil"/>
              <w:bottom w:val="nil"/>
              <w:right w:val="nil"/>
            </w:tcBorders>
            <w:shd w:val="clear" w:color="auto" w:fill="auto"/>
            <w:noWrap/>
            <w:vAlign w:val="bottom"/>
            <w:hideMark/>
          </w:tcPr>
          <w:p w14:paraId="4AFCA6C5" w14:textId="48DA46DF" w:rsidR="00610D92" w:rsidRPr="009F135D" w:rsidDel="000347CA" w:rsidRDefault="00610D92" w:rsidP="009F135D">
            <w:pPr>
              <w:spacing w:after="0"/>
              <w:jc w:val="both"/>
              <w:rPr>
                <w:del w:id="590" w:author="Arnaud" w:date="2021-07-30T18:06:00Z"/>
                <w:rFonts w:asciiTheme="majorHAnsi" w:eastAsia="Times New Roman" w:hAnsiTheme="majorHAnsi" w:cstheme="majorHAnsi"/>
                <w:color w:val="000000"/>
                <w:sz w:val="22"/>
                <w:szCs w:val="22"/>
                <w:lang w:eastAsia="fr-FR"/>
              </w:rPr>
            </w:pPr>
            <w:del w:id="591" w:author="Arnaud" w:date="2021-07-30T18:06:00Z">
              <w:r w:rsidRPr="009F135D" w:rsidDel="000347CA">
                <w:rPr>
                  <w:rFonts w:asciiTheme="majorHAnsi" w:eastAsia="Times New Roman" w:hAnsiTheme="majorHAnsi" w:cstheme="majorHAnsi"/>
                  <w:color w:val="000000"/>
                  <w:sz w:val="22"/>
                  <w:szCs w:val="22"/>
                  <w:lang w:eastAsia="fr-FR"/>
                </w:rPr>
                <w:delText>32.32</w:delText>
              </w:r>
            </w:del>
          </w:p>
        </w:tc>
        <w:tc>
          <w:tcPr>
            <w:tcW w:w="0" w:type="auto"/>
            <w:tcBorders>
              <w:top w:val="nil"/>
              <w:left w:val="nil"/>
              <w:bottom w:val="nil"/>
              <w:right w:val="nil"/>
            </w:tcBorders>
            <w:shd w:val="clear" w:color="auto" w:fill="auto"/>
            <w:noWrap/>
            <w:vAlign w:val="bottom"/>
            <w:hideMark/>
          </w:tcPr>
          <w:p w14:paraId="5996B798" w14:textId="78DDB3AC" w:rsidR="00610D92" w:rsidRPr="009F135D" w:rsidDel="000347CA" w:rsidRDefault="00610D92" w:rsidP="009F135D">
            <w:pPr>
              <w:spacing w:after="0"/>
              <w:jc w:val="both"/>
              <w:rPr>
                <w:del w:id="59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60E2EDE" w14:textId="589D78E9" w:rsidR="00610D92" w:rsidRPr="009F135D" w:rsidDel="000347CA" w:rsidRDefault="00610D92" w:rsidP="009F135D">
            <w:pPr>
              <w:spacing w:after="0"/>
              <w:jc w:val="both"/>
              <w:rPr>
                <w:del w:id="593" w:author="Arnaud" w:date="2021-07-30T18:06:00Z"/>
                <w:rFonts w:asciiTheme="majorHAnsi" w:eastAsia="Times New Roman" w:hAnsiTheme="majorHAnsi" w:cstheme="majorHAnsi"/>
                <w:color w:val="000000"/>
                <w:sz w:val="22"/>
                <w:szCs w:val="22"/>
                <w:lang w:eastAsia="fr-FR"/>
              </w:rPr>
            </w:pPr>
            <w:del w:id="594" w:author="Arnaud" w:date="2021-07-30T18:06:00Z">
              <w:r w:rsidRPr="009F135D" w:rsidDel="000347CA">
                <w:rPr>
                  <w:rFonts w:asciiTheme="majorHAnsi" w:eastAsia="Times New Roman" w:hAnsiTheme="majorHAnsi" w:cstheme="majorHAnsi"/>
                  <w:color w:val="000000"/>
                  <w:sz w:val="22"/>
                  <w:szCs w:val="22"/>
                  <w:lang w:eastAsia="fr-FR"/>
                </w:rPr>
                <w:delText>11.25</w:delText>
              </w:r>
            </w:del>
          </w:p>
        </w:tc>
        <w:tc>
          <w:tcPr>
            <w:tcW w:w="0" w:type="auto"/>
            <w:tcBorders>
              <w:top w:val="nil"/>
              <w:left w:val="nil"/>
              <w:bottom w:val="nil"/>
              <w:right w:val="nil"/>
            </w:tcBorders>
            <w:shd w:val="clear" w:color="auto" w:fill="auto"/>
            <w:noWrap/>
            <w:vAlign w:val="bottom"/>
            <w:hideMark/>
          </w:tcPr>
          <w:p w14:paraId="6928BCA8" w14:textId="6FBB937E" w:rsidR="00610D92" w:rsidRPr="009F135D" w:rsidDel="000347CA" w:rsidRDefault="00610D92" w:rsidP="009F135D">
            <w:pPr>
              <w:spacing w:after="0"/>
              <w:jc w:val="both"/>
              <w:rPr>
                <w:del w:id="595" w:author="Arnaud" w:date="2021-07-30T18:06:00Z"/>
                <w:rFonts w:asciiTheme="majorHAnsi" w:eastAsia="Times New Roman" w:hAnsiTheme="majorHAnsi" w:cstheme="majorHAnsi"/>
                <w:color w:val="000000"/>
                <w:sz w:val="22"/>
                <w:szCs w:val="22"/>
                <w:lang w:eastAsia="fr-FR"/>
              </w:rPr>
            </w:pPr>
            <w:del w:id="596" w:author="Arnaud" w:date="2021-07-30T18:06:00Z">
              <w:r w:rsidRPr="009F135D" w:rsidDel="000347CA">
                <w:rPr>
                  <w:rFonts w:asciiTheme="majorHAnsi" w:eastAsia="Times New Roman" w:hAnsiTheme="majorHAnsi" w:cstheme="majorHAnsi"/>
                  <w:color w:val="000000"/>
                  <w:sz w:val="22"/>
                  <w:szCs w:val="22"/>
                  <w:lang w:eastAsia="fr-FR"/>
                </w:rPr>
                <w:delText>13.56</w:delText>
              </w:r>
            </w:del>
          </w:p>
        </w:tc>
        <w:tc>
          <w:tcPr>
            <w:tcW w:w="0" w:type="auto"/>
            <w:tcBorders>
              <w:top w:val="nil"/>
              <w:left w:val="nil"/>
              <w:bottom w:val="nil"/>
              <w:right w:val="nil"/>
            </w:tcBorders>
            <w:shd w:val="clear" w:color="auto" w:fill="auto"/>
            <w:noWrap/>
            <w:vAlign w:val="bottom"/>
            <w:hideMark/>
          </w:tcPr>
          <w:p w14:paraId="5ADA7A35" w14:textId="0A163AE5" w:rsidR="00610D92" w:rsidRPr="009F135D" w:rsidDel="000347CA" w:rsidRDefault="00610D92" w:rsidP="009F135D">
            <w:pPr>
              <w:spacing w:after="0"/>
              <w:jc w:val="both"/>
              <w:rPr>
                <w:del w:id="59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A8F22CB" w14:textId="0E078798" w:rsidR="00610D92" w:rsidRPr="009F135D" w:rsidDel="000347CA" w:rsidRDefault="00610D92" w:rsidP="009F135D">
            <w:pPr>
              <w:spacing w:after="0"/>
              <w:jc w:val="both"/>
              <w:rPr>
                <w:del w:id="598" w:author="Arnaud" w:date="2021-07-30T18:06:00Z"/>
                <w:rFonts w:asciiTheme="majorHAnsi" w:eastAsia="Times New Roman" w:hAnsiTheme="majorHAnsi" w:cstheme="majorHAnsi"/>
                <w:color w:val="000000"/>
                <w:sz w:val="22"/>
                <w:szCs w:val="22"/>
                <w:lang w:eastAsia="fr-FR"/>
              </w:rPr>
            </w:pPr>
            <w:del w:id="599" w:author="Arnaud" w:date="2021-07-30T18:06:00Z">
              <w:r w:rsidRPr="009F135D" w:rsidDel="000347CA">
                <w:rPr>
                  <w:rFonts w:asciiTheme="majorHAnsi" w:eastAsia="Times New Roman" w:hAnsiTheme="majorHAnsi" w:cstheme="majorHAnsi"/>
                  <w:color w:val="000000"/>
                  <w:sz w:val="22"/>
                  <w:szCs w:val="22"/>
                  <w:lang w:eastAsia="fr-FR"/>
                </w:rPr>
                <w:delText>25.00</w:delText>
              </w:r>
            </w:del>
          </w:p>
        </w:tc>
        <w:tc>
          <w:tcPr>
            <w:tcW w:w="0" w:type="auto"/>
            <w:tcBorders>
              <w:top w:val="nil"/>
              <w:left w:val="nil"/>
              <w:bottom w:val="nil"/>
              <w:right w:val="nil"/>
            </w:tcBorders>
            <w:shd w:val="clear" w:color="auto" w:fill="auto"/>
            <w:noWrap/>
            <w:vAlign w:val="bottom"/>
            <w:hideMark/>
          </w:tcPr>
          <w:p w14:paraId="30366990" w14:textId="05509FA3" w:rsidR="00610D92" w:rsidRPr="009F135D" w:rsidDel="000347CA" w:rsidRDefault="00610D92" w:rsidP="009F135D">
            <w:pPr>
              <w:spacing w:after="0"/>
              <w:jc w:val="both"/>
              <w:rPr>
                <w:del w:id="600" w:author="Arnaud" w:date="2021-07-30T18:06:00Z"/>
                <w:rFonts w:asciiTheme="majorHAnsi" w:eastAsia="Times New Roman" w:hAnsiTheme="majorHAnsi" w:cstheme="majorHAnsi"/>
                <w:color w:val="000000"/>
                <w:sz w:val="22"/>
                <w:szCs w:val="22"/>
                <w:lang w:eastAsia="fr-FR"/>
              </w:rPr>
            </w:pPr>
            <w:del w:id="601" w:author="Arnaud" w:date="2021-07-30T18:06:00Z">
              <w:r w:rsidRPr="009F135D" w:rsidDel="000347CA">
                <w:rPr>
                  <w:rFonts w:asciiTheme="majorHAnsi" w:eastAsia="Times New Roman" w:hAnsiTheme="majorHAnsi" w:cstheme="majorHAnsi"/>
                  <w:color w:val="000000"/>
                  <w:sz w:val="22"/>
                  <w:szCs w:val="22"/>
                  <w:lang w:eastAsia="fr-FR"/>
                </w:rPr>
                <w:delText>30.69</w:delText>
              </w:r>
            </w:del>
          </w:p>
        </w:tc>
      </w:tr>
      <w:tr w:rsidR="00610D92" w:rsidRPr="009F135D" w:rsidDel="000347CA" w14:paraId="0FB8EDE3" w14:textId="4D83F0D0" w:rsidTr="00542A26">
        <w:trPr>
          <w:trHeight w:val="288"/>
          <w:del w:id="602" w:author="Arnaud" w:date="2021-07-30T18:06:00Z"/>
        </w:trPr>
        <w:tc>
          <w:tcPr>
            <w:tcW w:w="0" w:type="auto"/>
            <w:tcBorders>
              <w:top w:val="nil"/>
              <w:left w:val="nil"/>
              <w:bottom w:val="nil"/>
              <w:right w:val="nil"/>
            </w:tcBorders>
            <w:shd w:val="clear" w:color="auto" w:fill="auto"/>
            <w:noWrap/>
            <w:vAlign w:val="bottom"/>
            <w:hideMark/>
          </w:tcPr>
          <w:p w14:paraId="6F235C7A" w14:textId="70DB1286" w:rsidR="00610D92" w:rsidRPr="009F135D" w:rsidDel="000347CA" w:rsidRDefault="00610D92" w:rsidP="009F135D">
            <w:pPr>
              <w:spacing w:after="0"/>
              <w:jc w:val="both"/>
              <w:rPr>
                <w:del w:id="603" w:author="Arnaud" w:date="2021-07-30T18:06:00Z"/>
                <w:rFonts w:asciiTheme="majorHAnsi" w:eastAsia="Times New Roman" w:hAnsiTheme="majorHAnsi" w:cstheme="majorHAnsi"/>
                <w:color w:val="000000"/>
                <w:sz w:val="22"/>
                <w:szCs w:val="22"/>
                <w:lang w:eastAsia="fr-FR"/>
              </w:rPr>
            </w:pPr>
            <w:del w:id="604" w:author="Arnaud" w:date="2021-07-30T18:06:00Z">
              <w:r w:rsidRPr="009F135D" w:rsidDel="000347CA">
                <w:rPr>
                  <w:rFonts w:asciiTheme="majorHAnsi" w:eastAsia="Times New Roman" w:hAnsiTheme="majorHAnsi" w:cstheme="majorHAnsi"/>
                  <w:color w:val="000000"/>
                  <w:sz w:val="22"/>
                  <w:szCs w:val="22"/>
                  <w:lang w:eastAsia="fr-FR"/>
                </w:rPr>
                <w:delText>Land owner (%)</w:delText>
              </w:r>
            </w:del>
          </w:p>
        </w:tc>
        <w:tc>
          <w:tcPr>
            <w:tcW w:w="0" w:type="auto"/>
            <w:tcBorders>
              <w:top w:val="nil"/>
              <w:left w:val="nil"/>
              <w:bottom w:val="nil"/>
              <w:right w:val="nil"/>
            </w:tcBorders>
            <w:shd w:val="clear" w:color="auto" w:fill="auto"/>
            <w:noWrap/>
            <w:vAlign w:val="bottom"/>
            <w:hideMark/>
          </w:tcPr>
          <w:p w14:paraId="3A9FA756" w14:textId="233CEF75" w:rsidR="00610D92" w:rsidRPr="009F135D" w:rsidDel="000347CA" w:rsidRDefault="00610D92" w:rsidP="009F135D">
            <w:pPr>
              <w:spacing w:after="0"/>
              <w:jc w:val="both"/>
              <w:rPr>
                <w:del w:id="605" w:author="Arnaud" w:date="2021-07-30T18:06:00Z"/>
                <w:rFonts w:asciiTheme="majorHAnsi" w:eastAsia="Times New Roman" w:hAnsiTheme="majorHAnsi" w:cstheme="majorHAnsi"/>
                <w:color w:val="000000"/>
                <w:sz w:val="22"/>
                <w:szCs w:val="22"/>
                <w:lang w:eastAsia="fr-FR"/>
              </w:rPr>
            </w:pPr>
            <w:del w:id="606" w:author="Arnaud" w:date="2021-07-30T18:06:00Z">
              <w:r w:rsidRPr="009F135D" w:rsidDel="000347CA">
                <w:rPr>
                  <w:rFonts w:asciiTheme="majorHAnsi" w:eastAsia="Times New Roman" w:hAnsiTheme="majorHAnsi" w:cstheme="majorHAnsi"/>
                  <w:color w:val="000000"/>
                  <w:sz w:val="22"/>
                  <w:szCs w:val="22"/>
                  <w:lang w:eastAsia="fr-FR"/>
                </w:rPr>
                <w:delText>42.19</w:delText>
              </w:r>
            </w:del>
          </w:p>
        </w:tc>
        <w:tc>
          <w:tcPr>
            <w:tcW w:w="0" w:type="auto"/>
            <w:tcBorders>
              <w:top w:val="nil"/>
              <w:left w:val="nil"/>
              <w:bottom w:val="nil"/>
              <w:right w:val="nil"/>
            </w:tcBorders>
            <w:shd w:val="clear" w:color="auto" w:fill="auto"/>
            <w:noWrap/>
            <w:vAlign w:val="bottom"/>
            <w:hideMark/>
          </w:tcPr>
          <w:p w14:paraId="19E36131" w14:textId="6CC147C1" w:rsidR="00610D92" w:rsidRPr="009F135D" w:rsidDel="000347CA" w:rsidRDefault="00610D92" w:rsidP="009F135D">
            <w:pPr>
              <w:spacing w:after="0"/>
              <w:jc w:val="both"/>
              <w:rPr>
                <w:del w:id="607" w:author="Arnaud" w:date="2021-07-30T18:06:00Z"/>
                <w:rFonts w:asciiTheme="majorHAnsi" w:eastAsia="Times New Roman" w:hAnsiTheme="majorHAnsi" w:cstheme="majorHAnsi"/>
                <w:color w:val="000000"/>
                <w:sz w:val="22"/>
                <w:szCs w:val="22"/>
                <w:lang w:eastAsia="fr-FR"/>
              </w:rPr>
            </w:pPr>
            <w:del w:id="608" w:author="Arnaud" w:date="2021-07-30T18:06:00Z">
              <w:r w:rsidRPr="009F135D" w:rsidDel="000347CA">
                <w:rPr>
                  <w:rFonts w:asciiTheme="majorHAnsi" w:eastAsia="Times New Roman" w:hAnsiTheme="majorHAnsi" w:cstheme="majorHAnsi"/>
                  <w:color w:val="000000"/>
                  <w:sz w:val="22"/>
                  <w:szCs w:val="22"/>
                  <w:lang w:eastAsia="fr-FR"/>
                </w:rPr>
                <w:delText>20.85</w:delText>
              </w:r>
            </w:del>
          </w:p>
        </w:tc>
        <w:tc>
          <w:tcPr>
            <w:tcW w:w="0" w:type="auto"/>
            <w:tcBorders>
              <w:top w:val="nil"/>
              <w:left w:val="nil"/>
              <w:bottom w:val="nil"/>
              <w:right w:val="nil"/>
            </w:tcBorders>
            <w:shd w:val="clear" w:color="auto" w:fill="auto"/>
            <w:noWrap/>
            <w:vAlign w:val="bottom"/>
            <w:hideMark/>
          </w:tcPr>
          <w:p w14:paraId="43144B33" w14:textId="4DEAB06C" w:rsidR="00610D92" w:rsidRPr="009F135D" w:rsidDel="000347CA" w:rsidRDefault="00610D92" w:rsidP="009F135D">
            <w:pPr>
              <w:spacing w:after="0"/>
              <w:jc w:val="both"/>
              <w:rPr>
                <w:del w:id="60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C95B86B" w14:textId="05991A68" w:rsidR="00610D92" w:rsidRPr="009F135D" w:rsidDel="000347CA" w:rsidRDefault="00610D92" w:rsidP="009F135D">
            <w:pPr>
              <w:spacing w:after="0"/>
              <w:jc w:val="both"/>
              <w:rPr>
                <w:del w:id="610" w:author="Arnaud" w:date="2021-07-30T18:06:00Z"/>
                <w:rFonts w:asciiTheme="majorHAnsi" w:eastAsia="Times New Roman" w:hAnsiTheme="majorHAnsi" w:cstheme="majorHAnsi"/>
                <w:color w:val="000000"/>
                <w:sz w:val="22"/>
                <w:szCs w:val="22"/>
                <w:lang w:eastAsia="fr-FR"/>
              </w:rPr>
            </w:pPr>
            <w:del w:id="611" w:author="Arnaud" w:date="2021-07-30T18:06:00Z">
              <w:r w:rsidRPr="009F135D" w:rsidDel="000347CA">
                <w:rPr>
                  <w:rFonts w:asciiTheme="majorHAnsi" w:eastAsia="Times New Roman" w:hAnsiTheme="majorHAnsi" w:cstheme="majorHAnsi"/>
                  <w:color w:val="000000"/>
                  <w:sz w:val="22"/>
                  <w:szCs w:val="22"/>
                  <w:lang w:eastAsia="fr-FR"/>
                </w:rPr>
                <w:delText>71.23</w:delText>
              </w:r>
            </w:del>
          </w:p>
        </w:tc>
        <w:tc>
          <w:tcPr>
            <w:tcW w:w="0" w:type="auto"/>
            <w:tcBorders>
              <w:top w:val="nil"/>
              <w:left w:val="nil"/>
              <w:bottom w:val="nil"/>
              <w:right w:val="nil"/>
            </w:tcBorders>
            <w:shd w:val="clear" w:color="auto" w:fill="auto"/>
            <w:noWrap/>
            <w:vAlign w:val="bottom"/>
            <w:hideMark/>
          </w:tcPr>
          <w:p w14:paraId="16D0D95C" w14:textId="78D47914" w:rsidR="00610D92" w:rsidRPr="009F135D" w:rsidDel="000347CA" w:rsidRDefault="00610D92" w:rsidP="009F135D">
            <w:pPr>
              <w:spacing w:after="0"/>
              <w:jc w:val="both"/>
              <w:rPr>
                <w:del w:id="612" w:author="Arnaud" w:date="2021-07-30T18:06:00Z"/>
                <w:rFonts w:asciiTheme="majorHAnsi" w:eastAsia="Times New Roman" w:hAnsiTheme="majorHAnsi" w:cstheme="majorHAnsi"/>
                <w:color w:val="000000"/>
                <w:sz w:val="22"/>
                <w:szCs w:val="22"/>
                <w:lang w:eastAsia="fr-FR"/>
              </w:rPr>
            </w:pPr>
            <w:del w:id="613" w:author="Arnaud" w:date="2021-07-30T18:06:00Z">
              <w:r w:rsidRPr="009F135D" w:rsidDel="000347CA">
                <w:rPr>
                  <w:rFonts w:asciiTheme="majorHAnsi" w:eastAsia="Times New Roman" w:hAnsiTheme="majorHAnsi" w:cstheme="majorHAnsi"/>
                  <w:color w:val="000000"/>
                  <w:sz w:val="22"/>
                  <w:szCs w:val="22"/>
                  <w:lang w:eastAsia="fr-FR"/>
                </w:rPr>
                <w:delText>44.95</w:delText>
              </w:r>
            </w:del>
          </w:p>
        </w:tc>
        <w:tc>
          <w:tcPr>
            <w:tcW w:w="0" w:type="auto"/>
            <w:tcBorders>
              <w:top w:val="nil"/>
              <w:left w:val="nil"/>
              <w:bottom w:val="nil"/>
              <w:right w:val="nil"/>
            </w:tcBorders>
            <w:shd w:val="clear" w:color="auto" w:fill="auto"/>
            <w:noWrap/>
            <w:vAlign w:val="bottom"/>
            <w:hideMark/>
          </w:tcPr>
          <w:p w14:paraId="652F54E5" w14:textId="0A35F2F9" w:rsidR="00610D92" w:rsidRPr="009F135D" w:rsidDel="000347CA" w:rsidRDefault="00610D92" w:rsidP="009F135D">
            <w:pPr>
              <w:spacing w:after="0"/>
              <w:jc w:val="both"/>
              <w:rPr>
                <w:del w:id="61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63D8B10D" w14:textId="4FB8B126" w:rsidR="00610D92" w:rsidRPr="009F135D" w:rsidDel="000347CA" w:rsidRDefault="00610D92" w:rsidP="009F135D">
            <w:pPr>
              <w:spacing w:after="0"/>
              <w:jc w:val="both"/>
              <w:rPr>
                <w:del w:id="615" w:author="Arnaud" w:date="2021-07-30T18:06:00Z"/>
                <w:rFonts w:asciiTheme="majorHAnsi" w:eastAsia="Times New Roman" w:hAnsiTheme="majorHAnsi" w:cstheme="majorHAnsi"/>
                <w:color w:val="000000"/>
                <w:sz w:val="22"/>
                <w:szCs w:val="22"/>
                <w:lang w:eastAsia="fr-FR"/>
              </w:rPr>
            </w:pPr>
            <w:del w:id="616" w:author="Arnaud" w:date="2021-07-30T18:06:00Z">
              <w:r w:rsidRPr="009F135D" w:rsidDel="000347CA">
                <w:rPr>
                  <w:rFonts w:asciiTheme="majorHAnsi" w:eastAsia="Times New Roman" w:hAnsiTheme="majorHAnsi" w:cstheme="majorHAnsi"/>
                  <w:color w:val="000000"/>
                  <w:sz w:val="22"/>
                  <w:szCs w:val="22"/>
                  <w:lang w:eastAsia="fr-FR"/>
                </w:rPr>
                <w:delText>52.24</w:delText>
              </w:r>
            </w:del>
          </w:p>
        </w:tc>
        <w:tc>
          <w:tcPr>
            <w:tcW w:w="0" w:type="auto"/>
            <w:tcBorders>
              <w:top w:val="nil"/>
              <w:left w:val="nil"/>
              <w:bottom w:val="nil"/>
              <w:right w:val="nil"/>
            </w:tcBorders>
            <w:shd w:val="clear" w:color="auto" w:fill="auto"/>
            <w:noWrap/>
            <w:vAlign w:val="bottom"/>
            <w:hideMark/>
          </w:tcPr>
          <w:p w14:paraId="0B0D3417" w14:textId="3578A97E" w:rsidR="00610D92" w:rsidRPr="009F135D" w:rsidDel="000347CA" w:rsidRDefault="00610D92" w:rsidP="009F135D">
            <w:pPr>
              <w:spacing w:after="0"/>
              <w:jc w:val="both"/>
              <w:rPr>
                <w:del w:id="617" w:author="Arnaud" w:date="2021-07-30T18:06:00Z"/>
                <w:rFonts w:asciiTheme="majorHAnsi" w:eastAsia="Times New Roman" w:hAnsiTheme="majorHAnsi" w:cstheme="majorHAnsi"/>
                <w:color w:val="000000"/>
                <w:sz w:val="22"/>
                <w:szCs w:val="22"/>
                <w:lang w:eastAsia="fr-FR"/>
              </w:rPr>
            </w:pPr>
            <w:del w:id="618" w:author="Arnaud" w:date="2021-07-30T18:06:00Z">
              <w:r w:rsidRPr="009F135D" w:rsidDel="000347CA">
                <w:rPr>
                  <w:rFonts w:asciiTheme="majorHAnsi" w:eastAsia="Times New Roman" w:hAnsiTheme="majorHAnsi" w:cstheme="majorHAnsi"/>
                  <w:color w:val="000000"/>
                  <w:sz w:val="22"/>
                  <w:szCs w:val="22"/>
                  <w:lang w:eastAsia="fr-FR"/>
                </w:rPr>
                <w:delText>27.12</w:delText>
              </w:r>
            </w:del>
          </w:p>
        </w:tc>
        <w:tc>
          <w:tcPr>
            <w:tcW w:w="0" w:type="auto"/>
            <w:tcBorders>
              <w:top w:val="nil"/>
              <w:left w:val="nil"/>
              <w:bottom w:val="nil"/>
              <w:right w:val="nil"/>
            </w:tcBorders>
            <w:shd w:val="clear" w:color="auto" w:fill="auto"/>
            <w:noWrap/>
            <w:vAlign w:val="bottom"/>
            <w:hideMark/>
          </w:tcPr>
          <w:p w14:paraId="14940D35" w14:textId="710B0556" w:rsidR="00610D92" w:rsidRPr="009F135D" w:rsidDel="000347CA" w:rsidRDefault="00610D92" w:rsidP="009F135D">
            <w:pPr>
              <w:spacing w:after="0"/>
              <w:jc w:val="both"/>
              <w:rPr>
                <w:del w:id="61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ECB5C3C" w14:textId="68A98117" w:rsidR="00610D92" w:rsidRPr="009F135D" w:rsidDel="000347CA" w:rsidRDefault="00610D92" w:rsidP="009F135D">
            <w:pPr>
              <w:spacing w:after="0"/>
              <w:jc w:val="both"/>
              <w:rPr>
                <w:del w:id="620" w:author="Arnaud" w:date="2021-07-30T18:06:00Z"/>
                <w:rFonts w:asciiTheme="majorHAnsi" w:eastAsia="Times New Roman" w:hAnsiTheme="majorHAnsi" w:cstheme="majorHAnsi"/>
                <w:color w:val="000000"/>
                <w:sz w:val="22"/>
                <w:szCs w:val="22"/>
                <w:lang w:eastAsia="fr-FR"/>
              </w:rPr>
            </w:pPr>
            <w:del w:id="621" w:author="Arnaud" w:date="2021-07-30T18:06:00Z">
              <w:r w:rsidRPr="009F135D" w:rsidDel="000347CA">
                <w:rPr>
                  <w:rFonts w:asciiTheme="majorHAnsi" w:eastAsia="Times New Roman" w:hAnsiTheme="majorHAnsi" w:cstheme="majorHAnsi"/>
                  <w:color w:val="000000"/>
                  <w:sz w:val="22"/>
                  <w:szCs w:val="22"/>
                  <w:lang w:eastAsia="fr-FR"/>
                </w:rPr>
                <w:delText>54.32</w:delText>
              </w:r>
            </w:del>
          </w:p>
        </w:tc>
        <w:tc>
          <w:tcPr>
            <w:tcW w:w="0" w:type="auto"/>
            <w:tcBorders>
              <w:top w:val="nil"/>
              <w:left w:val="nil"/>
              <w:bottom w:val="nil"/>
              <w:right w:val="nil"/>
            </w:tcBorders>
            <w:shd w:val="clear" w:color="auto" w:fill="auto"/>
            <w:noWrap/>
            <w:vAlign w:val="bottom"/>
            <w:hideMark/>
          </w:tcPr>
          <w:p w14:paraId="2A9E2332" w14:textId="6E83B357" w:rsidR="00610D92" w:rsidRPr="009F135D" w:rsidDel="000347CA" w:rsidRDefault="00610D92" w:rsidP="009F135D">
            <w:pPr>
              <w:spacing w:after="0"/>
              <w:jc w:val="both"/>
              <w:rPr>
                <w:del w:id="622" w:author="Arnaud" w:date="2021-07-30T18:06:00Z"/>
                <w:rFonts w:asciiTheme="majorHAnsi" w:eastAsia="Times New Roman" w:hAnsiTheme="majorHAnsi" w:cstheme="majorHAnsi"/>
                <w:color w:val="000000"/>
                <w:sz w:val="22"/>
                <w:szCs w:val="22"/>
                <w:lang w:eastAsia="fr-FR"/>
              </w:rPr>
            </w:pPr>
            <w:del w:id="623" w:author="Arnaud" w:date="2021-07-30T18:06:00Z">
              <w:r w:rsidRPr="009F135D" w:rsidDel="000347CA">
                <w:rPr>
                  <w:rFonts w:asciiTheme="majorHAnsi" w:eastAsia="Times New Roman" w:hAnsiTheme="majorHAnsi" w:cstheme="majorHAnsi"/>
                  <w:color w:val="000000"/>
                  <w:sz w:val="22"/>
                  <w:szCs w:val="22"/>
                  <w:lang w:eastAsia="fr-FR"/>
                </w:rPr>
                <w:delText>31.30</w:delText>
              </w:r>
            </w:del>
          </w:p>
        </w:tc>
      </w:tr>
      <w:tr w:rsidR="00610D92" w:rsidRPr="009F135D" w:rsidDel="000347CA" w14:paraId="0C276B41" w14:textId="4D62750F" w:rsidTr="00542A26">
        <w:trPr>
          <w:trHeight w:val="288"/>
          <w:del w:id="624" w:author="Arnaud" w:date="2021-07-30T18:06:00Z"/>
        </w:trPr>
        <w:tc>
          <w:tcPr>
            <w:tcW w:w="0" w:type="auto"/>
            <w:tcBorders>
              <w:top w:val="nil"/>
              <w:left w:val="nil"/>
              <w:bottom w:val="nil"/>
              <w:right w:val="nil"/>
            </w:tcBorders>
            <w:shd w:val="clear" w:color="auto" w:fill="auto"/>
            <w:noWrap/>
            <w:vAlign w:val="bottom"/>
            <w:hideMark/>
          </w:tcPr>
          <w:p w14:paraId="448AE432" w14:textId="58ECF316" w:rsidR="00610D92" w:rsidRPr="009F135D" w:rsidDel="000347CA" w:rsidRDefault="00610D92" w:rsidP="009F135D">
            <w:pPr>
              <w:spacing w:after="0"/>
              <w:jc w:val="both"/>
              <w:rPr>
                <w:del w:id="625" w:author="Arnaud" w:date="2021-07-30T18:06:00Z"/>
                <w:rFonts w:asciiTheme="majorHAnsi" w:eastAsia="Times New Roman" w:hAnsiTheme="majorHAnsi" w:cstheme="majorHAnsi"/>
                <w:color w:val="000000"/>
                <w:sz w:val="22"/>
                <w:szCs w:val="22"/>
                <w:lang w:eastAsia="fr-FR"/>
              </w:rPr>
            </w:pPr>
            <w:del w:id="626" w:author="Arnaud" w:date="2021-07-30T18:06:00Z">
              <w:r w:rsidRPr="009F135D" w:rsidDel="000347CA">
                <w:rPr>
                  <w:rFonts w:asciiTheme="majorHAnsi" w:eastAsia="Times New Roman" w:hAnsiTheme="majorHAnsi" w:cstheme="majorHAnsi"/>
                  <w:color w:val="000000"/>
                  <w:sz w:val="22"/>
                  <w:szCs w:val="22"/>
                  <w:lang w:eastAsia="fr-FR"/>
                </w:rPr>
                <w:delText>Size of land (ha)</w:delText>
              </w:r>
            </w:del>
          </w:p>
        </w:tc>
        <w:tc>
          <w:tcPr>
            <w:tcW w:w="0" w:type="auto"/>
            <w:tcBorders>
              <w:top w:val="nil"/>
              <w:left w:val="nil"/>
              <w:bottom w:val="nil"/>
              <w:right w:val="nil"/>
            </w:tcBorders>
            <w:shd w:val="clear" w:color="auto" w:fill="auto"/>
            <w:noWrap/>
            <w:vAlign w:val="bottom"/>
            <w:hideMark/>
          </w:tcPr>
          <w:p w14:paraId="1F613DFD" w14:textId="67021621" w:rsidR="00610D92" w:rsidRPr="009F135D" w:rsidDel="000347CA" w:rsidRDefault="00610D92" w:rsidP="009F135D">
            <w:pPr>
              <w:spacing w:after="0"/>
              <w:jc w:val="both"/>
              <w:rPr>
                <w:del w:id="627" w:author="Arnaud" w:date="2021-07-30T18:06:00Z"/>
                <w:rFonts w:asciiTheme="majorHAnsi" w:eastAsia="Times New Roman" w:hAnsiTheme="majorHAnsi" w:cstheme="majorHAnsi"/>
                <w:color w:val="000000"/>
                <w:sz w:val="22"/>
                <w:szCs w:val="22"/>
                <w:lang w:eastAsia="fr-FR"/>
              </w:rPr>
            </w:pPr>
            <w:del w:id="628" w:author="Arnaud" w:date="2021-07-30T18:06:00Z">
              <w:r w:rsidRPr="009F135D" w:rsidDel="000347CA">
                <w:rPr>
                  <w:rFonts w:asciiTheme="majorHAnsi" w:eastAsia="Times New Roman" w:hAnsiTheme="majorHAnsi" w:cstheme="majorHAnsi"/>
                  <w:color w:val="000000"/>
                  <w:sz w:val="22"/>
                  <w:szCs w:val="22"/>
                  <w:lang w:eastAsia="fr-FR"/>
                </w:rPr>
                <w:delText>0.56</w:delText>
              </w:r>
            </w:del>
          </w:p>
        </w:tc>
        <w:tc>
          <w:tcPr>
            <w:tcW w:w="0" w:type="auto"/>
            <w:tcBorders>
              <w:top w:val="nil"/>
              <w:left w:val="nil"/>
              <w:bottom w:val="nil"/>
              <w:right w:val="nil"/>
            </w:tcBorders>
            <w:shd w:val="clear" w:color="auto" w:fill="auto"/>
            <w:noWrap/>
            <w:vAlign w:val="bottom"/>
            <w:hideMark/>
          </w:tcPr>
          <w:p w14:paraId="7093D4FF" w14:textId="6F4F5A81" w:rsidR="00610D92" w:rsidRPr="009F135D" w:rsidDel="000347CA" w:rsidRDefault="00610D92" w:rsidP="009F135D">
            <w:pPr>
              <w:spacing w:after="0"/>
              <w:jc w:val="both"/>
              <w:rPr>
                <w:del w:id="629" w:author="Arnaud" w:date="2021-07-30T18:06:00Z"/>
                <w:rFonts w:asciiTheme="majorHAnsi" w:eastAsia="Times New Roman" w:hAnsiTheme="majorHAnsi" w:cstheme="majorHAnsi"/>
                <w:color w:val="000000"/>
                <w:sz w:val="22"/>
                <w:szCs w:val="22"/>
                <w:lang w:eastAsia="fr-FR"/>
              </w:rPr>
            </w:pPr>
            <w:del w:id="630" w:author="Arnaud" w:date="2021-07-30T18:06:00Z">
              <w:r w:rsidRPr="009F135D" w:rsidDel="000347CA">
                <w:rPr>
                  <w:rFonts w:asciiTheme="majorHAnsi" w:eastAsia="Times New Roman" w:hAnsiTheme="majorHAnsi" w:cstheme="majorHAnsi"/>
                  <w:color w:val="000000"/>
                  <w:sz w:val="22"/>
                  <w:szCs w:val="22"/>
                  <w:lang w:eastAsia="fr-FR"/>
                </w:rPr>
                <w:delText>0.57</w:delText>
              </w:r>
            </w:del>
          </w:p>
        </w:tc>
        <w:tc>
          <w:tcPr>
            <w:tcW w:w="0" w:type="auto"/>
            <w:tcBorders>
              <w:top w:val="nil"/>
              <w:left w:val="nil"/>
              <w:bottom w:val="nil"/>
              <w:right w:val="nil"/>
            </w:tcBorders>
            <w:shd w:val="clear" w:color="auto" w:fill="auto"/>
            <w:noWrap/>
            <w:vAlign w:val="bottom"/>
            <w:hideMark/>
          </w:tcPr>
          <w:p w14:paraId="725F1C6A" w14:textId="52500138" w:rsidR="00610D92" w:rsidRPr="009F135D" w:rsidDel="000347CA" w:rsidRDefault="00610D92" w:rsidP="009F135D">
            <w:pPr>
              <w:spacing w:after="0"/>
              <w:jc w:val="both"/>
              <w:rPr>
                <w:del w:id="63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5D2105C" w14:textId="0D1F42A0" w:rsidR="00610D92" w:rsidRPr="009F135D" w:rsidDel="000347CA" w:rsidRDefault="00610D92" w:rsidP="009F135D">
            <w:pPr>
              <w:spacing w:after="0"/>
              <w:jc w:val="both"/>
              <w:rPr>
                <w:del w:id="632" w:author="Arnaud" w:date="2021-07-30T18:06:00Z"/>
                <w:rFonts w:asciiTheme="majorHAnsi" w:eastAsia="Times New Roman" w:hAnsiTheme="majorHAnsi" w:cstheme="majorHAnsi"/>
                <w:color w:val="000000"/>
                <w:sz w:val="22"/>
                <w:szCs w:val="22"/>
                <w:lang w:eastAsia="fr-FR"/>
              </w:rPr>
            </w:pPr>
            <w:del w:id="633" w:author="Arnaud" w:date="2021-07-30T18:06:00Z">
              <w:r w:rsidRPr="009F135D" w:rsidDel="000347CA">
                <w:rPr>
                  <w:rFonts w:asciiTheme="majorHAnsi" w:eastAsia="Times New Roman" w:hAnsiTheme="majorHAnsi" w:cstheme="majorHAnsi"/>
                  <w:color w:val="000000"/>
                  <w:sz w:val="22"/>
                  <w:szCs w:val="22"/>
                  <w:lang w:eastAsia="fr-FR"/>
                </w:rPr>
                <w:delText>0.85</w:delText>
              </w:r>
            </w:del>
          </w:p>
        </w:tc>
        <w:tc>
          <w:tcPr>
            <w:tcW w:w="0" w:type="auto"/>
            <w:tcBorders>
              <w:top w:val="nil"/>
              <w:left w:val="nil"/>
              <w:bottom w:val="nil"/>
              <w:right w:val="nil"/>
            </w:tcBorders>
            <w:shd w:val="clear" w:color="auto" w:fill="auto"/>
            <w:noWrap/>
            <w:vAlign w:val="bottom"/>
            <w:hideMark/>
          </w:tcPr>
          <w:p w14:paraId="26CA6B05" w14:textId="076C9C00" w:rsidR="00610D92" w:rsidRPr="009F135D" w:rsidDel="000347CA" w:rsidRDefault="00610D92" w:rsidP="009F135D">
            <w:pPr>
              <w:spacing w:after="0"/>
              <w:jc w:val="both"/>
              <w:rPr>
                <w:del w:id="634" w:author="Arnaud" w:date="2021-07-30T18:06:00Z"/>
                <w:rFonts w:asciiTheme="majorHAnsi" w:eastAsia="Times New Roman" w:hAnsiTheme="majorHAnsi" w:cstheme="majorHAnsi"/>
                <w:color w:val="000000"/>
                <w:sz w:val="22"/>
                <w:szCs w:val="22"/>
                <w:lang w:eastAsia="fr-FR"/>
              </w:rPr>
            </w:pPr>
            <w:del w:id="635" w:author="Arnaud" w:date="2021-07-30T18:06:00Z">
              <w:r w:rsidRPr="009F135D" w:rsidDel="000347CA">
                <w:rPr>
                  <w:rFonts w:asciiTheme="majorHAnsi" w:eastAsia="Times New Roman" w:hAnsiTheme="majorHAnsi" w:cstheme="majorHAnsi"/>
                  <w:color w:val="000000"/>
                  <w:sz w:val="22"/>
                  <w:szCs w:val="22"/>
                  <w:lang w:eastAsia="fr-FR"/>
                </w:rPr>
                <w:delText>1.05</w:delText>
              </w:r>
            </w:del>
          </w:p>
        </w:tc>
        <w:tc>
          <w:tcPr>
            <w:tcW w:w="0" w:type="auto"/>
            <w:tcBorders>
              <w:top w:val="nil"/>
              <w:left w:val="nil"/>
              <w:bottom w:val="nil"/>
              <w:right w:val="nil"/>
            </w:tcBorders>
            <w:shd w:val="clear" w:color="auto" w:fill="auto"/>
            <w:noWrap/>
            <w:vAlign w:val="bottom"/>
            <w:hideMark/>
          </w:tcPr>
          <w:p w14:paraId="3E78713D" w14:textId="6CA97069" w:rsidR="00610D92" w:rsidRPr="009F135D" w:rsidDel="000347CA" w:rsidRDefault="00610D92" w:rsidP="009F135D">
            <w:pPr>
              <w:spacing w:after="0"/>
              <w:jc w:val="both"/>
              <w:rPr>
                <w:del w:id="63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D9D0382" w14:textId="2DEF2D50" w:rsidR="00610D92" w:rsidRPr="009F135D" w:rsidDel="000347CA" w:rsidRDefault="00610D92" w:rsidP="009F135D">
            <w:pPr>
              <w:spacing w:after="0"/>
              <w:jc w:val="both"/>
              <w:rPr>
                <w:del w:id="637" w:author="Arnaud" w:date="2021-07-30T18:06:00Z"/>
                <w:rFonts w:asciiTheme="majorHAnsi" w:eastAsia="Times New Roman" w:hAnsiTheme="majorHAnsi" w:cstheme="majorHAnsi"/>
                <w:color w:val="000000"/>
                <w:sz w:val="22"/>
                <w:szCs w:val="22"/>
                <w:lang w:eastAsia="fr-FR"/>
              </w:rPr>
            </w:pPr>
            <w:del w:id="638" w:author="Arnaud" w:date="2021-07-30T18:06:00Z">
              <w:r w:rsidRPr="009F135D" w:rsidDel="000347CA">
                <w:rPr>
                  <w:rFonts w:asciiTheme="majorHAnsi" w:eastAsia="Times New Roman" w:hAnsiTheme="majorHAnsi" w:cstheme="majorHAnsi"/>
                  <w:color w:val="000000"/>
                  <w:sz w:val="22"/>
                  <w:szCs w:val="22"/>
                  <w:lang w:eastAsia="fr-FR"/>
                </w:rPr>
                <w:delText>1.24</w:delText>
              </w:r>
            </w:del>
          </w:p>
        </w:tc>
        <w:tc>
          <w:tcPr>
            <w:tcW w:w="0" w:type="auto"/>
            <w:tcBorders>
              <w:top w:val="nil"/>
              <w:left w:val="nil"/>
              <w:bottom w:val="nil"/>
              <w:right w:val="nil"/>
            </w:tcBorders>
            <w:shd w:val="clear" w:color="auto" w:fill="auto"/>
            <w:noWrap/>
            <w:vAlign w:val="bottom"/>
            <w:hideMark/>
          </w:tcPr>
          <w:p w14:paraId="7B9C5D9A" w14:textId="5B4A1F19" w:rsidR="00610D92" w:rsidRPr="009F135D" w:rsidDel="000347CA" w:rsidRDefault="00610D92" w:rsidP="009F135D">
            <w:pPr>
              <w:spacing w:after="0"/>
              <w:jc w:val="both"/>
              <w:rPr>
                <w:del w:id="639" w:author="Arnaud" w:date="2021-07-30T18:06:00Z"/>
                <w:rFonts w:asciiTheme="majorHAnsi" w:eastAsia="Times New Roman" w:hAnsiTheme="majorHAnsi" w:cstheme="majorHAnsi"/>
                <w:color w:val="000000"/>
                <w:sz w:val="22"/>
                <w:szCs w:val="22"/>
                <w:lang w:eastAsia="fr-FR"/>
              </w:rPr>
            </w:pPr>
            <w:del w:id="640" w:author="Arnaud" w:date="2021-07-30T18:06:00Z">
              <w:r w:rsidRPr="009F135D" w:rsidDel="000347CA">
                <w:rPr>
                  <w:rFonts w:asciiTheme="majorHAnsi" w:eastAsia="Times New Roman" w:hAnsiTheme="majorHAnsi" w:cstheme="majorHAnsi"/>
                  <w:color w:val="000000"/>
                  <w:sz w:val="22"/>
                  <w:szCs w:val="22"/>
                  <w:lang w:eastAsia="fr-FR"/>
                </w:rPr>
                <w:delText>1.88</w:delText>
              </w:r>
            </w:del>
          </w:p>
        </w:tc>
        <w:tc>
          <w:tcPr>
            <w:tcW w:w="0" w:type="auto"/>
            <w:tcBorders>
              <w:top w:val="nil"/>
              <w:left w:val="nil"/>
              <w:bottom w:val="nil"/>
              <w:right w:val="nil"/>
            </w:tcBorders>
            <w:shd w:val="clear" w:color="auto" w:fill="auto"/>
            <w:noWrap/>
            <w:vAlign w:val="bottom"/>
            <w:hideMark/>
          </w:tcPr>
          <w:p w14:paraId="38BFD2CF" w14:textId="4597DF4B" w:rsidR="00610D92" w:rsidRPr="009F135D" w:rsidDel="000347CA" w:rsidRDefault="00610D92" w:rsidP="009F135D">
            <w:pPr>
              <w:spacing w:after="0"/>
              <w:jc w:val="both"/>
              <w:rPr>
                <w:del w:id="64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2071E66" w14:textId="2AE21241" w:rsidR="00610D92" w:rsidRPr="009F135D" w:rsidDel="000347CA" w:rsidRDefault="00610D92" w:rsidP="009F135D">
            <w:pPr>
              <w:spacing w:after="0"/>
              <w:jc w:val="both"/>
              <w:rPr>
                <w:del w:id="642" w:author="Arnaud" w:date="2021-07-30T18:06:00Z"/>
                <w:rFonts w:asciiTheme="majorHAnsi" w:eastAsia="Times New Roman" w:hAnsiTheme="majorHAnsi" w:cstheme="majorHAnsi"/>
                <w:color w:val="000000"/>
                <w:sz w:val="22"/>
                <w:szCs w:val="22"/>
                <w:lang w:eastAsia="fr-FR"/>
              </w:rPr>
            </w:pPr>
            <w:del w:id="643" w:author="Arnaud" w:date="2021-07-30T18:06:00Z">
              <w:r w:rsidRPr="009F135D" w:rsidDel="000347CA">
                <w:rPr>
                  <w:rFonts w:asciiTheme="majorHAnsi" w:eastAsia="Times New Roman" w:hAnsiTheme="majorHAnsi" w:cstheme="majorHAnsi"/>
                  <w:color w:val="000000"/>
                  <w:sz w:val="22"/>
                  <w:szCs w:val="22"/>
                  <w:lang w:eastAsia="fr-FR"/>
                </w:rPr>
                <w:delText>0.80</w:delText>
              </w:r>
            </w:del>
          </w:p>
        </w:tc>
        <w:tc>
          <w:tcPr>
            <w:tcW w:w="0" w:type="auto"/>
            <w:tcBorders>
              <w:top w:val="nil"/>
              <w:left w:val="nil"/>
              <w:bottom w:val="nil"/>
              <w:right w:val="nil"/>
            </w:tcBorders>
            <w:shd w:val="clear" w:color="auto" w:fill="auto"/>
            <w:noWrap/>
            <w:vAlign w:val="bottom"/>
            <w:hideMark/>
          </w:tcPr>
          <w:p w14:paraId="562608AB" w14:textId="489669B7" w:rsidR="00610D92" w:rsidRPr="009F135D" w:rsidDel="000347CA" w:rsidRDefault="00610D92" w:rsidP="009F135D">
            <w:pPr>
              <w:spacing w:after="0"/>
              <w:jc w:val="both"/>
              <w:rPr>
                <w:del w:id="644" w:author="Arnaud" w:date="2021-07-30T18:06:00Z"/>
                <w:rFonts w:asciiTheme="majorHAnsi" w:eastAsia="Times New Roman" w:hAnsiTheme="majorHAnsi" w:cstheme="majorHAnsi"/>
                <w:color w:val="000000"/>
                <w:sz w:val="22"/>
                <w:szCs w:val="22"/>
                <w:lang w:eastAsia="fr-FR"/>
              </w:rPr>
            </w:pPr>
            <w:del w:id="645" w:author="Arnaud" w:date="2021-07-30T18:06:00Z">
              <w:r w:rsidRPr="009F135D" w:rsidDel="000347CA">
                <w:rPr>
                  <w:rFonts w:asciiTheme="majorHAnsi" w:eastAsia="Times New Roman" w:hAnsiTheme="majorHAnsi" w:cstheme="majorHAnsi"/>
                  <w:color w:val="000000"/>
                  <w:sz w:val="22"/>
                  <w:szCs w:val="22"/>
                  <w:lang w:eastAsia="fr-FR"/>
                </w:rPr>
                <w:delText>0.98</w:delText>
              </w:r>
            </w:del>
          </w:p>
        </w:tc>
      </w:tr>
      <w:tr w:rsidR="007C018D" w:rsidRPr="009F135D" w:rsidDel="000347CA" w14:paraId="6C15B744" w14:textId="2DA54142" w:rsidTr="00542A26">
        <w:trPr>
          <w:trHeight w:val="288"/>
          <w:del w:id="646" w:author="Arnaud" w:date="2021-07-30T18:06:00Z"/>
        </w:trPr>
        <w:tc>
          <w:tcPr>
            <w:tcW w:w="0" w:type="auto"/>
            <w:tcBorders>
              <w:top w:val="nil"/>
              <w:left w:val="nil"/>
              <w:bottom w:val="nil"/>
              <w:right w:val="nil"/>
            </w:tcBorders>
            <w:shd w:val="clear" w:color="auto" w:fill="auto"/>
            <w:noWrap/>
            <w:vAlign w:val="bottom"/>
          </w:tcPr>
          <w:p w14:paraId="3BFD3C69" w14:textId="6D46200A" w:rsidR="007C018D" w:rsidRPr="007C018D" w:rsidDel="000347CA" w:rsidRDefault="007C018D" w:rsidP="009F135D">
            <w:pPr>
              <w:spacing w:after="0"/>
              <w:jc w:val="both"/>
              <w:rPr>
                <w:del w:id="647" w:author="Arnaud" w:date="2021-07-30T18:06:00Z"/>
                <w:rFonts w:asciiTheme="majorHAnsi" w:eastAsia="Times New Roman" w:hAnsiTheme="majorHAnsi" w:cstheme="majorHAnsi"/>
                <w:b/>
                <w:color w:val="000000"/>
                <w:sz w:val="22"/>
                <w:szCs w:val="22"/>
                <w:lang w:eastAsia="fr-FR"/>
              </w:rPr>
            </w:pPr>
            <w:del w:id="648" w:author="Arnaud" w:date="2021-07-30T18:06:00Z">
              <w:r w:rsidRPr="007C018D" w:rsidDel="000347CA">
                <w:rPr>
                  <w:rFonts w:asciiTheme="majorHAnsi" w:eastAsia="Times New Roman" w:hAnsiTheme="majorHAnsi" w:cstheme="majorHAnsi"/>
                  <w:b/>
                  <w:color w:val="000000"/>
                  <w:sz w:val="22"/>
                  <w:szCs w:val="22"/>
                  <w:lang w:eastAsia="fr-FR"/>
                </w:rPr>
                <w:delText>Income</w:delText>
              </w:r>
            </w:del>
          </w:p>
        </w:tc>
        <w:tc>
          <w:tcPr>
            <w:tcW w:w="0" w:type="auto"/>
            <w:tcBorders>
              <w:top w:val="nil"/>
              <w:left w:val="nil"/>
              <w:bottom w:val="nil"/>
              <w:right w:val="nil"/>
            </w:tcBorders>
            <w:shd w:val="clear" w:color="auto" w:fill="auto"/>
            <w:noWrap/>
            <w:vAlign w:val="bottom"/>
          </w:tcPr>
          <w:p w14:paraId="7D03553E" w14:textId="36481E90" w:rsidR="007C018D" w:rsidRPr="009F135D" w:rsidDel="000347CA" w:rsidRDefault="007C018D" w:rsidP="009F135D">
            <w:pPr>
              <w:spacing w:after="0"/>
              <w:jc w:val="both"/>
              <w:rPr>
                <w:del w:id="64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03EA2835" w14:textId="07C948C4" w:rsidR="007C018D" w:rsidRPr="009F135D" w:rsidDel="000347CA" w:rsidRDefault="007C018D" w:rsidP="009F135D">
            <w:pPr>
              <w:spacing w:after="0"/>
              <w:jc w:val="both"/>
              <w:rPr>
                <w:del w:id="65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49153652" w14:textId="4FF9417F" w:rsidR="007C018D" w:rsidRPr="009F135D" w:rsidDel="000347CA" w:rsidRDefault="007C018D" w:rsidP="009F135D">
            <w:pPr>
              <w:spacing w:after="0"/>
              <w:jc w:val="both"/>
              <w:rPr>
                <w:del w:id="65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4DD1C30D" w14:textId="28528B1E" w:rsidR="007C018D" w:rsidRPr="009F135D" w:rsidDel="000347CA" w:rsidRDefault="007C018D" w:rsidP="009F135D">
            <w:pPr>
              <w:spacing w:after="0"/>
              <w:jc w:val="both"/>
              <w:rPr>
                <w:del w:id="65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0334ACB5" w14:textId="01AFB98C" w:rsidR="007C018D" w:rsidRPr="009F135D" w:rsidDel="000347CA" w:rsidRDefault="007C018D" w:rsidP="009F135D">
            <w:pPr>
              <w:spacing w:after="0"/>
              <w:jc w:val="both"/>
              <w:rPr>
                <w:del w:id="65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16D24D36" w14:textId="4D6DD373" w:rsidR="007C018D" w:rsidRPr="009F135D" w:rsidDel="000347CA" w:rsidRDefault="007C018D" w:rsidP="009F135D">
            <w:pPr>
              <w:spacing w:after="0"/>
              <w:jc w:val="both"/>
              <w:rPr>
                <w:del w:id="65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1CE8BF9A" w14:textId="0955C756" w:rsidR="007C018D" w:rsidRPr="009F135D" w:rsidDel="000347CA" w:rsidRDefault="007C018D" w:rsidP="009F135D">
            <w:pPr>
              <w:spacing w:after="0"/>
              <w:jc w:val="both"/>
              <w:rPr>
                <w:del w:id="65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280B3D28" w14:textId="3ACCEF95" w:rsidR="007C018D" w:rsidRPr="009F135D" w:rsidDel="000347CA" w:rsidRDefault="007C018D" w:rsidP="009F135D">
            <w:pPr>
              <w:spacing w:after="0"/>
              <w:jc w:val="both"/>
              <w:rPr>
                <w:del w:id="65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5235E293" w14:textId="630FE997" w:rsidR="007C018D" w:rsidRPr="009F135D" w:rsidDel="000347CA" w:rsidRDefault="007C018D" w:rsidP="009F135D">
            <w:pPr>
              <w:spacing w:after="0"/>
              <w:jc w:val="both"/>
              <w:rPr>
                <w:del w:id="65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78420055" w14:textId="7481241D" w:rsidR="007C018D" w:rsidRPr="009F135D" w:rsidDel="000347CA" w:rsidRDefault="007C018D" w:rsidP="009F135D">
            <w:pPr>
              <w:spacing w:after="0"/>
              <w:jc w:val="both"/>
              <w:rPr>
                <w:del w:id="65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1713C267" w14:textId="195359B5" w:rsidR="007C018D" w:rsidRPr="009F135D" w:rsidDel="000347CA" w:rsidRDefault="007C018D" w:rsidP="009F135D">
            <w:pPr>
              <w:spacing w:after="0"/>
              <w:jc w:val="both"/>
              <w:rPr>
                <w:del w:id="659" w:author="Arnaud" w:date="2021-07-30T18:06:00Z"/>
                <w:rFonts w:asciiTheme="majorHAnsi" w:eastAsia="Times New Roman" w:hAnsiTheme="majorHAnsi" w:cstheme="majorHAnsi"/>
                <w:color w:val="000000"/>
                <w:sz w:val="22"/>
                <w:szCs w:val="22"/>
                <w:lang w:eastAsia="fr-FR"/>
              </w:rPr>
            </w:pPr>
          </w:p>
        </w:tc>
      </w:tr>
      <w:tr w:rsidR="00610D92" w:rsidRPr="009F135D" w:rsidDel="000347CA" w14:paraId="1D053357" w14:textId="0EC347FF" w:rsidTr="00542A26">
        <w:trPr>
          <w:trHeight w:val="288"/>
          <w:del w:id="660" w:author="Arnaud" w:date="2021-07-30T18:06:00Z"/>
        </w:trPr>
        <w:tc>
          <w:tcPr>
            <w:tcW w:w="0" w:type="auto"/>
            <w:tcBorders>
              <w:top w:val="nil"/>
              <w:left w:val="nil"/>
              <w:bottom w:val="nil"/>
              <w:right w:val="nil"/>
            </w:tcBorders>
            <w:shd w:val="clear" w:color="auto" w:fill="auto"/>
            <w:noWrap/>
            <w:vAlign w:val="bottom"/>
            <w:hideMark/>
          </w:tcPr>
          <w:p w14:paraId="5F4A5C00" w14:textId="2617D9AE" w:rsidR="00610D92" w:rsidRPr="009F135D" w:rsidDel="000347CA" w:rsidRDefault="00610D92" w:rsidP="009F135D">
            <w:pPr>
              <w:spacing w:after="0"/>
              <w:jc w:val="both"/>
              <w:rPr>
                <w:del w:id="661" w:author="Arnaud" w:date="2021-07-30T18:06:00Z"/>
                <w:rFonts w:asciiTheme="majorHAnsi" w:eastAsia="Times New Roman" w:hAnsiTheme="majorHAnsi" w:cstheme="majorHAnsi"/>
                <w:color w:val="000000"/>
                <w:sz w:val="22"/>
                <w:szCs w:val="22"/>
                <w:lang w:eastAsia="fr-FR"/>
              </w:rPr>
            </w:pPr>
            <w:del w:id="662" w:author="Arnaud" w:date="2021-07-30T18:06:00Z">
              <w:r w:rsidRPr="009F135D" w:rsidDel="000347CA">
                <w:rPr>
                  <w:rFonts w:asciiTheme="majorHAnsi" w:eastAsia="Times New Roman" w:hAnsiTheme="majorHAnsi" w:cstheme="majorHAnsi"/>
                  <w:color w:val="000000"/>
                  <w:sz w:val="22"/>
                  <w:szCs w:val="22"/>
                  <w:lang w:eastAsia="fr-FR"/>
                </w:rPr>
                <w:delText>Number of income source</w:delText>
              </w:r>
            </w:del>
          </w:p>
        </w:tc>
        <w:tc>
          <w:tcPr>
            <w:tcW w:w="0" w:type="auto"/>
            <w:tcBorders>
              <w:top w:val="nil"/>
              <w:left w:val="nil"/>
              <w:bottom w:val="nil"/>
              <w:right w:val="nil"/>
            </w:tcBorders>
            <w:shd w:val="clear" w:color="auto" w:fill="auto"/>
            <w:noWrap/>
            <w:vAlign w:val="bottom"/>
            <w:hideMark/>
          </w:tcPr>
          <w:p w14:paraId="42B85F77" w14:textId="2A12E11D" w:rsidR="00610D92" w:rsidRPr="009F135D" w:rsidDel="000347CA" w:rsidRDefault="00610D92" w:rsidP="009F135D">
            <w:pPr>
              <w:spacing w:after="0"/>
              <w:jc w:val="both"/>
              <w:rPr>
                <w:del w:id="663" w:author="Arnaud" w:date="2021-07-30T18:06:00Z"/>
                <w:rFonts w:asciiTheme="majorHAnsi" w:eastAsia="Times New Roman" w:hAnsiTheme="majorHAnsi" w:cstheme="majorHAnsi"/>
                <w:color w:val="000000"/>
                <w:sz w:val="22"/>
                <w:szCs w:val="22"/>
                <w:lang w:eastAsia="fr-FR"/>
              </w:rPr>
            </w:pPr>
            <w:del w:id="664" w:author="Arnaud" w:date="2021-07-30T18:06:00Z">
              <w:r w:rsidRPr="009F135D" w:rsidDel="000347CA">
                <w:rPr>
                  <w:rFonts w:asciiTheme="majorHAnsi" w:eastAsia="Times New Roman" w:hAnsiTheme="majorHAnsi" w:cstheme="majorHAnsi"/>
                  <w:color w:val="000000"/>
                  <w:sz w:val="22"/>
                  <w:szCs w:val="22"/>
                  <w:lang w:eastAsia="fr-FR"/>
                </w:rPr>
                <w:delText>3.64</w:delText>
              </w:r>
            </w:del>
          </w:p>
        </w:tc>
        <w:tc>
          <w:tcPr>
            <w:tcW w:w="0" w:type="auto"/>
            <w:tcBorders>
              <w:top w:val="nil"/>
              <w:left w:val="nil"/>
              <w:bottom w:val="nil"/>
              <w:right w:val="nil"/>
            </w:tcBorders>
            <w:shd w:val="clear" w:color="auto" w:fill="auto"/>
            <w:noWrap/>
            <w:vAlign w:val="bottom"/>
            <w:hideMark/>
          </w:tcPr>
          <w:p w14:paraId="36332E8C" w14:textId="51607977" w:rsidR="00610D92" w:rsidRPr="009F135D" w:rsidDel="000347CA" w:rsidRDefault="00610D92" w:rsidP="009F135D">
            <w:pPr>
              <w:spacing w:after="0"/>
              <w:jc w:val="both"/>
              <w:rPr>
                <w:del w:id="665" w:author="Arnaud" w:date="2021-07-30T18:06:00Z"/>
                <w:rFonts w:asciiTheme="majorHAnsi" w:eastAsia="Times New Roman" w:hAnsiTheme="majorHAnsi" w:cstheme="majorHAnsi"/>
                <w:color w:val="000000"/>
                <w:sz w:val="22"/>
                <w:szCs w:val="22"/>
                <w:lang w:eastAsia="fr-FR"/>
              </w:rPr>
            </w:pPr>
            <w:del w:id="666" w:author="Arnaud" w:date="2021-07-30T18:06:00Z">
              <w:r w:rsidRPr="009F135D" w:rsidDel="000347CA">
                <w:rPr>
                  <w:rFonts w:asciiTheme="majorHAnsi" w:eastAsia="Times New Roman" w:hAnsiTheme="majorHAnsi" w:cstheme="majorHAnsi"/>
                  <w:color w:val="000000"/>
                  <w:sz w:val="22"/>
                  <w:szCs w:val="22"/>
                  <w:lang w:eastAsia="fr-FR"/>
                </w:rPr>
                <w:delText>4.08</w:delText>
              </w:r>
            </w:del>
          </w:p>
        </w:tc>
        <w:tc>
          <w:tcPr>
            <w:tcW w:w="0" w:type="auto"/>
            <w:tcBorders>
              <w:top w:val="nil"/>
              <w:left w:val="nil"/>
              <w:bottom w:val="nil"/>
              <w:right w:val="nil"/>
            </w:tcBorders>
            <w:shd w:val="clear" w:color="auto" w:fill="auto"/>
            <w:noWrap/>
            <w:vAlign w:val="bottom"/>
            <w:hideMark/>
          </w:tcPr>
          <w:p w14:paraId="648D944A" w14:textId="7D20B573" w:rsidR="00610D92" w:rsidRPr="009F135D" w:rsidDel="000347CA" w:rsidRDefault="00610D92" w:rsidP="009F135D">
            <w:pPr>
              <w:spacing w:after="0"/>
              <w:jc w:val="both"/>
              <w:rPr>
                <w:del w:id="66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267EB626" w14:textId="60D49FCA" w:rsidR="00610D92" w:rsidRPr="009F135D" w:rsidDel="000347CA" w:rsidRDefault="00610D92" w:rsidP="009F135D">
            <w:pPr>
              <w:spacing w:after="0"/>
              <w:jc w:val="both"/>
              <w:rPr>
                <w:del w:id="668" w:author="Arnaud" w:date="2021-07-30T18:06:00Z"/>
                <w:rFonts w:asciiTheme="majorHAnsi" w:eastAsia="Times New Roman" w:hAnsiTheme="majorHAnsi" w:cstheme="majorHAnsi"/>
                <w:color w:val="000000"/>
                <w:sz w:val="22"/>
                <w:szCs w:val="22"/>
                <w:lang w:eastAsia="fr-FR"/>
              </w:rPr>
            </w:pPr>
            <w:del w:id="669" w:author="Arnaud" w:date="2021-07-30T18:06:00Z">
              <w:r w:rsidRPr="009F135D" w:rsidDel="000347CA">
                <w:rPr>
                  <w:rFonts w:asciiTheme="majorHAnsi" w:eastAsia="Times New Roman" w:hAnsiTheme="majorHAnsi" w:cstheme="majorHAnsi"/>
                  <w:color w:val="000000"/>
                  <w:sz w:val="22"/>
                  <w:szCs w:val="22"/>
                  <w:lang w:eastAsia="fr-FR"/>
                </w:rPr>
                <w:delText>3.20</w:delText>
              </w:r>
            </w:del>
          </w:p>
        </w:tc>
        <w:tc>
          <w:tcPr>
            <w:tcW w:w="0" w:type="auto"/>
            <w:tcBorders>
              <w:top w:val="nil"/>
              <w:left w:val="nil"/>
              <w:bottom w:val="nil"/>
              <w:right w:val="nil"/>
            </w:tcBorders>
            <w:shd w:val="clear" w:color="auto" w:fill="auto"/>
            <w:noWrap/>
            <w:vAlign w:val="bottom"/>
            <w:hideMark/>
          </w:tcPr>
          <w:p w14:paraId="661E8C6B" w14:textId="039060A8" w:rsidR="00610D92" w:rsidRPr="009F135D" w:rsidDel="000347CA" w:rsidRDefault="00610D92" w:rsidP="009F135D">
            <w:pPr>
              <w:spacing w:after="0"/>
              <w:jc w:val="both"/>
              <w:rPr>
                <w:del w:id="670" w:author="Arnaud" w:date="2021-07-30T18:06:00Z"/>
                <w:rFonts w:asciiTheme="majorHAnsi" w:eastAsia="Times New Roman" w:hAnsiTheme="majorHAnsi" w:cstheme="majorHAnsi"/>
                <w:color w:val="000000"/>
                <w:sz w:val="22"/>
                <w:szCs w:val="22"/>
                <w:lang w:eastAsia="fr-FR"/>
              </w:rPr>
            </w:pPr>
            <w:del w:id="671" w:author="Arnaud" w:date="2021-07-30T18:06:00Z">
              <w:r w:rsidRPr="009F135D" w:rsidDel="000347CA">
                <w:rPr>
                  <w:rFonts w:asciiTheme="majorHAnsi" w:eastAsia="Times New Roman" w:hAnsiTheme="majorHAnsi" w:cstheme="majorHAnsi"/>
                  <w:color w:val="000000"/>
                  <w:sz w:val="22"/>
                  <w:szCs w:val="22"/>
                  <w:lang w:eastAsia="fr-FR"/>
                </w:rPr>
                <w:delText>3.38</w:delText>
              </w:r>
            </w:del>
          </w:p>
        </w:tc>
        <w:tc>
          <w:tcPr>
            <w:tcW w:w="0" w:type="auto"/>
            <w:tcBorders>
              <w:top w:val="nil"/>
              <w:left w:val="nil"/>
              <w:bottom w:val="nil"/>
              <w:right w:val="nil"/>
            </w:tcBorders>
            <w:shd w:val="clear" w:color="auto" w:fill="auto"/>
            <w:noWrap/>
            <w:vAlign w:val="bottom"/>
            <w:hideMark/>
          </w:tcPr>
          <w:p w14:paraId="3CFDE30D" w14:textId="54D8BE42" w:rsidR="00610D92" w:rsidRPr="009F135D" w:rsidDel="000347CA" w:rsidRDefault="00610D92" w:rsidP="009F135D">
            <w:pPr>
              <w:spacing w:after="0"/>
              <w:jc w:val="both"/>
              <w:rPr>
                <w:del w:id="67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2FC3F10" w14:textId="38E1443A" w:rsidR="00610D92" w:rsidRPr="009F135D" w:rsidDel="000347CA" w:rsidRDefault="00610D92" w:rsidP="009F135D">
            <w:pPr>
              <w:spacing w:after="0"/>
              <w:jc w:val="both"/>
              <w:rPr>
                <w:del w:id="673" w:author="Arnaud" w:date="2021-07-30T18:06:00Z"/>
                <w:rFonts w:asciiTheme="majorHAnsi" w:eastAsia="Times New Roman" w:hAnsiTheme="majorHAnsi" w:cstheme="majorHAnsi"/>
                <w:color w:val="000000"/>
                <w:sz w:val="22"/>
                <w:szCs w:val="22"/>
                <w:lang w:eastAsia="fr-FR"/>
              </w:rPr>
            </w:pPr>
            <w:del w:id="674" w:author="Arnaud" w:date="2021-07-30T18:06:00Z">
              <w:r w:rsidRPr="009F135D" w:rsidDel="000347CA">
                <w:rPr>
                  <w:rFonts w:asciiTheme="majorHAnsi" w:eastAsia="Times New Roman" w:hAnsiTheme="majorHAnsi" w:cstheme="majorHAnsi"/>
                  <w:color w:val="000000"/>
                  <w:sz w:val="22"/>
                  <w:szCs w:val="22"/>
                  <w:lang w:eastAsia="fr-FR"/>
                </w:rPr>
                <w:delText>2.80</w:delText>
              </w:r>
            </w:del>
          </w:p>
        </w:tc>
        <w:tc>
          <w:tcPr>
            <w:tcW w:w="0" w:type="auto"/>
            <w:tcBorders>
              <w:top w:val="nil"/>
              <w:left w:val="nil"/>
              <w:bottom w:val="nil"/>
              <w:right w:val="nil"/>
            </w:tcBorders>
            <w:shd w:val="clear" w:color="auto" w:fill="auto"/>
            <w:noWrap/>
            <w:vAlign w:val="bottom"/>
            <w:hideMark/>
          </w:tcPr>
          <w:p w14:paraId="520C44BE" w14:textId="552489C3" w:rsidR="00610D92" w:rsidRPr="009F135D" w:rsidDel="000347CA" w:rsidRDefault="00610D92" w:rsidP="009F135D">
            <w:pPr>
              <w:spacing w:after="0"/>
              <w:jc w:val="both"/>
              <w:rPr>
                <w:del w:id="675" w:author="Arnaud" w:date="2021-07-30T18:06:00Z"/>
                <w:rFonts w:asciiTheme="majorHAnsi" w:eastAsia="Times New Roman" w:hAnsiTheme="majorHAnsi" w:cstheme="majorHAnsi"/>
                <w:color w:val="000000"/>
                <w:sz w:val="22"/>
                <w:szCs w:val="22"/>
                <w:lang w:eastAsia="fr-FR"/>
              </w:rPr>
            </w:pPr>
            <w:del w:id="676" w:author="Arnaud" w:date="2021-07-30T18:06:00Z">
              <w:r w:rsidRPr="009F135D" w:rsidDel="000347CA">
                <w:rPr>
                  <w:rFonts w:asciiTheme="majorHAnsi" w:eastAsia="Times New Roman" w:hAnsiTheme="majorHAnsi" w:cstheme="majorHAnsi"/>
                  <w:color w:val="000000"/>
                  <w:sz w:val="22"/>
                  <w:szCs w:val="22"/>
                  <w:lang w:eastAsia="fr-FR"/>
                </w:rPr>
                <w:delText>2.50</w:delText>
              </w:r>
            </w:del>
          </w:p>
        </w:tc>
        <w:tc>
          <w:tcPr>
            <w:tcW w:w="0" w:type="auto"/>
            <w:tcBorders>
              <w:top w:val="nil"/>
              <w:left w:val="nil"/>
              <w:bottom w:val="nil"/>
              <w:right w:val="nil"/>
            </w:tcBorders>
            <w:shd w:val="clear" w:color="auto" w:fill="auto"/>
            <w:noWrap/>
            <w:vAlign w:val="bottom"/>
            <w:hideMark/>
          </w:tcPr>
          <w:p w14:paraId="3BB617A6" w14:textId="75C5CE29" w:rsidR="00610D92" w:rsidRPr="009F135D" w:rsidDel="000347CA" w:rsidRDefault="00610D92" w:rsidP="009F135D">
            <w:pPr>
              <w:spacing w:after="0"/>
              <w:jc w:val="both"/>
              <w:rPr>
                <w:del w:id="67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3B600FD" w14:textId="7A49D273" w:rsidR="00610D92" w:rsidRPr="009F135D" w:rsidDel="000347CA" w:rsidRDefault="00610D92" w:rsidP="009F135D">
            <w:pPr>
              <w:spacing w:after="0"/>
              <w:jc w:val="both"/>
              <w:rPr>
                <w:del w:id="678" w:author="Arnaud" w:date="2021-07-30T18:06:00Z"/>
                <w:rFonts w:asciiTheme="majorHAnsi" w:eastAsia="Times New Roman" w:hAnsiTheme="majorHAnsi" w:cstheme="majorHAnsi"/>
                <w:color w:val="000000"/>
                <w:sz w:val="22"/>
                <w:szCs w:val="22"/>
                <w:lang w:eastAsia="fr-FR"/>
              </w:rPr>
            </w:pPr>
            <w:del w:id="679" w:author="Arnaud" w:date="2021-07-30T18:06:00Z">
              <w:r w:rsidRPr="009F135D" w:rsidDel="000347CA">
                <w:rPr>
                  <w:rFonts w:asciiTheme="majorHAnsi" w:eastAsia="Times New Roman" w:hAnsiTheme="majorHAnsi" w:cstheme="majorHAnsi"/>
                  <w:color w:val="000000"/>
                  <w:sz w:val="22"/>
                  <w:szCs w:val="22"/>
                  <w:lang w:eastAsia="fr-FR"/>
                </w:rPr>
                <w:delText>3.34</w:delText>
              </w:r>
            </w:del>
          </w:p>
        </w:tc>
        <w:tc>
          <w:tcPr>
            <w:tcW w:w="0" w:type="auto"/>
            <w:tcBorders>
              <w:top w:val="nil"/>
              <w:left w:val="nil"/>
              <w:bottom w:val="nil"/>
              <w:right w:val="nil"/>
            </w:tcBorders>
            <w:shd w:val="clear" w:color="auto" w:fill="auto"/>
            <w:noWrap/>
            <w:vAlign w:val="bottom"/>
            <w:hideMark/>
          </w:tcPr>
          <w:p w14:paraId="0850C0E8" w14:textId="21DBF7EF" w:rsidR="00610D92" w:rsidRPr="009F135D" w:rsidDel="000347CA" w:rsidRDefault="00610D92" w:rsidP="009F135D">
            <w:pPr>
              <w:spacing w:after="0"/>
              <w:jc w:val="both"/>
              <w:rPr>
                <w:del w:id="680" w:author="Arnaud" w:date="2021-07-30T18:06:00Z"/>
                <w:rFonts w:asciiTheme="majorHAnsi" w:eastAsia="Times New Roman" w:hAnsiTheme="majorHAnsi" w:cstheme="majorHAnsi"/>
                <w:color w:val="000000"/>
                <w:sz w:val="22"/>
                <w:szCs w:val="22"/>
                <w:lang w:eastAsia="fr-FR"/>
              </w:rPr>
            </w:pPr>
            <w:del w:id="681" w:author="Arnaud" w:date="2021-07-30T18:06:00Z">
              <w:r w:rsidRPr="009F135D" w:rsidDel="000347CA">
                <w:rPr>
                  <w:rFonts w:asciiTheme="majorHAnsi" w:eastAsia="Times New Roman" w:hAnsiTheme="majorHAnsi" w:cstheme="majorHAnsi"/>
                  <w:color w:val="000000"/>
                  <w:sz w:val="22"/>
                  <w:szCs w:val="22"/>
                  <w:lang w:eastAsia="fr-FR"/>
                </w:rPr>
                <w:delText>3.61</w:delText>
              </w:r>
            </w:del>
          </w:p>
        </w:tc>
      </w:tr>
      <w:tr w:rsidR="00610D92" w:rsidRPr="009F135D" w:rsidDel="000347CA" w14:paraId="35C3A4A9" w14:textId="6817964D" w:rsidTr="00542A26">
        <w:trPr>
          <w:trHeight w:val="288"/>
          <w:del w:id="682" w:author="Arnaud" w:date="2021-07-30T18:06:00Z"/>
        </w:trPr>
        <w:tc>
          <w:tcPr>
            <w:tcW w:w="0" w:type="auto"/>
            <w:tcBorders>
              <w:top w:val="nil"/>
              <w:left w:val="nil"/>
              <w:bottom w:val="nil"/>
              <w:right w:val="nil"/>
            </w:tcBorders>
            <w:shd w:val="clear" w:color="auto" w:fill="auto"/>
            <w:noWrap/>
            <w:vAlign w:val="bottom"/>
            <w:hideMark/>
          </w:tcPr>
          <w:p w14:paraId="6B8F46C7" w14:textId="463814A6" w:rsidR="00610D92" w:rsidRPr="009F135D" w:rsidDel="000347CA" w:rsidRDefault="00610D92" w:rsidP="009F135D">
            <w:pPr>
              <w:spacing w:after="0"/>
              <w:jc w:val="both"/>
              <w:rPr>
                <w:del w:id="683" w:author="Arnaud" w:date="2021-07-30T18:06:00Z"/>
                <w:rFonts w:asciiTheme="majorHAnsi" w:eastAsia="Times New Roman" w:hAnsiTheme="majorHAnsi" w:cstheme="majorHAnsi"/>
                <w:color w:val="000000"/>
                <w:sz w:val="22"/>
                <w:szCs w:val="22"/>
                <w:lang w:eastAsia="fr-FR"/>
              </w:rPr>
            </w:pPr>
            <w:del w:id="684" w:author="Arnaud" w:date="2021-07-30T18:06:00Z">
              <w:r w:rsidRPr="009F135D" w:rsidDel="000347CA">
                <w:rPr>
                  <w:rFonts w:asciiTheme="majorHAnsi" w:eastAsia="Times New Roman" w:hAnsiTheme="majorHAnsi" w:cstheme="majorHAnsi"/>
                  <w:color w:val="000000"/>
                  <w:sz w:val="22"/>
                  <w:szCs w:val="22"/>
                  <w:lang w:eastAsia="fr-FR"/>
                </w:rPr>
                <w:lastRenderedPageBreak/>
                <w:delText>Income (1 000 Rs.)</w:delText>
              </w:r>
            </w:del>
          </w:p>
        </w:tc>
        <w:tc>
          <w:tcPr>
            <w:tcW w:w="0" w:type="auto"/>
            <w:tcBorders>
              <w:top w:val="nil"/>
              <w:left w:val="nil"/>
              <w:bottom w:val="nil"/>
              <w:right w:val="nil"/>
            </w:tcBorders>
            <w:shd w:val="clear" w:color="auto" w:fill="auto"/>
            <w:noWrap/>
            <w:vAlign w:val="bottom"/>
            <w:hideMark/>
          </w:tcPr>
          <w:p w14:paraId="729B26A4" w14:textId="707CF7B2" w:rsidR="00610D92" w:rsidRPr="009F135D" w:rsidDel="000347CA" w:rsidRDefault="00610D92" w:rsidP="009F135D">
            <w:pPr>
              <w:spacing w:after="0"/>
              <w:jc w:val="both"/>
              <w:rPr>
                <w:del w:id="68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5266693" w14:textId="05376E3D" w:rsidR="00610D92" w:rsidRPr="009F135D" w:rsidDel="000347CA" w:rsidRDefault="00610D92" w:rsidP="009F135D">
            <w:pPr>
              <w:spacing w:after="0"/>
              <w:jc w:val="both"/>
              <w:rPr>
                <w:del w:id="686"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D39FF20" w14:textId="3A8CD654" w:rsidR="00610D92" w:rsidRPr="009F135D" w:rsidDel="000347CA" w:rsidRDefault="00610D92" w:rsidP="009F135D">
            <w:pPr>
              <w:spacing w:after="0"/>
              <w:jc w:val="both"/>
              <w:rPr>
                <w:del w:id="68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4FD53C7" w14:textId="480728E2" w:rsidR="00610D92" w:rsidRPr="009F135D" w:rsidDel="000347CA" w:rsidRDefault="00610D92" w:rsidP="009F135D">
            <w:pPr>
              <w:spacing w:after="0"/>
              <w:jc w:val="both"/>
              <w:rPr>
                <w:del w:id="68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583DB86" w14:textId="55B8542C" w:rsidR="00610D92" w:rsidRPr="009F135D" w:rsidDel="000347CA" w:rsidRDefault="00610D92" w:rsidP="009F135D">
            <w:pPr>
              <w:spacing w:after="0"/>
              <w:jc w:val="both"/>
              <w:rPr>
                <w:del w:id="689"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0E89828B" w14:textId="1B81EF4F" w:rsidR="00610D92" w:rsidRPr="009F135D" w:rsidDel="000347CA" w:rsidRDefault="00610D92" w:rsidP="009F135D">
            <w:pPr>
              <w:spacing w:after="0"/>
              <w:jc w:val="both"/>
              <w:rPr>
                <w:del w:id="69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C61C053" w14:textId="62C65C93" w:rsidR="00610D92" w:rsidRPr="009F135D" w:rsidDel="000347CA" w:rsidRDefault="00610D92" w:rsidP="009F135D">
            <w:pPr>
              <w:spacing w:after="0"/>
              <w:jc w:val="both"/>
              <w:rPr>
                <w:del w:id="69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D1C01F9" w14:textId="6EDA5A0D" w:rsidR="00610D92" w:rsidRPr="009F135D" w:rsidDel="000347CA" w:rsidRDefault="00610D92" w:rsidP="009F135D">
            <w:pPr>
              <w:spacing w:after="0"/>
              <w:jc w:val="both"/>
              <w:rPr>
                <w:del w:id="69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168494C9" w14:textId="49BD9F15" w:rsidR="00610D92" w:rsidRPr="009F135D" w:rsidDel="000347CA" w:rsidRDefault="00610D92" w:rsidP="009F135D">
            <w:pPr>
              <w:spacing w:after="0"/>
              <w:jc w:val="both"/>
              <w:rPr>
                <w:del w:id="69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774CA900" w14:textId="0A8CB3EF" w:rsidR="00610D92" w:rsidRPr="009F135D" w:rsidDel="000347CA" w:rsidRDefault="00610D92" w:rsidP="009F135D">
            <w:pPr>
              <w:spacing w:after="0"/>
              <w:jc w:val="both"/>
              <w:rPr>
                <w:del w:id="69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2FC57DD" w14:textId="52DFA05B" w:rsidR="00610D92" w:rsidRPr="009F135D" w:rsidDel="000347CA" w:rsidRDefault="00610D92" w:rsidP="009F135D">
            <w:pPr>
              <w:spacing w:after="0"/>
              <w:jc w:val="both"/>
              <w:rPr>
                <w:del w:id="695" w:author="Arnaud" w:date="2021-07-30T18:06:00Z"/>
                <w:rFonts w:asciiTheme="majorHAnsi" w:eastAsia="Times New Roman" w:hAnsiTheme="majorHAnsi" w:cstheme="majorHAnsi"/>
                <w:sz w:val="22"/>
                <w:szCs w:val="22"/>
                <w:lang w:eastAsia="fr-FR"/>
              </w:rPr>
            </w:pPr>
          </w:p>
        </w:tc>
      </w:tr>
      <w:tr w:rsidR="00610D92" w:rsidRPr="009F135D" w:rsidDel="000347CA" w14:paraId="7D14923B" w14:textId="2A33897A" w:rsidTr="00542A26">
        <w:trPr>
          <w:trHeight w:val="288"/>
          <w:del w:id="696" w:author="Arnaud" w:date="2021-07-30T18:06:00Z"/>
        </w:trPr>
        <w:tc>
          <w:tcPr>
            <w:tcW w:w="0" w:type="auto"/>
            <w:tcBorders>
              <w:top w:val="nil"/>
              <w:left w:val="nil"/>
              <w:bottom w:val="nil"/>
              <w:right w:val="nil"/>
            </w:tcBorders>
            <w:shd w:val="clear" w:color="auto" w:fill="auto"/>
            <w:noWrap/>
            <w:vAlign w:val="bottom"/>
            <w:hideMark/>
          </w:tcPr>
          <w:p w14:paraId="2D90A609" w14:textId="249A2515" w:rsidR="00610D92" w:rsidRPr="009F135D" w:rsidDel="000347CA" w:rsidRDefault="00610D92" w:rsidP="009F135D">
            <w:pPr>
              <w:spacing w:after="0"/>
              <w:ind w:firstLineChars="100" w:firstLine="220"/>
              <w:jc w:val="both"/>
              <w:rPr>
                <w:del w:id="697" w:author="Arnaud" w:date="2021-07-30T18:06:00Z"/>
                <w:rFonts w:asciiTheme="majorHAnsi" w:eastAsia="Times New Roman" w:hAnsiTheme="majorHAnsi" w:cstheme="majorHAnsi"/>
                <w:i/>
                <w:iCs/>
                <w:color w:val="000000"/>
                <w:sz w:val="22"/>
                <w:szCs w:val="22"/>
                <w:lang w:eastAsia="fr-FR"/>
              </w:rPr>
            </w:pPr>
            <w:del w:id="698" w:author="Arnaud" w:date="2021-07-30T18:06:00Z">
              <w:r w:rsidRPr="009F135D" w:rsidDel="000347CA">
                <w:rPr>
                  <w:rFonts w:asciiTheme="majorHAnsi" w:eastAsia="Times New Roman" w:hAnsiTheme="majorHAnsi" w:cstheme="majorHAnsi"/>
                  <w:i/>
                  <w:iCs/>
                  <w:color w:val="000000"/>
                  <w:sz w:val="22"/>
                  <w:szCs w:val="22"/>
                  <w:lang w:eastAsia="fr-FR"/>
                </w:rPr>
                <w:delText>Mean</w:delText>
              </w:r>
            </w:del>
          </w:p>
        </w:tc>
        <w:tc>
          <w:tcPr>
            <w:tcW w:w="0" w:type="auto"/>
            <w:tcBorders>
              <w:top w:val="nil"/>
              <w:left w:val="nil"/>
              <w:bottom w:val="nil"/>
              <w:right w:val="nil"/>
            </w:tcBorders>
            <w:shd w:val="clear" w:color="auto" w:fill="auto"/>
            <w:noWrap/>
            <w:vAlign w:val="bottom"/>
            <w:hideMark/>
          </w:tcPr>
          <w:p w14:paraId="213E7B6B" w14:textId="7434C7DE" w:rsidR="00610D92" w:rsidRPr="009F135D" w:rsidDel="000347CA" w:rsidRDefault="00610D92" w:rsidP="009F135D">
            <w:pPr>
              <w:spacing w:after="0"/>
              <w:jc w:val="both"/>
              <w:rPr>
                <w:del w:id="699" w:author="Arnaud" w:date="2021-07-30T18:06:00Z"/>
                <w:rFonts w:asciiTheme="majorHAnsi" w:eastAsia="Times New Roman" w:hAnsiTheme="majorHAnsi" w:cstheme="majorHAnsi"/>
                <w:color w:val="000000"/>
                <w:sz w:val="22"/>
                <w:szCs w:val="22"/>
                <w:lang w:eastAsia="fr-FR"/>
              </w:rPr>
            </w:pPr>
            <w:del w:id="700" w:author="Arnaud" w:date="2021-07-30T18:06:00Z">
              <w:r w:rsidRPr="009F135D" w:rsidDel="000347CA">
                <w:rPr>
                  <w:rFonts w:asciiTheme="majorHAnsi" w:eastAsia="Times New Roman" w:hAnsiTheme="majorHAnsi" w:cstheme="majorHAnsi"/>
                  <w:color w:val="000000"/>
                  <w:sz w:val="22"/>
                  <w:szCs w:val="22"/>
                  <w:lang w:eastAsia="fr-FR"/>
                </w:rPr>
                <w:delText>79.07</w:delText>
              </w:r>
            </w:del>
          </w:p>
        </w:tc>
        <w:tc>
          <w:tcPr>
            <w:tcW w:w="0" w:type="auto"/>
            <w:tcBorders>
              <w:top w:val="nil"/>
              <w:left w:val="nil"/>
              <w:bottom w:val="nil"/>
              <w:right w:val="nil"/>
            </w:tcBorders>
            <w:shd w:val="clear" w:color="auto" w:fill="auto"/>
            <w:noWrap/>
            <w:vAlign w:val="bottom"/>
            <w:hideMark/>
          </w:tcPr>
          <w:p w14:paraId="75116AAB" w14:textId="05447D65" w:rsidR="00610D92" w:rsidRPr="009F135D" w:rsidDel="000347CA" w:rsidRDefault="00610D92" w:rsidP="009F135D">
            <w:pPr>
              <w:spacing w:after="0"/>
              <w:jc w:val="both"/>
              <w:rPr>
                <w:del w:id="701" w:author="Arnaud" w:date="2021-07-30T18:06:00Z"/>
                <w:rFonts w:asciiTheme="majorHAnsi" w:eastAsia="Times New Roman" w:hAnsiTheme="majorHAnsi" w:cstheme="majorHAnsi"/>
                <w:color w:val="000000"/>
                <w:sz w:val="22"/>
                <w:szCs w:val="22"/>
                <w:lang w:eastAsia="fr-FR"/>
              </w:rPr>
            </w:pPr>
            <w:del w:id="702" w:author="Arnaud" w:date="2021-07-30T18:06:00Z">
              <w:r w:rsidRPr="009F135D" w:rsidDel="000347CA">
                <w:rPr>
                  <w:rFonts w:asciiTheme="majorHAnsi" w:eastAsia="Times New Roman" w:hAnsiTheme="majorHAnsi" w:cstheme="majorHAnsi"/>
                  <w:color w:val="000000"/>
                  <w:sz w:val="22"/>
                  <w:szCs w:val="22"/>
                  <w:lang w:eastAsia="fr-FR"/>
                </w:rPr>
                <w:delText>118.32</w:delText>
              </w:r>
            </w:del>
          </w:p>
        </w:tc>
        <w:tc>
          <w:tcPr>
            <w:tcW w:w="0" w:type="auto"/>
            <w:tcBorders>
              <w:top w:val="nil"/>
              <w:left w:val="nil"/>
              <w:bottom w:val="nil"/>
              <w:right w:val="nil"/>
            </w:tcBorders>
            <w:shd w:val="clear" w:color="auto" w:fill="auto"/>
            <w:noWrap/>
            <w:vAlign w:val="bottom"/>
            <w:hideMark/>
          </w:tcPr>
          <w:p w14:paraId="3836282B" w14:textId="2F8B4C48" w:rsidR="00610D92" w:rsidRPr="009F135D" w:rsidDel="000347CA" w:rsidRDefault="00610D92" w:rsidP="009F135D">
            <w:pPr>
              <w:spacing w:after="0"/>
              <w:jc w:val="both"/>
              <w:rPr>
                <w:del w:id="70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0AFD1D1" w14:textId="52034780" w:rsidR="00610D92" w:rsidRPr="009F135D" w:rsidDel="000347CA" w:rsidRDefault="00610D92" w:rsidP="009F135D">
            <w:pPr>
              <w:spacing w:after="0"/>
              <w:jc w:val="both"/>
              <w:rPr>
                <w:del w:id="704" w:author="Arnaud" w:date="2021-07-30T18:06:00Z"/>
                <w:rFonts w:asciiTheme="majorHAnsi" w:eastAsia="Times New Roman" w:hAnsiTheme="majorHAnsi" w:cstheme="majorHAnsi"/>
                <w:color w:val="000000"/>
                <w:sz w:val="22"/>
                <w:szCs w:val="22"/>
                <w:lang w:eastAsia="fr-FR"/>
              </w:rPr>
            </w:pPr>
            <w:del w:id="705" w:author="Arnaud" w:date="2021-07-30T18:06:00Z">
              <w:r w:rsidRPr="009F135D" w:rsidDel="000347CA">
                <w:rPr>
                  <w:rFonts w:asciiTheme="majorHAnsi" w:eastAsia="Times New Roman" w:hAnsiTheme="majorHAnsi" w:cstheme="majorHAnsi"/>
                  <w:color w:val="000000"/>
                  <w:sz w:val="22"/>
                  <w:szCs w:val="22"/>
                  <w:lang w:eastAsia="fr-FR"/>
                </w:rPr>
                <w:delText>77.21</w:delText>
              </w:r>
            </w:del>
          </w:p>
        </w:tc>
        <w:tc>
          <w:tcPr>
            <w:tcW w:w="0" w:type="auto"/>
            <w:tcBorders>
              <w:top w:val="nil"/>
              <w:left w:val="nil"/>
              <w:bottom w:val="nil"/>
              <w:right w:val="nil"/>
            </w:tcBorders>
            <w:shd w:val="clear" w:color="auto" w:fill="auto"/>
            <w:noWrap/>
            <w:vAlign w:val="bottom"/>
            <w:hideMark/>
          </w:tcPr>
          <w:p w14:paraId="4410EA62" w14:textId="02406762" w:rsidR="00610D92" w:rsidRPr="009F135D" w:rsidDel="000347CA" w:rsidRDefault="00610D92" w:rsidP="009F135D">
            <w:pPr>
              <w:spacing w:after="0"/>
              <w:jc w:val="both"/>
              <w:rPr>
                <w:del w:id="706" w:author="Arnaud" w:date="2021-07-30T18:06:00Z"/>
                <w:rFonts w:asciiTheme="majorHAnsi" w:eastAsia="Times New Roman" w:hAnsiTheme="majorHAnsi" w:cstheme="majorHAnsi"/>
                <w:color w:val="000000"/>
                <w:sz w:val="22"/>
                <w:szCs w:val="22"/>
                <w:lang w:eastAsia="fr-FR"/>
              </w:rPr>
            </w:pPr>
            <w:del w:id="707" w:author="Arnaud" w:date="2021-07-30T18:06:00Z">
              <w:r w:rsidRPr="009F135D" w:rsidDel="000347CA">
                <w:rPr>
                  <w:rFonts w:asciiTheme="majorHAnsi" w:eastAsia="Times New Roman" w:hAnsiTheme="majorHAnsi" w:cstheme="majorHAnsi"/>
                  <w:color w:val="000000"/>
                  <w:sz w:val="22"/>
                  <w:szCs w:val="22"/>
                  <w:lang w:eastAsia="fr-FR"/>
                </w:rPr>
                <w:delText>159.84</w:delText>
              </w:r>
            </w:del>
          </w:p>
        </w:tc>
        <w:tc>
          <w:tcPr>
            <w:tcW w:w="0" w:type="auto"/>
            <w:tcBorders>
              <w:top w:val="nil"/>
              <w:left w:val="nil"/>
              <w:bottom w:val="nil"/>
              <w:right w:val="nil"/>
            </w:tcBorders>
            <w:shd w:val="clear" w:color="auto" w:fill="auto"/>
            <w:noWrap/>
            <w:vAlign w:val="bottom"/>
            <w:hideMark/>
          </w:tcPr>
          <w:p w14:paraId="57FC98ED" w14:textId="7BCAC070" w:rsidR="00610D92" w:rsidRPr="009F135D" w:rsidDel="000347CA" w:rsidRDefault="00610D92" w:rsidP="009F135D">
            <w:pPr>
              <w:spacing w:after="0"/>
              <w:jc w:val="both"/>
              <w:rPr>
                <w:del w:id="70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083A872" w14:textId="0111ED8F" w:rsidR="00610D92" w:rsidRPr="009F135D" w:rsidDel="000347CA" w:rsidRDefault="00610D92" w:rsidP="009F135D">
            <w:pPr>
              <w:spacing w:after="0"/>
              <w:jc w:val="both"/>
              <w:rPr>
                <w:del w:id="709" w:author="Arnaud" w:date="2021-07-30T18:06:00Z"/>
                <w:rFonts w:asciiTheme="majorHAnsi" w:eastAsia="Times New Roman" w:hAnsiTheme="majorHAnsi" w:cstheme="majorHAnsi"/>
                <w:color w:val="000000"/>
                <w:sz w:val="22"/>
                <w:szCs w:val="22"/>
                <w:lang w:eastAsia="fr-FR"/>
              </w:rPr>
            </w:pPr>
            <w:del w:id="710" w:author="Arnaud" w:date="2021-07-30T18:06:00Z">
              <w:r w:rsidRPr="009F135D" w:rsidDel="000347CA">
                <w:rPr>
                  <w:rFonts w:asciiTheme="majorHAnsi" w:eastAsia="Times New Roman" w:hAnsiTheme="majorHAnsi" w:cstheme="majorHAnsi"/>
                  <w:color w:val="000000"/>
                  <w:sz w:val="22"/>
                  <w:szCs w:val="22"/>
                  <w:lang w:eastAsia="fr-FR"/>
                </w:rPr>
                <w:delText>98.39</w:delText>
              </w:r>
            </w:del>
          </w:p>
        </w:tc>
        <w:tc>
          <w:tcPr>
            <w:tcW w:w="0" w:type="auto"/>
            <w:tcBorders>
              <w:top w:val="nil"/>
              <w:left w:val="nil"/>
              <w:bottom w:val="nil"/>
              <w:right w:val="nil"/>
            </w:tcBorders>
            <w:shd w:val="clear" w:color="auto" w:fill="auto"/>
            <w:noWrap/>
            <w:vAlign w:val="bottom"/>
            <w:hideMark/>
          </w:tcPr>
          <w:p w14:paraId="25E1E9EB" w14:textId="6CAEE231" w:rsidR="00610D92" w:rsidRPr="009F135D" w:rsidDel="000347CA" w:rsidRDefault="00610D92" w:rsidP="009F135D">
            <w:pPr>
              <w:spacing w:after="0"/>
              <w:jc w:val="both"/>
              <w:rPr>
                <w:del w:id="711" w:author="Arnaud" w:date="2021-07-30T18:06:00Z"/>
                <w:rFonts w:asciiTheme="majorHAnsi" w:eastAsia="Times New Roman" w:hAnsiTheme="majorHAnsi" w:cstheme="majorHAnsi"/>
                <w:color w:val="000000"/>
                <w:sz w:val="22"/>
                <w:szCs w:val="22"/>
                <w:lang w:eastAsia="fr-FR"/>
              </w:rPr>
            </w:pPr>
            <w:del w:id="712" w:author="Arnaud" w:date="2021-07-30T18:06:00Z">
              <w:r w:rsidRPr="009F135D" w:rsidDel="000347CA">
                <w:rPr>
                  <w:rFonts w:asciiTheme="majorHAnsi" w:eastAsia="Times New Roman" w:hAnsiTheme="majorHAnsi" w:cstheme="majorHAnsi"/>
                  <w:color w:val="000000"/>
                  <w:sz w:val="22"/>
                  <w:szCs w:val="22"/>
                  <w:lang w:eastAsia="fr-FR"/>
                </w:rPr>
                <w:delText>160.02</w:delText>
              </w:r>
            </w:del>
          </w:p>
        </w:tc>
        <w:tc>
          <w:tcPr>
            <w:tcW w:w="0" w:type="auto"/>
            <w:tcBorders>
              <w:top w:val="nil"/>
              <w:left w:val="nil"/>
              <w:bottom w:val="nil"/>
              <w:right w:val="nil"/>
            </w:tcBorders>
            <w:shd w:val="clear" w:color="auto" w:fill="auto"/>
            <w:noWrap/>
            <w:vAlign w:val="bottom"/>
            <w:hideMark/>
          </w:tcPr>
          <w:p w14:paraId="66D7A14E" w14:textId="0C286681" w:rsidR="00610D92" w:rsidRPr="009F135D" w:rsidDel="000347CA" w:rsidRDefault="00610D92" w:rsidP="009F135D">
            <w:pPr>
              <w:spacing w:after="0"/>
              <w:jc w:val="both"/>
              <w:rPr>
                <w:del w:id="71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79540B5E" w14:textId="3248BE61" w:rsidR="00610D92" w:rsidRPr="009F135D" w:rsidDel="000347CA" w:rsidRDefault="00610D92" w:rsidP="009F135D">
            <w:pPr>
              <w:spacing w:after="0"/>
              <w:jc w:val="both"/>
              <w:rPr>
                <w:del w:id="714" w:author="Arnaud" w:date="2021-07-30T18:06:00Z"/>
                <w:rFonts w:asciiTheme="majorHAnsi" w:eastAsia="Times New Roman" w:hAnsiTheme="majorHAnsi" w:cstheme="majorHAnsi"/>
                <w:color w:val="000000"/>
                <w:sz w:val="22"/>
                <w:szCs w:val="22"/>
                <w:lang w:eastAsia="fr-FR"/>
              </w:rPr>
            </w:pPr>
            <w:del w:id="715" w:author="Arnaud" w:date="2021-07-30T18:06:00Z">
              <w:r w:rsidRPr="009F135D" w:rsidDel="000347CA">
                <w:rPr>
                  <w:rFonts w:asciiTheme="majorHAnsi" w:eastAsia="Times New Roman" w:hAnsiTheme="majorHAnsi" w:cstheme="majorHAnsi"/>
                  <w:color w:val="000000"/>
                  <w:sz w:val="22"/>
                  <w:szCs w:val="22"/>
                  <w:lang w:eastAsia="fr-FR"/>
                </w:rPr>
                <w:delText>81.60</w:delText>
              </w:r>
            </w:del>
          </w:p>
        </w:tc>
        <w:tc>
          <w:tcPr>
            <w:tcW w:w="0" w:type="auto"/>
            <w:tcBorders>
              <w:top w:val="nil"/>
              <w:left w:val="nil"/>
              <w:bottom w:val="nil"/>
              <w:right w:val="nil"/>
            </w:tcBorders>
            <w:shd w:val="clear" w:color="auto" w:fill="auto"/>
            <w:noWrap/>
            <w:vAlign w:val="bottom"/>
            <w:hideMark/>
          </w:tcPr>
          <w:p w14:paraId="284513C7" w14:textId="740CCD79" w:rsidR="00610D92" w:rsidRPr="009F135D" w:rsidDel="000347CA" w:rsidRDefault="00610D92" w:rsidP="009F135D">
            <w:pPr>
              <w:spacing w:after="0"/>
              <w:jc w:val="both"/>
              <w:rPr>
                <w:del w:id="716" w:author="Arnaud" w:date="2021-07-30T18:06:00Z"/>
                <w:rFonts w:asciiTheme="majorHAnsi" w:eastAsia="Times New Roman" w:hAnsiTheme="majorHAnsi" w:cstheme="majorHAnsi"/>
                <w:color w:val="000000"/>
                <w:sz w:val="22"/>
                <w:szCs w:val="22"/>
                <w:lang w:eastAsia="fr-FR"/>
              </w:rPr>
            </w:pPr>
            <w:del w:id="717" w:author="Arnaud" w:date="2021-07-30T18:06:00Z">
              <w:r w:rsidRPr="009F135D" w:rsidDel="000347CA">
                <w:rPr>
                  <w:rFonts w:asciiTheme="majorHAnsi" w:eastAsia="Times New Roman" w:hAnsiTheme="majorHAnsi" w:cstheme="majorHAnsi"/>
                  <w:color w:val="000000"/>
                  <w:sz w:val="22"/>
                  <w:szCs w:val="22"/>
                  <w:lang w:eastAsia="fr-FR"/>
                </w:rPr>
                <w:delText>140.03</w:delText>
              </w:r>
            </w:del>
          </w:p>
        </w:tc>
      </w:tr>
      <w:tr w:rsidR="00610D92" w:rsidRPr="009F135D" w:rsidDel="000347CA" w14:paraId="2053C16A" w14:textId="0ECA6C09" w:rsidTr="00542A26">
        <w:trPr>
          <w:trHeight w:val="288"/>
          <w:del w:id="718" w:author="Arnaud" w:date="2021-07-30T18:06:00Z"/>
        </w:trPr>
        <w:tc>
          <w:tcPr>
            <w:tcW w:w="0" w:type="auto"/>
            <w:tcBorders>
              <w:top w:val="nil"/>
              <w:left w:val="nil"/>
              <w:bottom w:val="nil"/>
              <w:right w:val="nil"/>
            </w:tcBorders>
            <w:shd w:val="clear" w:color="auto" w:fill="auto"/>
            <w:noWrap/>
            <w:vAlign w:val="bottom"/>
            <w:hideMark/>
          </w:tcPr>
          <w:p w14:paraId="193AD294" w14:textId="7996E6BC" w:rsidR="00610D92" w:rsidRPr="009F135D" w:rsidDel="000347CA" w:rsidRDefault="00610D92" w:rsidP="009F135D">
            <w:pPr>
              <w:spacing w:after="0"/>
              <w:ind w:firstLineChars="100" w:firstLine="220"/>
              <w:jc w:val="both"/>
              <w:rPr>
                <w:del w:id="719" w:author="Arnaud" w:date="2021-07-30T18:06:00Z"/>
                <w:rFonts w:asciiTheme="majorHAnsi" w:eastAsia="Times New Roman" w:hAnsiTheme="majorHAnsi" w:cstheme="majorHAnsi"/>
                <w:i/>
                <w:iCs/>
                <w:color w:val="000000"/>
                <w:sz w:val="22"/>
                <w:szCs w:val="22"/>
                <w:lang w:eastAsia="fr-FR"/>
              </w:rPr>
            </w:pPr>
            <w:del w:id="720" w:author="Arnaud" w:date="2021-07-30T18:06:00Z">
              <w:r w:rsidRPr="009F135D" w:rsidDel="000347CA">
                <w:rPr>
                  <w:rFonts w:asciiTheme="majorHAnsi" w:eastAsia="Times New Roman" w:hAnsiTheme="majorHAnsi" w:cstheme="majorHAnsi"/>
                  <w:i/>
                  <w:iCs/>
                  <w:color w:val="000000"/>
                  <w:sz w:val="22"/>
                  <w:szCs w:val="22"/>
                  <w:lang w:eastAsia="fr-FR"/>
                </w:rPr>
                <w:delText>SD</w:delText>
              </w:r>
            </w:del>
          </w:p>
        </w:tc>
        <w:tc>
          <w:tcPr>
            <w:tcW w:w="0" w:type="auto"/>
            <w:tcBorders>
              <w:top w:val="nil"/>
              <w:left w:val="nil"/>
              <w:bottom w:val="nil"/>
              <w:right w:val="nil"/>
            </w:tcBorders>
            <w:shd w:val="clear" w:color="auto" w:fill="auto"/>
            <w:noWrap/>
            <w:vAlign w:val="bottom"/>
            <w:hideMark/>
          </w:tcPr>
          <w:p w14:paraId="00AD3609" w14:textId="10893F5E" w:rsidR="00610D92" w:rsidRPr="009F135D" w:rsidDel="000347CA" w:rsidRDefault="00610D92" w:rsidP="009F135D">
            <w:pPr>
              <w:spacing w:after="0"/>
              <w:jc w:val="both"/>
              <w:rPr>
                <w:del w:id="721" w:author="Arnaud" w:date="2021-07-30T18:06:00Z"/>
                <w:rFonts w:asciiTheme="majorHAnsi" w:eastAsia="Times New Roman" w:hAnsiTheme="majorHAnsi" w:cstheme="majorHAnsi"/>
                <w:color w:val="000000"/>
                <w:sz w:val="22"/>
                <w:szCs w:val="22"/>
                <w:lang w:eastAsia="fr-FR"/>
              </w:rPr>
            </w:pPr>
            <w:del w:id="722" w:author="Arnaud" w:date="2021-07-30T18:06:00Z">
              <w:r w:rsidRPr="009F135D" w:rsidDel="000347CA">
                <w:rPr>
                  <w:rFonts w:asciiTheme="majorHAnsi" w:eastAsia="Times New Roman" w:hAnsiTheme="majorHAnsi" w:cstheme="majorHAnsi"/>
                  <w:color w:val="000000"/>
                  <w:sz w:val="22"/>
                  <w:szCs w:val="22"/>
                  <w:lang w:eastAsia="fr-FR"/>
                </w:rPr>
                <w:delText>54.86</w:delText>
              </w:r>
            </w:del>
          </w:p>
        </w:tc>
        <w:tc>
          <w:tcPr>
            <w:tcW w:w="0" w:type="auto"/>
            <w:tcBorders>
              <w:top w:val="nil"/>
              <w:left w:val="nil"/>
              <w:bottom w:val="nil"/>
              <w:right w:val="nil"/>
            </w:tcBorders>
            <w:shd w:val="clear" w:color="auto" w:fill="auto"/>
            <w:noWrap/>
            <w:vAlign w:val="bottom"/>
            <w:hideMark/>
          </w:tcPr>
          <w:p w14:paraId="0FFEA893" w14:textId="40C70798" w:rsidR="00610D92" w:rsidRPr="009F135D" w:rsidDel="000347CA" w:rsidRDefault="00610D92" w:rsidP="009F135D">
            <w:pPr>
              <w:spacing w:after="0"/>
              <w:jc w:val="both"/>
              <w:rPr>
                <w:del w:id="723" w:author="Arnaud" w:date="2021-07-30T18:06:00Z"/>
                <w:rFonts w:asciiTheme="majorHAnsi" w:eastAsia="Times New Roman" w:hAnsiTheme="majorHAnsi" w:cstheme="majorHAnsi"/>
                <w:color w:val="000000"/>
                <w:sz w:val="22"/>
                <w:szCs w:val="22"/>
                <w:lang w:eastAsia="fr-FR"/>
              </w:rPr>
            </w:pPr>
            <w:del w:id="724" w:author="Arnaud" w:date="2021-07-30T18:06:00Z">
              <w:r w:rsidRPr="009F135D" w:rsidDel="000347CA">
                <w:rPr>
                  <w:rFonts w:asciiTheme="majorHAnsi" w:eastAsia="Times New Roman" w:hAnsiTheme="majorHAnsi" w:cstheme="majorHAnsi"/>
                  <w:color w:val="000000"/>
                  <w:sz w:val="22"/>
                  <w:szCs w:val="22"/>
                  <w:lang w:eastAsia="fr-FR"/>
                </w:rPr>
                <w:delText>93.18</w:delText>
              </w:r>
            </w:del>
          </w:p>
        </w:tc>
        <w:tc>
          <w:tcPr>
            <w:tcW w:w="0" w:type="auto"/>
            <w:tcBorders>
              <w:top w:val="nil"/>
              <w:left w:val="nil"/>
              <w:bottom w:val="nil"/>
              <w:right w:val="nil"/>
            </w:tcBorders>
            <w:shd w:val="clear" w:color="auto" w:fill="auto"/>
            <w:noWrap/>
            <w:vAlign w:val="bottom"/>
            <w:hideMark/>
          </w:tcPr>
          <w:p w14:paraId="3795D6D0" w14:textId="2E7B355A" w:rsidR="00610D92" w:rsidRPr="009F135D" w:rsidDel="000347CA" w:rsidRDefault="00610D92" w:rsidP="009F135D">
            <w:pPr>
              <w:spacing w:after="0"/>
              <w:jc w:val="both"/>
              <w:rPr>
                <w:del w:id="72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A5EAC84" w14:textId="585D8218" w:rsidR="00610D92" w:rsidRPr="009F135D" w:rsidDel="000347CA" w:rsidRDefault="00610D92" w:rsidP="009F135D">
            <w:pPr>
              <w:spacing w:after="0"/>
              <w:jc w:val="both"/>
              <w:rPr>
                <w:del w:id="726" w:author="Arnaud" w:date="2021-07-30T18:06:00Z"/>
                <w:rFonts w:asciiTheme="majorHAnsi" w:eastAsia="Times New Roman" w:hAnsiTheme="majorHAnsi" w:cstheme="majorHAnsi"/>
                <w:color w:val="000000"/>
                <w:sz w:val="22"/>
                <w:szCs w:val="22"/>
                <w:lang w:eastAsia="fr-FR"/>
              </w:rPr>
            </w:pPr>
            <w:del w:id="727" w:author="Arnaud" w:date="2021-07-30T18:06:00Z">
              <w:r w:rsidRPr="009F135D" w:rsidDel="000347CA">
                <w:rPr>
                  <w:rFonts w:asciiTheme="majorHAnsi" w:eastAsia="Times New Roman" w:hAnsiTheme="majorHAnsi" w:cstheme="majorHAnsi"/>
                  <w:color w:val="000000"/>
                  <w:sz w:val="22"/>
                  <w:szCs w:val="22"/>
                  <w:lang w:eastAsia="fr-FR"/>
                </w:rPr>
                <w:delText>45.65</w:delText>
              </w:r>
            </w:del>
          </w:p>
        </w:tc>
        <w:tc>
          <w:tcPr>
            <w:tcW w:w="0" w:type="auto"/>
            <w:tcBorders>
              <w:top w:val="nil"/>
              <w:left w:val="nil"/>
              <w:bottom w:val="nil"/>
              <w:right w:val="nil"/>
            </w:tcBorders>
            <w:shd w:val="clear" w:color="auto" w:fill="auto"/>
            <w:noWrap/>
            <w:vAlign w:val="bottom"/>
            <w:hideMark/>
          </w:tcPr>
          <w:p w14:paraId="6D0CEF8F" w14:textId="48E5A1B3" w:rsidR="00610D92" w:rsidRPr="009F135D" w:rsidDel="000347CA" w:rsidRDefault="00610D92" w:rsidP="009F135D">
            <w:pPr>
              <w:spacing w:after="0"/>
              <w:jc w:val="both"/>
              <w:rPr>
                <w:del w:id="728" w:author="Arnaud" w:date="2021-07-30T18:06:00Z"/>
                <w:rFonts w:asciiTheme="majorHAnsi" w:eastAsia="Times New Roman" w:hAnsiTheme="majorHAnsi" w:cstheme="majorHAnsi"/>
                <w:color w:val="000000"/>
                <w:sz w:val="22"/>
                <w:szCs w:val="22"/>
                <w:lang w:eastAsia="fr-FR"/>
              </w:rPr>
            </w:pPr>
            <w:del w:id="729" w:author="Arnaud" w:date="2021-07-30T18:06:00Z">
              <w:r w:rsidRPr="009F135D" w:rsidDel="000347CA">
                <w:rPr>
                  <w:rFonts w:asciiTheme="majorHAnsi" w:eastAsia="Times New Roman" w:hAnsiTheme="majorHAnsi" w:cstheme="majorHAnsi"/>
                  <w:color w:val="000000"/>
                  <w:sz w:val="22"/>
                  <w:szCs w:val="22"/>
                  <w:lang w:eastAsia="fr-FR"/>
                </w:rPr>
                <w:delText>187.28</w:delText>
              </w:r>
            </w:del>
          </w:p>
        </w:tc>
        <w:tc>
          <w:tcPr>
            <w:tcW w:w="0" w:type="auto"/>
            <w:tcBorders>
              <w:top w:val="nil"/>
              <w:left w:val="nil"/>
              <w:bottom w:val="nil"/>
              <w:right w:val="nil"/>
            </w:tcBorders>
            <w:shd w:val="clear" w:color="auto" w:fill="auto"/>
            <w:noWrap/>
            <w:vAlign w:val="bottom"/>
            <w:hideMark/>
          </w:tcPr>
          <w:p w14:paraId="244F3637" w14:textId="2C792B4B" w:rsidR="00610D92" w:rsidRPr="009F135D" w:rsidDel="000347CA" w:rsidRDefault="00610D92" w:rsidP="009F135D">
            <w:pPr>
              <w:spacing w:after="0"/>
              <w:jc w:val="both"/>
              <w:rPr>
                <w:del w:id="73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DDF99CD" w14:textId="76BB2E19" w:rsidR="00610D92" w:rsidRPr="009F135D" w:rsidDel="000347CA" w:rsidRDefault="00610D92" w:rsidP="009F135D">
            <w:pPr>
              <w:spacing w:after="0"/>
              <w:jc w:val="both"/>
              <w:rPr>
                <w:del w:id="731" w:author="Arnaud" w:date="2021-07-30T18:06:00Z"/>
                <w:rFonts w:asciiTheme="majorHAnsi" w:eastAsia="Times New Roman" w:hAnsiTheme="majorHAnsi" w:cstheme="majorHAnsi"/>
                <w:color w:val="000000"/>
                <w:sz w:val="22"/>
                <w:szCs w:val="22"/>
                <w:lang w:eastAsia="fr-FR"/>
              </w:rPr>
            </w:pPr>
            <w:del w:id="732" w:author="Arnaud" w:date="2021-07-30T18:06:00Z">
              <w:r w:rsidRPr="009F135D" w:rsidDel="000347CA">
                <w:rPr>
                  <w:rFonts w:asciiTheme="majorHAnsi" w:eastAsia="Times New Roman" w:hAnsiTheme="majorHAnsi" w:cstheme="majorHAnsi"/>
                  <w:color w:val="000000"/>
                  <w:sz w:val="22"/>
                  <w:szCs w:val="22"/>
                  <w:lang w:eastAsia="fr-FR"/>
                </w:rPr>
                <w:delText>95.12</w:delText>
              </w:r>
            </w:del>
          </w:p>
        </w:tc>
        <w:tc>
          <w:tcPr>
            <w:tcW w:w="0" w:type="auto"/>
            <w:tcBorders>
              <w:top w:val="nil"/>
              <w:left w:val="nil"/>
              <w:bottom w:val="nil"/>
              <w:right w:val="nil"/>
            </w:tcBorders>
            <w:shd w:val="clear" w:color="auto" w:fill="auto"/>
            <w:noWrap/>
            <w:vAlign w:val="bottom"/>
            <w:hideMark/>
          </w:tcPr>
          <w:p w14:paraId="561BFB54" w14:textId="27C7CB07" w:rsidR="00610D92" w:rsidRPr="009F135D" w:rsidDel="000347CA" w:rsidRDefault="00610D92" w:rsidP="009F135D">
            <w:pPr>
              <w:spacing w:after="0"/>
              <w:jc w:val="both"/>
              <w:rPr>
                <w:del w:id="733" w:author="Arnaud" w:date="2021-07-30T18:06:00Z"/>
                <w:rFonts w:asciiTheme="majorHAnsi" w:eastAsia="Times New Roman" w:hAnsiTheme="majorHAnsi" w:cstheme="majorHAnsi"/>
                <w:color w:val="000000"/>
                <w:sz w:val="22"/>
                <w:szCs w:val="22"/>
                <w:lang w:eastAsia="fr-FR"/>
              </w:rPr>
            </w:pPr>
            <w:del w:id="734" w:author="Arnaud" w:date="2021-07-30T18:06:00Z">
              <w:r w:rsidRPr="009F135D" w:rsidDel="000347CA">
                <w:rPr>
                  <w:rFonts w:asciiTheme="majorHAnsi" w:eastAsia="Times New Roman" w:hAnsiTheme="majorHAnsi" w:cstheme="majorHAnsi"/>
                  <w:color w:val="000000"/>
                  <w:sz w:val="22"/>
                  <w:szCs w:val="22"/>
                  <w:lang w:eastAsia="fr-FR"/>
                </w:rPr>
                <w:delText>105.00</w:delText>
              </w:r>
            </w:del>
          </w:p>
        </w:tc>
        <w:tc>
          <w:tcPr>
            <w:tcW w:w="0" w:type="auto"/>
            <w:tcBorders>
              <w:top w:val="nil"/>
              <w:left w:val="nil"/>
              <w:bottom w:val="nil"/>
              <w:right w:val="nil"/>
            </w:tcBorders>
            <w:shd w:val="clear" w:color="auto" w:fill="auto"/>
            <w:noWrap/>
            <w:vAlign w:val="bottom"/>
            <w:hideMark/>
          </w:tcPr>
          <w:p w14:paraId="0A85A5A7" w14:textId="36C4969F" w:rsidR="00610D92" w:rsidRPr="009F135D" w:rsidDel="000347CA" w:rsidRDefault="00610D92" w:rsidP="009F135D">
            <w:pPr>
              <w:spacing w:after="0"/>
              <w:jc w:val="both"/>
              <w:rPr>
                <w:del w:id="73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430ACDE" w14:textId="7642445B" w:rsidR="00610D92" w:rsidRPr="009F135D" w:rsidDel="000347CA" w:rsidRDefault="00610D92" w:rsidP="009F135D">
            <w:pPr>
              <w:spacing w:after="0"/>
              <w:jc w:val="both"/>
              <w:rPr>
                <w:del w:id="736" w:author="Arnaud" w:date="2021-07-30T18:06:00Z"/>
                <w:rFonts w:asciiTheme="majorHAnsi" w:eastAsia="Times New Roman" w:hAnsiTheme="majorHAnsi" w:cstheme="majorHAnsi"/>
                <w:color w:val="000000"/>
                <w:sz w:val="22"/>
                <w:szCs w:val="22"/>
                <w:lang w:eastAsia="fr-FR"/>
              </w:rPr>
            </w:pPr>
            <w:del w:id="737" w:author="Arnaud" w:date="2021-07-30T18:06:00Z">
              <w:r w:rsidRPr="009F135D" w:rsidDel="000347CA">
                <w:rPr>
                  <w:rFonts w:asciiTheme="majorHAnsi" w:eastAsia="Times New Roman" w:hAnsiTheme="majorHAnsi" w:cstheme="majorHAnsi"/>
                  <w:color w:val="000000"/>
                  <w:sz w:val="22"/>
                  <w:szCs w:val="22"/>
                  <w:lang w:eastAsia="fr-FR"/>
                </w:rPr>
                <w:delText>60.87</w:delText>
              </w:r>
            </w:del>
          </w:p>
        </w:tc>
        <w:tc>
          <w:tcPr>
            <w:tcW w:w="0" w:type="auto"/>
            <w:tcBorders>
              <w:top w:val="nil"/>
              <w:left w:val="nil"/>
              <w:bottom w:val="nil"/>
              <w:right w:val="nil"/>
            </w:tcBorders>
            <w:shd w:val="clear" w:color="auto" w:fill="auto"/>
            <w:noWrap/>
            <w:vAlign w:val="bottom"/>
            <w:hideMark/>
          </w:tcPr>
          <w:p w14:paraId="1A649924" w14:textId="68E40616" w:rsidR="00610D92" w:rsidRPr="009F135D" w:rsidDel="000347CA" w:rsidRDefault="00610D92" w:rsidP="009F135D">
            <w:pPr>
              <w:spacing w:after="0"/>
              <w:jc w:val="both"/>
              <w:rPr>
                <w:del w:id="738" w:author="Arnaud" w:date="2021-07-30T18:06:00Z"/>
                <w:rFonts w:asciiTheme="majorHAnsi" w:eastAsia="Times New Roman" w:hAnsiTheme="majorHAnsi" w:cstheme="majorHAnsi"/>
                <w:color w:val="000000"/>
                <w:sz w:val="22"/>
                <w:szCs w:val="22"/>
                <w:lang w:eastAsia="fr-FR"/>
              </w:rPr>
            </w:pPr>
            <w:del w:id="739" w:author="Arnaud" w:date="2021-07-30T18:06:00Z">
              <w:r w:rsidRPr="009F135D" w:rsidDel="000347CA">
                <w:rPr>
                  <w:rFonts w:asciiTheme="majorHAnsi" w:eastAsia="Times New Roman" w:hAnsiTheme="majorHAnsi" w:cstheme="majorHAnsi"/>
                  <w:color w:val="000000"/>
                  <w:sz w:val="22"/>
                  <w:szCs w:val="22"/>
                  <w:lang w:eastAsia="fr-FR"/>
                </w:rPr>
                <w:delText>141.37</w:delText>
              </w:r>
            </w:del>
          </w:p>
        </w:tc>
      </w:tr>
      <w:tr w:rsidR="00610D92" w:rsidRPr="009F135D" w:rsidDel="000347CA" w14:paraId="0CCD02AC" w14:textId="2A1DB649" w:rsidTr="00542A26">
        <w:trPr>
          <w:trHeight w:val="288"/>
          <w:del w:id="740" w:author="Arnaud" w:date="2021-07-30T18:06:00Z"/>
        </w:trPr>
        <w:tc>
          <w:tcPr>
            <w:tcW w:w="0" w:type="auto"/>
            <w:tcBorders>
              <w:top w:val="nil"/>
              <w:left w:val="nil"/>
              <w:bottom w:val="nil"/>
              <w:right w:val="nil"/>
            </w:tcBorders>
            <w:shd w:val="clear" w:color="auto" w:fill="auto"/>
            <w:noWrap/>
            <w:vAlign w:val="bottom"/>
            <w:hideMark/>
          </w:tcPr>
          <w:p w14:paraId="482FAFFC" w14:textId="2A573ACC" w:rsidR="00610D92" w:rsidRPr="009F135D" w:rsidDel="000347CA" w:rsidRDefault="00610D92" w:rsidP="009F135D">
            <w:pPr>
              <w:spacing w:after="0"/>
              <w:ind w:firstLineChars="100" w:firstLine="220"/>
              <w:jc w:val="both"/>
              <w:rPr>
                <w:del w:id="741" w:author="Arnaud" w:date="2021-07-30T18:06:00Z"/>
                <w:rFonts w:asciiTheme="majorHAnsi" w:eastAsia="Times New Roman" w:hAnsiTheme="majorHAnsi" w:cstheme="majorHAnsi"/>
                <w:i/>
                <w:iCs/>
                <w:color w:val="000000"/>
                <w:sz w:val="22"/>
                <w:szCs w:val="22"/>
                <w:lang w:eastAsia="fr-FR"/>
              </w:rPr>
            </w:pPr>
            <w:del w:id="742" w:author="Arnaud" w:date="2021-07-30T18:06:00Z">
              <w:r w:rsidRPr="009F135D" w:rsidDel="000347CA">
                <w:rPr>
                  <w:rFonts w:asciiTheme="majorHAnsi" w:eastAsia="Times New Roman" w:hAnsiTheme="majorHAnsi" w:cstheme="majorHAnsi"/>
                  <w:i/>
                  <w:iCs/>
                  <w:color w:val="000000"/>
                  <w:sz w:val="22"/>
                  <w:szCs w:val="22"/>
                  <w:lang w:eastAsia="fr-FR"/>
                </w:rPr>
                <w:delText>Median</w:delText>
              </w:r>
            </w:del>
          </w:p>
        </w:tc>
        <w:tc>
          <w:tcPr>
            <w:tcW w:w="0" w:type="auto"/>
            <w:tcBorders>
              <w:top w:val="nil"/>
              <w:left w:val="nil"/>
              <w:bottom w:val="nil"/>
              <w:right w:val="nil"/>
            </w:tcBorders>
            <w:shd w:val="clear" w:color="auto" w:fill="auto"/>
            <w:noWrap/>
            <w:vAlign w:val="bottom"/>
            <w:hideMark/>
          </w:tcPr>
          <w:p w14:paraId="687F4464" w14:textId="554D2EC7" w:rsidR="00610D92" w:rsidRPr="009F135D" w:rsidDel="000347CA" w:rsidRDefault="00610D92" w:rsidP="009F135D">
            <w:pPr>
              <w:spacing w:after="0"/>
              <w:jc w:val="both"/>
              <w:rPr>
                <w:del w:id="743" w:author="Arnaud" w:date="2021-07-30T18:06:00Z"/>
                <w:rFonts w:asciiTheme="majorHAnsi" w:eastAsia="Times New Roman" w:hAnsiTheme="majorHAnsi" w:cstheme="majorHAnsi"/>
                <w:color w:val="000000"/>
                <w:sz w:val="22"/>
                <w:szCs w:val="22"/>
                <w:lang w:eastAsia="fr-FR"/>
              </w:rPr>
            </w:pPr>
            <w:del w:id="744" w:author="Arnaud" w:date="2021-07-30T18:06:00Z">
              <w:r w:rsidRPr="009F135D" w:rsidDel="000347CA">
                <w:rPr>
                  <w:rFonts w:asciiTheme="majorHAnsi" w:eastAsia="Times New Roman" w:hAnsiTheme="majorHAnsi" w:cstheme="majorHAnsi"/>
                  <w:color w:val="000000"/>
                  <w:sz w:val="22"/>
                  <w:szCs w:val="22"/>
                  <w:lang w:eastAsia="fr-FR"/>
                </w:rPr>
                <w:delText>66.00</w:delText>
              </w:r>
            </w:del>
          </w:p>
        </w:tc>
        <w:tc>
          <w:tcPr>
            <w:tcW w:w="0" w:type="auto"/>
            <w:tcBorders>
              <w:top w:val="nil"/>
              <w:left w:val="nil"/>
              <w:bottom w:val="nil"/>
              <w:right w:val="nil"/>
            </w:tcBorders>
            <w:shd w:val="clear" w:color="auto" w:fill="auto"/>
            <w:noWrap/>
            <w:vAlign w:val="bottom"/>
            <w:hideMark/>
          </w:tcPr>
          <w:p w14:paraId="756F951B" w14:textId="168F79AE" w:rsidR="00610D92" w:rsidRPr="009F135D" w:rsidDel="000347CA" w:rsidRDefault="00610D92" w:rsidP="009F135D">
            <w:pPr>
              <w:spacing w:after="0"/>
              <w:jc w:val="both"/>
              <w:rPr>
                <w:del w:id="745" w:author="Arnaud" w:date="2021-07-30T18:06:00Z"/>
                <w:rFonts w:asciiTheme="majorHAnsi" w:eastAsia="Times New Roman" w:hAnsiTheme="majorHAnsi" w:cstheme="majorHAnsi"/>
                <w:color w:val="000000"/>
                <w:sz w:val="22"/>
                <w:szCs w:val="22"/>
                <w:lang w:eastAsia="fr-FR"/>
              </w:rPr>
            </w:pPr>
            <w:del w:id="746" w:author="Arnaud" w:date="2021-07-30T18:06:00Z">
              <w:r w:rsidRPr="009F135D" w:rsidDel="000347CA">
                <w:rPr>
                  <w:rFonts w:asciiTheme="majorHAnsi" w:eastAsia="Times New Roman" w:hAnsiTheme="majorHAnsi" w:cstheme="majorHAnsi"/>
                  <w:color w:val="000000"/>
                  <w:sz w:val="22"/>
                  <w:szCs w:val="22"/>
                  <w:lang w:eastAsia="fr-FR"/>
                </w:rPr>
                <w:delText>91.06</w:delText>
              </w:r>
            </w:del>
          </w:p>
        </w:tc>
        <w:tc>
          <w:tcPr>
            <w:tcW w:w="0" w:type="auto"/>
            <w:tcBorders>
              <w:top w:val="nil"/>
              <w:left w:val="nil"/>
              <w:bottom w:val="nil"/>
              <w:right w:val="nil"/>
            </w:tcBorders>
            <w:shd w:val="clear" w:color="auto" w:fill="auto"/>
            <w:noWrap/>
            <w:vAlign w:val="bottom"/>
            <w:hideMark/>
          </w:tcPr>
          <w:p w14:paraId="54B81269" w14:textId="193BCAD3" w:rsidR="00610D92" w:rsidRPr="009F135D" w:rsidDel="000347CA" w:rsidRDefault="00610D92" w:rsidP="009F135D">
            <w:pPr>
              <w:spacing w:after="0"/>
              <w:jc w:val="both"/>
              <w:rPr>
                <w:del w:id="74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34A72BAC" w14:textId="3B2B67FA" w:rsidR="00610D92" w:rsidRPr="009F135D" w:rsidDel="000347CA" w:rsidRDefault="00610D92" w:rsidP="009F135D">
            <w:pPr>
              <w:spacing w:after="0"/>
              <w:jc w:val="both"/>
              <w:rPr>
                <w:del w:id="748" w:author="Arnaud" w:date="2021-07-30T18:06:00Z"/>
                <w:rFonts w:asciiTheme="majorHAnsi" w:eastAsia="Times New Roman" w:hAnsiTheme="majorHAnsi" w:cstheme="majorHAnsi"/>
                <w:color w:val="000000"/>
                <w:sz w:val="22"/>
                <w:szCs w:val="22"/>
                <w:lang w:eastAsia="fr-FR"/>
              </w:rPr>
            </w:pPr>
            <w:del w:id="749" w:author="Arnaud" w:date="2021-07-30T18:06:00Z">
              <w:r w:rsidRPr="009F135D" w:rsidDel="000347CA">
                <w:rPr>
                  <w:rFonts w:asciiTheme="majorHAnsi" w:eastAsia="Times New Roman" w:hAnsiTheme="majorHAnsi" w:cstheme="majorHAnsi"/>
                  <w:color w:val="000000"/>
                  <w:sz w:val="22"/>
                  <w:szCs w:val="22"/>
                  <w:lang w:eastAsia="fr-FR"/>
                </w:rPr>
                <w:delText>68.50</w:delText>
              </w:r>
            </w:del>
          </w:p>
        </w:tc>
        <w:tc>
          <w:tcPr>
            <w:tcW w:w="0" w:type="auto"/>
            <w:tcBorders>
              <w:top w:val="nil"/>
              <w:left w:val="nil"/>
              <w:bottom w:val="nil"/>
              <w:right w:val="nil"/>
            </w:tcBorders>
            <w:shd w:val="clear" w:color="auto" w:fill="auto"/>
            <w:noWrap/>
            <w:vAlign w:val="bottom"/>
            <w:hideMark/>
          </w:tcPr>
          <w:p w14:paraId="0C43440C" w14:textId="4B8649EC" w:rsidR="00610D92" w:rsidRPr="009F135D" w:rsidDel="000347CA" w:rsidRDefault="00610D92" w:rsidP="009F135D">
            <w:pPr>
              <w:spacing w:after="0"/>
              <w:jc w:val="both"/>
              <w:rPr>
                <w:del w:id="750" w:author="Arnaud" w:date="2021-07-30T18:06:00Z"/>
                <w:rFonts w:asciiTheme="majorHAnsi" w:eastAsia="Times New Roman" w:hAnsiTheme="majorHAnsi" w:cstheme="majorHAnsi"/>
                <w:color w:val="000000"/>
                <w:sz w:val="22"/>
                <w:szCs w:val="22"/>
                <w:lang w:eastAsia="fr-FR"/>
              </w:rPr>
            </w:pPr>
            <w:del w:id="751" w:author="Arnaud" w:date="2021-07-30T18:06:00Z">
              <w:r w:rsidRPr="009F135D" w:rsidDel="000347CA">
                <w:rPr>
                  <w:rFonts w:asciiTheme="majorHAnsi" w:eastAsia="Times New Roman" w:hAnsiTheme="majorHAnsi" w:cstheme="majorHAnsi"/>
                  <w:color w:val="000000"/>
                  <w:sz w:val="22"/>
                  <w:szCs w:val="22"/>
                  <w:lang w:eastAsia="fr-FR"/>
                </w:rPr>
                <w:delText>111.83</w:delText>
              </w:r>
            </w:del>
          </w:p>
        </w:tc>
        <w:tc>
          <w:tcPr>
            <w:tcW w:w="0" w:type="auto"/>
            <w:tcBorders>
              <w:top w:val="nil"/>
              <w:left w:val="nil"/>
              <w:bottom w:val="nil"/>
              <w:right w:val="nil"/>
            </w:tcBorders>
            <w:shd w:val="clear" w:color="auto" w:fill="auto"/>
            <w:noWrap/>
            <w:vAlign w:val="bottom"/>
            <w:hideMark/>
          </w:tcPr>
          <w:p w14:paraId="0B963CAE" w14:textId="79CEC20A" w:rsidR="00610D92" w:rsidRPr="009F135D" w:rsidDel="000347CA" w:rsidRDefault="00610D92" w:rsidP="009F135D">
            <w:pPr>
              <w:spacing w:after="0"/>
              <w:jc w:val="both"/>
              <w:rPr>
                <w:del w:id="75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DA29B28" w14:textId="1D205563" w:rsidR="00610D92" w:rsidRPr="009F135D" w:rsidDel="000347CA" w:rsidRDefault="00610D92" w:rsidP="009F135D">
            <w:pPr>
              <w:spacing w:after="0"/>
              <w:jc w:val="both"/>
              <w:rPr>
                <w:del w:id="753" w:author="Arnaud" w:date="2021-07-30T18:06:00Z"/>
                <w:rFonts w:asciiTheme="majorHAnsi" w:eastAsia="Times New Roman" w:hAnsiTheme="majorHAnsi" w:cstheme="majorHAnsi"/>
                <w:color w:val="000000"/>
                <w:sz w:val="22"/>
                <w:szCs w:val="22"/>
                <w:lang w:eastAsia="fr-FR"/>
              </w:rPr>
            </w:pPr>
            <w:del w:id="754" w:author="Arnaud" w:date="2021-07-30T18:06:00Z">
              <w:r w:rsidRPr="009F135D" w:rsidDel="000347CA">
                <w:rPr>
                  <w:rFonts w:asciiTheme="majorHAnsi" w:eastAsia="Times New Roman" w:hAnsiTheme="majorHAnsi" w:cstheme="majorHAnsi"/>
                  <w:color w:val="000000"/>
                  <w:sz w:val="22"/>
                  <w:szCs w:val="22"/>
                  <w:lang w:eastAsia="fr-FR"/>
                </w:rPr>
                <w:delText>80.00</w:delText>
              </w:r>
            </w:del>
          </w:p>
        </w:tc>
        <w:tc>
          <w:tcPr>
            <w:tcW w:w="0" w:type="auto"/>
            <w:tcBorders>
              <w:top w:val="nil"/>
              <w:left w:val="nil"/>
              <w:bottom w:val="nil"/>
              <w:right w:val="nil"/>
            </w:tcBorders>
            <w:shd w:val="clear" w:color="auto" w:fill="auto"/>
            <w:noWrap/>
            <w:vAlign w:val="bottom"/>
            <w:hideMark/>
          </w:tcPr>
          <w:p w14:paraId="02270D00" w14:textId="35FF3B8A" w:rsidR="00610D92" w:rsidRPr="009F135D" w:rsidDel="000347CA" w:rsidRDefault="00610D92" w:rsidP="009F135D">
            <w:pPr>
              <w:spacing w:after="0"/>
              <w:jc w:val="both"/>
              <w:rPr>
                <w:del w:id="755" w:author="Arnaud" w:date="2021-07-30T18:06:00Z"/>
                <w:rFonts w:asciiTheme="majorHAnsi" w:eastAsia="Times New Roman" w:hAnsiTheme="majorHAnsi" w:cstheme="majorHAnsi"/>
                <w:color w:val="000000"/>
                <w:sz w:val="22"/>
                <w:szCs w:val="22"/>
                <w:lang w:eastAsia="fr-FR"/>
              </w:rPr>
            </w:pPr>
            <w:del w:id="756" w:author="Arnaud" w:date="2021-07-30T18:06:00Z">
              <w:r w:rsidRPr="009F135D" w:rsidDel="000347CA">
                <w:rPr>
                  <w:rFonts w:asciiTheme="majorHAnsi" w:eastAsia="Times New Roman" w:hAnsiTheme="majorHAnsi" w:cstheme="majorHAnsi"/>
                  <w:color w:val="000000"/>
                  <w:sz w:val="22"/>
                  <w:szCs w:val="22"/>
                  <w:lang w:eastAsia="fr-FR"/>
                </w:rPr>
                <w:delText>134.99</w:delText>
              </w:r>
            </w:del>
          </w:p>
        </w:tc>
        <w:tc>
          <w:tcPr>
            <w:tcW w:w="0" w:type="auto"/>
            <w:tcBorders>
              <w:top w:val="nil"/>
              <w:left w:val="nil"/>
              <w:bottom w:val="nil"/>
              <w:right w:val="nil"/>
            </w:tcBorders>
            <w:shd w:val="clear" w:color="auto" w:fill="auto"/>
            <w:noWrap/>
            <w:vAlign w:val="bottom"/>
            <w:hideMark/>
          </w:tcPr>
          <w:p w14:paraId="2F2A66B5" w14:textId="1B9BE18B" w:rsidR="00610D92" w:rsidRPr="009F135D" w:rsidDel="000347CA" w:rsidRDefault="00610D92" w:rsidP="009F135D">
            <w:pPr>
              <w:spacing w:after="0"/>
              <w:jc w:val="both"/>
              <w:rPr>
                <w:del w:id="75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08B2FFF5" w14:textId="16BBFEA7" w:rsidR="00610D92" w:rsidRPr="009F135D" w:rsidDel="000347CA" w:rsidRDefault="00610D92" w:rsidP="009F135D">
            <w:pPr>
              <w:spacing w:after="0"/>
              <w:jc w:val="both"/>
              <w:rPr>
                <w:del w:id="758" w:author="Arnaud" w:date="2021-07-30T18:06:00Z"/>
                <w:rFonts w:asciiTheme="majorHAnsi" w:eastAsia="Times New Roman" w:hAnsiTheme="majorHAnsi" w:cstheme="majorHAnsi"/>
                <w:color w:val="000000"/>
                <w:sz w:val="22"/>
                <w:szCs w:val="22"/>
                <w:lang w:eastAsia="fr-FR"/>
              </w:rPr>
            </w:pPr>
            <w:del w:id="759" w:author="Arnaud" w:date="2021-07-30T18:06:00Z">
              <w:r w:rsidRPr="009F135D" w:rsidDel="000347CA">
                <w:rPr>
                  <w:rFonts w:asciiTheme="majorHAnsi" w:eastAsia="Times New Roman" w:hAnsiTheme="majorHAnsi" w:cstheme="majorHAnsi"/>
                  <w:color w:val="000000"/>
                  <w:sz w:val="22"/>
                  <w:szCs w:val="22"/>
                  <w:lang w:eastAsia="fr-FR"/>
                </w:rPr>
                <w:delText>68.00</w:delText>
              </w:r>
            </w:del>
          </w:p>
        </w:tc>
        <w:tc>
          <w:tcPr>
            <w:tcW w:w="0" w:type="auto"/>
            <w:tcBorders>
              <w:top w:val="nil"/>
              <w:left w:val="nil"/>
              <w:bottom w:val="nil"/>
              <w:right w:val="nil"/>
            </w:tcBorders>
            <w:shd w:val="clear" w:color="auto" w:fill="auto"/>
            <w:noWrap/>
            <w:vAlign w:val="bottom"/>
            <w:hideMark/>
          </w:tcPr>
          <w:p w14:paraId="56120815" w14:textId="36F68373" w:rsidR="00610D92" w:rsidRPr="009F135D" w:rsidDel="000347CA" w:rsidRDefault="00610D92" w:rsidP="009F135D">
            <w:pPr>
              <w:spacing w:after="0"/>
              <w:jc w:val="both"/>
              <w:rPr>
                <w:del w:id="760" w:author="Arnaud" w:date="2021-07-30T18:06:00Z"/>
                <w:rFonts w:asciiTheme="majorHAnsi" w:eastAsia="Times New Roman" w:hAnsiTheme="majorHAnsi" w:cstheme="majorHAnsi"/>
                <w:color w:val="000000"/>
                <w:sz w:val="22"/>
                <w:szCs w:val="22"/>
                <w:lang w:eastAsia="fr-FR"/>
              </w:rPr>
            </w:pPr>
            <w:del w:id="761" w:author="Arnaud" w:date="2021-07-30T18:06:00Z">
              <w:r w:rsidRPr="009F135D" w:rsidDel="000347CA">
                <w:rPr>
                  <w:rFonts w:asciiTheme="majorHAnsi" w:eastAsia="Times New Roman" w:hAnsiTheme="majorHAnsi" w:cstheme="majorHAnsi"/>
                  <w:color w:val="000000"/>
                  <w:sz w:val="22"/>
                  <w:szCs w:val="22"/>
                  <w:lang w:eastAsia="fr-FR"/>
                </w:rPr>
                <w:delText>107.29</w:delText>
              </w:r>
            </w:del>
          </w:p>
        </w:tc>
      </w:tr>
      <w:tr w:rsidR="007C018D" w:rsidRPr="009F135D" w:rsidDel="000347CA" w14:paraId="26BB629D" w14:textId="5109E159" w:rsidTr="0089752F">
        <w:trPr>
          <w:trHeight w:val="288"/>
          <w:del w:id="762" w:author="Arnaud" w:date="2021-07-30T18:06:00Z"/>
        </w:trPr>
        <w:tc>
          <w:tcPr>
            <w:tcW w:w="0" w:type="auto"/>
            <w:tcBorders>
              <w:top w:val="nil"/>
              <w:left w:val="nil"/>
              <w:bottom w:val="nil"/>
              <w:right w:val="nil"/>
            </w:tcBorders>
            <w:shd w:val="clear" w:color="auto" w:fill="auto"/>
            <w:noWrap/>
            <w:vAlign w:val="bottom"/>
          </w:tcPr>
          <w:p w14:paraId="3A34DFD0" w14:textId="40EF16D3" w:rsidR="007C018D" w:rsidRPr="007C018D" w:rsidDel="000347CA" w:rsidRDefault="007C018D" w:rsidP="0089752F">
            <w:pPr>
              <w:spacing w:after="0"/>
              <w:rPr>
                <w:del w:id="763" w:author="Arnaud" w:date="2021-07-30T18:06:00Z"/>
                <w:rFonts w:asciiTheme="majorHAnsi" w:eastAsia="Times New Roman" w:hAnsiTheme="majorHAnsi" w:cstheme="majorHAnsi"/>
                <w:iCs/>
                <w:color w:val="000000"/>
                <w:sz w:val="22"/>
                <w:szCs w:val="22"/>
                <w:lang w:eastAsia="fr-FR"/>
              </w:rPr>
            </w:pPr>
            <w:del w:id="764" w:author="Arnaud" w:date="2021-07-30T18:06:00Z">
              <w:r w:rsidDel="000347CA">
                <w:rPr>
                  <w:rFonts w:asciiTheme="majorHAnsi" w:eastAsia="Times New Roman" w:hAnsiTheme="majorHAnsi" w:cstheme="majorHAnsi"/>
                  <w:iCs/>
                  <w:color w:val="000000"/>
                  <w:sz w:val="22"/>
                  <w:szCs w:val="22"/>
                  <w:lang w:eastAsia="fr-FR"/>
                </w:rPr>
                <w:delText>Sources of Income</w:delText>
              </w:r>
            </w:del>
          </w:p>
        </w:tc>
        <w:tc>
          <w:tcPr>
            <w:tcW w:w="0" w:type="auto"/>
            <w:tcBorders>
              <w:top w:val="nil"/>
              <w:left w:val="nil"/>
              <w:bottom w:val="nil"/>
              <w:right w:val="nil"/>
            </w:tcBorders>
            <w:shd w:val="clear" w:color="auto" w:fill="auto"/>
            <w:noWrap/>
            <w:vAlign w:val="bottom"/>
          </w:tcPr>
          <w:p w14:paraId="197B0B54" w14:textId="2F4B74D8" w:rsidR="007C018D" w:rsidRPr="009F135D" w:rsidDel="000347CA" w:rsidRDefault="007C018D" w:rsidP="0089752F">
            <w:pPr>
              <w:spacing w:after="0"/>
              <w:jc w:val="both"/>
              <w:rPr>
                <w:del w:id="765"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206E440C" w14:textId="7CCE5449" w:rsidR="007C018D" w:rsidRPr="009F135D" w:rsidDel="000347CA" w:rsidRDefault="007C018D" w:rsidP="0089752F">
            <w:pPr>
              <w:spacing w:after="0"/>
              <w:jc w:val="both"/>
              <w:rPr>
                <w:del w:id="76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4135527B" w14:textId="12848236" w:rsidR="007C018D" w:rsidRPr="009F135D" w:rsidDel="000347CA" w:rsidRDefault="007C018D" w:rsidP="0089752F">
            <w:pPr>
              <w:spacing w:after="0"/>
              <w:jc w:val="both"/>
              <w:rPr>
                <w:del w:id="767"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35AA1585" w14:textId="008417AE" w:rsidR="007C018D" w:rsidRPr="009F135D" w:rsidDel="000347CA" w:rsidRDefault="007C018D" w:rsidP="0089752F">
            <w:pPr>
              <w:spacing w:after="0"/>
              <w:jc w:val="both"/>
              <w:rPr>
                <w:del w:id="76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59086B2D" w14:textId="668D1B51" w:rsidR="007C018D" w:rsidRPr="009F135D" w:rsidDel="000347CA" w:rsidRDefault="007C018D" w:rsidP="0089752F">
            <w:pPr>
              <w:spacing w:after="0"/>
              <w:jc w:val="both"/>
              <w:rPr>
                <w:del w:id="76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330491B6" w14:textId="4E5DD99A" w:rsidR="007C018D" w:rsidRPr="009F135D" w:rsidDel="000347CA" w:rsidRDefault="007C018D" w:rsidP="0089752F">
            <w:pPr>
              <w:spacing w:after="0"/>
              <w:jc w:val="both"/>
              <w:rPr>
                <w:del w:id="770"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5156D054" w14:textId="0171D2D3" w:rsidR="007C018D" w:rsidRPr="009F135D" w:rsidDel="000347CA" w:rsidRDefault="007C018D" w:rsidP="0089752F">
            <w:pPr>
              <w:spacing w:after="0"/>
              <w:jc w:val="both"/>
              <w:rPr>
                <w:del w:id="77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0A82FEDC" w14:textId="06B18F05" w:rsidR="007C018D" w:rsidRPr="009F135D" w:rsidDel="000347CA" w:rsidRDefault="007C018D" w:rsidP="0089752F">
            <w:pPr>
              <w:spacing w:after="0"/>
              <w:jc w:val="both"/>
              <w:rPr>
                <w:del w:id="772"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5E77F751" w14:textId="64C8664B" w:rsidR="007C018D" w:rsidRPr="009F135D" w:rsidDel="000347CA" w:rsidRDefault="007C018D" w:rsidP="0089752F">
            <w:pPr>
              <w:spacing w:after="0"/>
              <w:jc w:val="both"/>
              <w:rPr>
                <w:del w:id="77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3B57BD83" w14:textId="7709286B" w:rsidR="007C018D" w:rsidRPr="009F135D" w:rsidDel="000347CA" w:rsidRDefault="007C018D" w:rsidP="0089752F">
            <w:pPr>
              <w:spacing w:after="0"/>
              <w:jc w:val="both"/>
              <w:rPr>
                <w:del w:id="77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300E1153" w14:textId="356078DF" w:rsidR="007C018D" w:rsidRPr="009F135D" w:rsidDel="000347CA" w:rsidRDefault="007C018D" w:rsidP="0089752F">
            <w:pPr>
              <w:keepNext/>
              <w:spacing w:after="0"/>
              <w:jc w:val="both"/>
              <w:rPr>
                <w:del w:id="775" w:author="Arnaud" w:date="2021-07-30T18:06:00Z"/>
                <w:rFonts w:asciiTheme="majorHAnsi" w:eastAsia="Times New Roman" w:hAnsiTheme="majorHAnsi" w:cstheme="majorHAnsi"/>
                <w:color w:val="000000"/>
                <w:sz w:val="22"/>
                <w:szCs w:val="22"/>
                <w:lang w:eastAsia="fr-FR"/>
              </w:rPr>
            </w:pPr>
          </w:p>
        </w:tc>
      </w:tr>
      <w:tr w:rsidR="007C018D" w:rsidRPr="009F135D" w:rsidDel="000347CA" w14:paraId="747D87F2" w14:textId="15AD2B1C" w:rsidTr="0089752F">
        <w:trPr>
          <w:trHeight w:val="288"/>
          <w:del w:id="776" w:author="Arnaud" w:date="2021-07-30T18:06:00Z"/>
        </w:trPr>
        <w:tc>
          <w:tcPr>
            <w:tcW w:w="0" w:type="auto"/>
            <w:tcBorders>
              <w:top w:val="nil"/>
              <w:left w:val="nil"/>
              <w:bottom w:val="nil"/>
              <w:right w:val="nil"/>
            </w:tcBorders>
            <w:shd w:val="clear" w:color="auto" w:fill="auto"/>
            <w:noWrap/>
            <w:vAlign w:val="bottom"/>
          </w:tcPr>
          <w:p w14:paraId="7DC2E31E" w14:textId="2579A807" w:rsidR="007C018D" w:rsidRPr="007C018D" w:rsidDel="000347CA" w:rsidRDefault="007C018D" w:rsidP="0089752F">
            <w:pPr>
              <w:spacing w:after="0"/>
              <w:rPr>
                <w:del w:id="777" w:author="Arnaud" w:date="2021-07-30T18:06:00Z"/>
                <w:rFonts w:asciiTheme="majorHAnsi" w:eastAsia="Times New Roman" w:hAnsiTheme="majorHAnsi" w:cstheme="majorHAnsi"/>
                <w:iCs/>
                <w:color w:val="000000"/>
                <w:sz w:val="22"/>
                <w:szCs w:val="22"/>
                <w:lang w:eastAsia="fr-FR"/>
              </w:rPr>
            </w:pPr>
            <w:del w:id="778" w:author="Arnaud" w:date="2021-07-30T18:06:00Z">
              <w:r w:rsidRPr="007C018D" w:rsidDel="000347CA">
                <w:rPr>
                  <w:rFonts w:ascii="Calibri" w:hAnsi="Calibri" w:cs="Calibri"/>
                  <w:iCs/>
                  <w:color w:val="000000"/>
                  <w:sz w:val="22"/>
                  <w:szCs w:val="22"/>
                </w:rPr>
                <w:delText xml:space="preserve">    Agri.</w:delText>
              </w:r>
              <w:r w:rsidDel="000347CA">
                <w:rPr>
                  <w:rFonts w:ascii="Calibri" w:hAnsi="Calibri" w:cs="Calibri"/>
                  <w:iCs/>
                  <w:color w:val="000000"/>
                  <w:sz w:val="22"/>
                  <w:szCs w:val="22"/>
                </w:rPr>
                <w:delText xml:space="preserve"> (%)</w:delText>
              </w:r>
            </w:del>
          </w:p>
        </w:tc>
        <w:tc>
          <w:tcPr>
            <w:tcW w:w="0" w:type="auto"/>
            <w:tcBorders>
              <w:top w:val="nil"/>
              <w:left w:val="nil"/>
              <w:bottom w:val="nil"/>
              <w:right w:val="nil"/>
            </w:tcBorders>
            <w:shd w:val="clear" w:color="auto" w:fill="auto"/>
            <w:noWrap/>
            <w:vAlign w:val="bottom"/>
          </w:tcPr>
          <w:p w14:paraId="388FFE0B" w14:textId="1343A983" w:rsidR="007C018D" w:rsidRPr="009F135D" w:rsidDel="000347CA" w:rsidRDefault="007C018D" w:rsidP="0089752F">
            <w:pPr>
              <w:spacing w:after="0"/>
              <w:jc w:val="both"/>
              <w:rPr>
                <w:del w:id="779" w:author="Arnaud" w:date="2021-07-30T18:06:00Z"/>
                <w:rFonts w:asciiTheme="majorHAnsi" w:eastAsia="Times New Roman" w:hAnsiTheme="majorHAnsi" w:cstheme="majorHAnsi"/>
                <w:color w:val="000000"/>
                <w:sz w:val="22"/>
                <w:szCs w:val="22"/>
                <w:lang w:eastAsia="fr-FR"/>
              </w:rPr>
            </w:pPr>
            <w:del w:id="780" w:author="Arnaud" w:date="2021-07-30T18:06:00Z">
              <w:r w:rsidDel="000347CA">
                <w:rPr>
                  <w:rFonts w:ascii="Calibri" w:hAnsi="Calibri" w:cs="Calibri"/>
                  <w:color w:val="000000"/>
                  <w:sz w:val="22"/>
                  <w:szCs w:val="22"/>
                </w:rPr>
                <w:delText>43,0</w:delText>
              </w:r>
            </w:del>
          </w:p>
        </w:tc>
        <w:tc>
          <w:tcPr>
            <w:tcW w:w="0" w:type="auto"/>
            <w:tcBorders>
              <w:top w:val="nil"/>
              <w:left w:val="nil"/>
              <w:bottom w:val="nil"/>
              <w:right w:val="nil"/>
            </w:tcBorders>
            <w:shd w:val="clear" w:color="auto" w:fill="auto"/>
            <w:noWrap/>
            <w:vAlign w:val="bottom"/>
          </w:tcPr>
          <w:p w14:paraId="0711C77D" w14:textId="6E1746EC" w:rsidR="007C018D" w:rsidRPr="009F135D" w:rsidDel="000347CA" w:rsidRDefault="007C018D" w:rsidP="0089752F">
            <w:pPr>
              <w:spacing w:after="0"/>
              <w:jc w:val="both"/>
              <w:rPr>
                <w:del w:id="781" w:author="Arnaud" w:date="2021-07-30T18:06:00Z"/>
                <w:rFonts w:asciiTheme="majorHAnsi" w:eastAsia="Times New Roman" w:hAnsiTheme="majorHAnsi" w:cstheme="majorHAnsi"/>
                <w:color w:val="000000"/>
                <w:sz w:val="22"/>
                <w:szCs w:val="22"/>
                <w:lang w:eastAsia="fr-FR"/>
              </w:rPr>
            </w:pPr>
            <w:del w:id="782" w:author="Arnaud" w:date="2021-07-30T18:06:00Z">
              <w:r w:rsidDel="000347CA">
                <w:rPr>
                  <w:rFonts w:ascii="Calibri" w:hAnsi="Calibri" w:cs="Calibri"/>
                  <w:color w:val="000000"/>
                  <w:sz w:val="22"/>
                  <w:szCs w:val="22"/>
                </w:rPr>
                <w:delText>34,6</w:delText>
              </w:r>
            </w:del>
          </w:p>
        </w:tc>
        <w:tc>
          <w:tcPr>
            <w:tcW w:w="0" w:type="auto"/>
            <w:tcBorders>
              <w:top w:val="nil"/>
              <w:left w:val="nil"/>
              <w:bottom w:val="nil"/>
              <w:right w:val="nil"/>
            </w:tcBorders>
            <w:shd w:val="clear" w:color="auto" w:fill="auto"/>
            <w:noWrap/>
            <w:vAlign w:val="bottom"/>
          </w:tcPr>
          <w:p w14:paraId="501EB191" w14:textId="0E08BBAE" w:rsidR="007C018D" w:rsidRPr="009F135D" w:rsidDel="000347CA" w:rsidRDefault="007C018D" w:rsidP="0089752F">
            <w:pPr>
              <w:spacing w:after="0"/>
              <w:jc w:val="both"/>
              <w:rPr>
                <w:del w:id="78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448EF97E" w14:textId="37B2D9C8" w:rsidR="007C018D" w:rsidRPr="009F135D" w:rsidDel="000347CA" w:rsidRDefault="007C018D" w:rsidP="0089752F">
            <w:pPr>
              <w:spacing w:after="0"/>
              <w:jc w:val="both"/>
              <w:rPr>
                <w:del w:id="784" w:author="Arnaud" w:date="2021-07-30T18:06:00Z"/>
                <w:rFonts w:asciiTheme="majorHAnsi" w:eastAsia="Times New Roman" w:hAnsiTheme="majorHAnsi" w:cstheme="majorHAnsi"/>
                <w:color w:val="000000"/>
                <w:sz w:val="22"/>
                <w:szCs w:val="22"/>
                <w:lang w:eastAsia="fr-FR"/>
              </w:rPr>
            </w:pPr>
            <w:del w:id="785" w:author="Arnaud" w:date="2021-07-30T18:06:00Z">
              <w:r w:rsidDel="000347CA">
                <w:rPr>
                  <w:rFonts w:ascii="Calibri" w:hAnsi="Calibri" w:cs="Calibri"/>
                  <w:color w:val="000000"/>
                  <w:sz w:val="22"/>
                  <w:szCs w:val="22"/>
                </w:rPr>
                <w:delText>48,8</w:delText>
              </w:r>
            </w:del>
          </w:p>
        </w:tc>
        <w:tc>
          <w:tcPr>
            <w:tcW w:w="0" w:type="auto"/>
            <w:tcBorders>
              <w:top w:val="nil"/>
              <w:left w:val="nil"/>
              <w:bottom w:val="nil"/>
              <w:right w:val="nil"/>
            </w:tcBorders>
            <w:shd w:val="clear" w:color="auto" w:fill="auto"/>
            <w:noWrap/>
            <w:vAlign w:val="bottom"/>
          </w:tcPr>
          <w:p w14:paraId="3C062D3E" w14:textId="7DD27C9A" w:rsidR="007C018D" w:rsidRPr="009F135D" w:rsidDel="000347CA" w:rsidRDefault="007C018D" w:rsidP="0089752F">
            <w:pPr>
              <w:spacing w:after="0"/>
              <w:jc w:val="both"/>
              <w:rPr>
                <w:del w:id="786" w:author="Arnaud" w:date="2021-07-30T18:06:00Z"/>
                <w:rFonts w:asciiTheme="majorHAnsi" w:eastAsia="Times New Roman" w:hAnsiTheme="majorHAnsi" w:cstheme="majorHAnsi"/>
                <w:color w:val="000000"/>
                <w:sz w:val="22"/>
                <w:szCs w:val="22"/>
                <w:lang w:eastAsia="fr-FR"/>
              </w:rPr>
            </w:pPr>
            <w:del w:id="787" w:author="Arnaud" w:date="2021-07-30T18:06:00Z">
              <w:r w:rsidDel="000347CA">
                <w:rPr>
                  <w:rFonts w:ascii="Calibri" w:hAnsi="Calibri" w:cs="Calibri"/>
                  <w:color w:val="000000"/>
                  <w:sz w:val="22"/>
                  <w:szCs w:val="22"/>
                </w:rPr>
                <w:delText>38,2</w:delText>
              </w:r>
            </w:del>
          </w:p>
        </w:tc>
        <w:tc>
          <w:tcPr>
            <w:tcW w:w="0" w:type="auto"/>
            <w:tcBorders>
              <w:top w:val="nil"/>
              <w:left w:val="nil"/>
              <w:bottom w:val="nil"/>
              <w:right w:val="nil"/>
            </w:tcBorders>
            <w:shd w:val="clear" w:color="auto" w:fill="auto"/>
            <w:noWrap/>
            <w:vAlign w:val="bottom"/>
          </w:tcPr>
          <w:p w14:paraId="54026E87" w14:textId="0F0322B3" w:rsidR="007C018D" w:rsidRPr="009F135D" w:rsidDel="000347CA" w:rsidRDefault="007C018D" w:rsidP="0089752F">
            <w:pPr>
              <w:spacing w:after="0"/>
              <w:jc w:val="both"/>
              <w:rPr>
                <w:del w:id="788"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7C57040F" w14:textId="4DBBC8DD" w:rsidR="007C018D" w:rsidRPr="009F135D" w:rsidDel="000347CA" w:rsidRDefault="007C018D" w:rsidP="0089752F">
            <w:pPr>
              <w:spacing w:after="0"/>
              <w:jc w:val="both"/>
              <w:rPr>
                <w:del w:id="789" w:author="Arnaud" w:date="2021-07-30T18:06:00Z"/>
                <w:rFonts w:asciiTheme="majorHAnsi" w:eastAsia="Times New Roman" w:hAnsiTheme="majorHAnsi" w:cstheme="majorHAnsi"/>
                <w:color w:val="000000"/>
                <w:sz w:val="22"/>
                <w:szCs w:val="22"/>
                <w:lang w:eastAsia="fr-FR"/>
              </w:rPr>
            </w:pPr>
            <w:del w:id="790" w:author="Arnaud" w:date="2021-07-30T18:06:00Z">
              <w:r w:rsidDel="000347CA">
                <w:rPr>
                  <w:rFonts w:ascii="Calibri" w:hAnsi="Calibri" w:cs="Calibri"/>
                  <w:color w:val="000000"/>
                  <w:sz w:val="22"/>
                  <w:szCs w:val="22"/>
                </w:rPr>
                <w:delText>30,3</w:delText>
              </w:r>
            </w:del>
          </w:p>
        </w:tc>
        <w:tc>
          <w:tcPr>
            <w:tcW w:w="0" w:type="auto"/>
            <w:tcBorders>
              <w:top w:val="nil"/>
              <w:left w:val="nil"/>
              <w:bottom w:val="nil"/>
              <w:right w:val="nil"/>
            </w:tcBorders>
            <w:shd w:val="clear" w:color="auto" w:fill="auto"/>
            <w:noWrap/>
            <w:vAlign w:val="bottom"/>
          </w:tcPr>
          <w:p w14:paraId="3143BD8B" w14:textId="3039C279" w:rsidR="007C018D" w:rsidRPr="009F135D" w:rsidDel="000347CA" w:rsidRDefault="007C018D" w:rsidP="0089752F">
            <w:pPr>
              <w:spacing w:after="0"/>
              <w:jc w:val="both"/>
              <w:rPr>
                <w:del w:id="791" w:author="Arnaud" w:date="2021-07-30T18:06:00Z"/>
                <w:rFonts w:asciiTheme="majorHAnsi" w:eastAsia="Times New Roman" w:hAnsiTheme="majorHAnsi" w:cstheme="majorHAnsi"/>
                <w:color w:val="000000"/>
                <w:sz w:val="22"/>
                <w:szCs w:val="22"/>
                <w:lang w:eastAsia="fr-FR"/>
              </w:rPr>
            </w:pPr>
            <w:del w:id="792" w:author="Arnaud" w:date="2021-07-30T18:06:00Z">
              <w:r w:rsidDel="000347CA">
                <w:rPr>
                  <w:rFonts w:ascii="Calibri" w:hAnsi="Calibri" w:cs="Calibri"/>
                  <w:color w:val="000000"/>
                  <w:sz w:val="22"/>
                  <w:szCs w:val="22"/>
                </w:rPr>
                <w:delText>20,1</w:delText>
              </w:r>
            </w:del>
          </w:p>
        </w:tc>
        <w:tc>
          <w:tcPr>
            <w:tcW w:w="0" w:type="auto"/>
            <w:tcBorders>
              <w:top w:val="nil"/>
              <w:left w:val="nil"/>
              <w:bottom w:val="nil"/>
              <w:right w:val="nil"/>
            </w:tcBorders>
            <w:shd w:val="clear" w:color="auto" w:fill="auto"/>
            <w:noWrap/>
            <w:vAlign w:val="bottom"/>
          </w:tcPr>
          <w:p w14:paraId="0ECB4E59" w14:textId="32E65A60" w:rsidR="007C018D" w:rsidRPr="009F135D" w:rsidDel="000347CA" w:rsidRDefault="007C018D" w:rsidP="0089752F">
            <w:pPr>
              <w:spacing w:after="0"/>
              <w:jc w:val="both"/>
              <w:rPr>
                <w:del w:id="793"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tcPr>
          <w:p w14:paraId="28895F6F" w14:textId="28474211" w:rsidR="007C018D" w:rsidRPr="009F135D" w:rsidDel="000347CA" w:rsidRDefault="007C018D" w:rsidP="0089752F">
            <w:pPr>
              <w:spacing w:after="0"/>
              <w:jc w:val="both"/>
              <w:rPr>
                <w:del w:id="794" w:author="Arnaud" w:date="2021-07-30T18:06:00Z"/>
                <w:rFonts w:asciiTheme="majorHAnsi" w:eastAsia="Times New Roman" w:hAnsiTheme="majorHAnsi" w:cstheme="majorHAnsi"/>
                <w:color w:val="000000"/>
                <w:sz w:val="22"/>
                <w:szCs w:val="22"/>
                <w:lang w:eastAsia="fr-FR"/>
              </w:rPr>
            </w:pPr>
            <w:del w:id="795" w:author="Arnaud" w:date="2021-07-30T18:06:00Z">
              <w:r w:rsidDel="000347CA">
                <w:rPr>
                  <w:rFonts w:ascii="Calibri" w:hAnsi="Calibri" w:cs="Calibri"/>
                  <w:color w:val="000000"/>
                  <w:sz w:val="22"/>
                  <w:szCs w:val="22"/>
                </w:rPr>
                <w:delText>43,0</w:delText>
              </w:r>
            </w:del>
          </w:p>
        </w:tc>
        <w:tc>
          <w:tcPr>
            <w:tcW w:w="0" w:type="auto"/>
            <w:tcBorders>
              <w:top w:val="nil"/>
              <w:left w:val="nil"/>
              <w:bottom w:val="nil"/>
              <w:right w:val="nil"/>
            </w:tcBorders>
            <w:shd w:val="clear" w:color="auto" w:fill="auto"/>
            <w:noWrap/>
            <w:vAlign w:val="bottom"/>
          </w:tcPr>
          <w:p w14:paraId="391EFA85" w14:textId="2D6BA532" w:rsidR="007C018D" w:rsidRPr="009F135D" w:rsidDel="000347CA" w:rsidRDefault="007C018D" w:rsidP="0089752F">
            <w:pPr>
              <w:keepNext/>
              <w:spacing w:after="0"/>
              <w:jc w:val="both"/>
              <w:rPr>
                <w:del w:id="796" w:author="Arnaud" w:date="2021-07-30T18:06:00Z"/>
                <w:rFonts w:asciiTheme="majorHAnsi" w:eastAsia="Times New Roman" w:hAnsiTheme="majorHAnsi" w:cstheme="majorHAnsi"/>
                <w:color w:val="000000"/>
                <w:sz w:val="22"/>
                <w:szCs w:val="22"/>
                <w:lang w:eastAsia="fr-FR"/>
              </w:rPr>
            </w:pPr>
            <w:del w:id="797" w:author="Arnaud" w:date="2021-07-30T18:06:00Z">
              <w:r w:rsidDel="000347CA">
                <w:rPr>
                  <w:rFonts w:ascii="Calibri" w:hAnsi="Calibri" w:cs="Calibri"/>
                  <w:color w:val="000000"/>
                  <w:sz w:val="22"/>
                  <w:szCs w:val="22"/>
                </w:rPr>
                <w:delText>34,3</w:delText>
              </w:r>
            </w:del>
          </w:p>
        </w:tc>
      </w:tr>
      <w:tr w:rsidR="007C018D" w:rsidRPr="009F135D" w:rsidDel="000347CA" w14:paraId="1803542F" w14:textId="68247606" w:rsidTr="007C018D">
        <w:trPr>
          <w:trHeight w:val="288"/>
          <w:del w:id="798" w:author="Arnaud" w:date="2021-07-30T18:06:00Z"/>
        </w:trPr>
        <w:tc>
          <w:tcPr>
            <w:tcW w:w="0" w:type="auto"/>
            <w:tcBorders>
              <w:top w:val="nil"/>
              <w:left w:val="nil"/>
              <w:right w:val="nil"/>
            </w:tcBorders>
            <w:shd w:val="clear" w:color="auto" w:fill="auto"/>
            <w:noWrap/>
            <w:vAlign w:val="bottom"/>
          </w:tcPr>
          <w:p w14:paraId="0ED541A2" w14:textId="377A6FB7" w:rsidR="007C018D" w:rsidRPr="007C018D" w:rsidDel="000347CA" w:rsidRDefault="007C018D" w:rsidP="0089752F">
            <w:pPr>
              <w:spacing w:after="0"/>
              <w:rPr>
                <w:del w:id="799" w:author="Arnaud" w:date="2021-07-30T18:06:00Z"/>
                <w:rFonts w:asciiTheme="majorHAnsi" w:eastAsia="Times New Roman" w:hAnsiTheme="majorHAnsi" w:cstheme="majorHAnsi"/>
                <w:iCs/>
                <w:color w:val="000000"/>
                <w:sz w:val="22"/>
                <w:szCs w:val="22"/>
                <w:lang w:eastAsia="fr-FR"/>
              </w:rPr>
            </w:pPr>
            <w:del w:id="800" w:author="Arnaud" w:date="2021-07-30T18:06:00Z">
              <w:r w:rsidRPr="007C018D" w:rsidDel="000347CA">
                <w:rPr>
                  <w:rFonts w:ascii="Calibri" w:hAnsi="Calibri" w:cs="Calibri"/>
                  <w:iCs/>
                  <w:color w:val="000000"/>
                  <w:sz w:val="22"/>
                  <w:szCs w:val="22"/>
                </w:rPr>
                <w:delText xml:space="preserve">   Non agri.</w:delText>
              </w:r>
              <w:r w:rsidDel="000347CA">
                <w:rPr>
                  <w:rFonts w:ascii="Calibri" w:hAnsi="Calibri" w:cs="Calibri"/>
                  <w:iCs/>
                  <w:color w:val="000000"/>
                  <w:sz w:val="22"/>
                  <w:szCs w:val="22"/>
                </w:rPr>
                <w:delText xml:space="preserve"> (%)</w:delText>
              </w:r>
            </w:del>
          </w:p>
        </w:tc>
        <w:tc>
          <w:tcPr>
            <w:tcW w:w="0" w:type="auto"/>
            <w:tcBorders>
              <w:top w:val="nil"/>
              <w:left w:val="nil"/>
              <w:right w:val="nil"/>
            </w:tcBorders>
            <w:shd w:val="clear" w:color="auto" w:fill="auto"/>
            <w:noWrap/>
            <w:vAlign w:val="bottom"/>
          </w:tcPr>
          <w:p w14:paraId="26439AED" w14:textId="38B0FF43" w:rsidR="007C018D" w:rsidRPr="009F135D" w:rsidDel="000347CA" w:rsidRDefault="007C018D" w:rsidP="0089752F">
            <w:pPr>
              <w:spacing w:after="0"/>
              <w:jc w:val="both"/>
              <w:rPr>
                <w:del w:id="801" w:author="Arnaud" w:date="2021-07-30T18:06:00Z"/>
                <w:rFonts w:asciiTheme="majorHAnsi" w:eastAsia="Times New Roman" w:hAnsiTheme="majorHAnsi" w:cstheme="majorHAnsi"/>
                <w:color w:val="000000"/>
                <w:sz w:val="22"/>
                <w:szCs w:val="22"/>
                <w:lang w:eastAsia="fr-FR"/>
              </w:rPr>
            </w:pPr>
            <w:del w:id="802" w:author="Arnaud" w:date="2021-07-30T18:06:00Z">
              <w:r w:rsidDel="000347CA">
                <w:rPr>
                  <w:rFonts w:ascii="Calibri" w:hAnsi="Calibri" w:cs="Calibri"/>
                  <w:color w:val="000000"/>
                  <w:sz w:val="22"/>
                  <w:szCs w:val="22"/>
                </w:rPr>
                <w:delText>57,0</w:delText>
              </w:r>
            </w:del>
          </w:p>
        </w:tc>
        <w:tc>
          <w:tcPr>
            <w:tcW w:w="0" w:type="auto"/>
            <w:tcBorders>
              <w:top w:val="nil"/>
              <w:left w:val="nil"/>
              <w:right w:val="nil"/>
            </w:tcBorders>
            <w:shd w:val="clear" w:color="auto" w:fill="auto"/>
            <w:noWrap/>
            <w:vAlign w:val="bottom"/>
          </w:tcPr>
          <w:p w14:paraId="0A9B3CFC" w14:textId="46C2D50A" w:rsidR="007C018D" w:rsidRPr="009F135D" w:rsidDel="000347CA" w:rsidRDefault="007C018D" w:rsidP="0089752F">
            <w:pPr>
              <w:spacing w:after="0"/>
              <w:jc w:val="both"/>
              <w:rPr>
                <w:del w:id="803" w:author="Arnaud" w:date="2021-07-30T18:06:00Z"/>
                <w:rFonts w:asciiTheme="majorHAnsi" w:eastAsia="Times New Roman" w:hAnsiTheme="majorHAnsi" w:cstheme="majorHAnsi"/>
                <w:color w:val="000000"/>
                <w:sz w:val="22"/>
                <w:szCs w:val="22"/>
                <w:lang w:eastAsia="fr-FR"/>
              </w:rPr>
            </w:pPr>
            <w:del w:id="804" w:author="Arnaud" w:date="2021-07-30T18:06:00Z">
              <w:r w:rsidDel="000347CA">
                <w:rPr>
                  <w:rFonts w:ascii="Calibri" w:hAnsi="Calibri" w:cs="Calibri"/>
                  <w:color w:val="000000"/>
                  <w:sz w:val="22"/>
                  <w:szCs w:val="22"/>
                </w:rPr>
                <w:delText>65,4</w:delText>
              </w:r>
            </w:del>
          </w:p>
        </w:tc>
        <w:tc>
          <w:tcPr>
            <w:tcW w:w="0" w:type="auto"/>
            <w:tcBorders>
              <w:top w:val="nil"/>
              <w:left w:val="nil"/>
              <w:right w:val="nil"/>
            </w:tcBorders>
            <w:shd w:val="clear" w:color="auto" w:fill="auto"/>
            <w:noWrap/>
            <w:vAlign w:val="bottom"/>
          </w:tcPr>
          <w:p w14:paraId="007F3C95" w14:textId="639CF06B" w:rsidR="007C018D" w:rsidRPr="009F135D" w:rsidDel="000347CA" w:rsidRDefault="007C018D" w:rsidP="0089752F">
            <w:pPr>
              <w:spacing w:after="0"/>
              <w:jc w:val="both"/>
              <w:rPr>
                <w:del w:id="805" w:author="Arnaud" w:date="2021-07-30T18:06:00Z"/>
                <w:rFonts w:asciiTheme="majorHAnsi" w:eastAsia="Times New Roman" w:hAnsiTheme="majorHAnsi" w:cstheme="majorHAnsi"/>
                <w:color w:val="000000"/>
                <w:sz w:val="22"/>
                <w:szCs w:val="22"/>
                <w:lang w:eastAsia="fr-FR"/>
              </w:rPr>
            </w:pPr>
            <w:del w:id="806" w:author="Arnaud" w:date="2021-07-30T18:06:00Z">
              <w:r w:rsidDel="000347CA">
                <w:rPr>
                  <w:rFonts w:ascii="Calibri" w:hAnsi="Calibri" w:cs="Calibri"/>
                  <w:color w:val="000000"/>
                  <w:sz w:val="22"/>
                  <w:szCs w:val="22"/>
                </w:rPr>
                <w:delText> </w:delText>
              </w:r>
            </w:del>
          </w:p>
        </w:tc>
        <w:tc>
          <w:tcPr>
            <w:tcW w:w="0" w:type="auto"/>
            <w:tcBorders>
              <w:top w:val="nil"/>
              <w:left w:val="nil"/>
              <w:right w:val="nil"/>
            </w:tcBorders>
            <w:shd w:val="clear" w:color="auto" w:fill="auto"/>
            <w:noWrap/>
            <w:vAlign w:val="bottom"/>
          </w:tcPr>
          <w:p w14:paraId="2C43D9FA" w14:textId="63BCC937" w:rsidR="007C018D" w:rsidRPr="009F135D" w:rsidDel="000347CA" w:rsidRDefault="007C018D" w:rsidP="0089752F">
            <w:pPr>
              <w:spacing w:after="0"/>
              <w:jc w:val="both"/>
              <w:rPr>
                <w:del w:id="807" w:author="Arnaud" w:date="2021-07-30T18:06:00Z"/>
                <w:rFonts w:asciiTheme="majorHAnsi" w:eastAsia="Times New Roman" w:hAnsiTheme="majorHAnsi" w:cstheme="majorHAnsi"/>
                <w:color w:val="000000"/>
                <w:sz w:val="22"/>
                <w:szCs w:val="22"/>
                <w:lang w:eastAsia="fr-FR"/>
              </w:rPr>
            </w:pPr>
            <w:del w:id="808" w:author="Arnaud" w:date="2021-07-30T18:06:00Z">
              <w:r w:rsidDel="000347CA">
                <w:rPr>
                  <w:rFonts w:ascii="Calibri" w:hAnsi="Calibri" w:cs="Calibri"/>
                  <w:color w:val="000000"/>
                  <w:sz w:val="22"/>
                  <w:szCs w:val="22"/>
                </w:rPr>
                <w:delText>51,2</w:delText>
              </w:r>
            </w:del>
          </w:p>
        </w:tc>
        <w:tc>
          <w:tcPr>
            <w:tcW w:w="0" w:type="auto"/>
            <w:tcBorders>
              <w:top w:val="nil"/>
              <w:left w:val="nil"/>
              <w:right w:val="nil"/>
            </w:tcBorders>
            <w:shd w:val="clear" w:color="auto" w:fill="auto"/>
            <w:noWrap/>
            <w:vAlign w:val="bottom"/>
          </w:tcPr>
          <w:p w14:paraId="420E07FD" w14:textId="3D314FAE" w:rsidR="007C018D" w:rsidRPr="009F135D" w:rsidDel="000347CA" w:rsidRDefault="007C018D" w:rsidP="0089752F">
            <w:pPr>
              <w:spacing w:after="0"/>
              <w:jc w:val="both"/>
              <w:rPr>
                <w:del w:id="809" w:author="Arnaud" w:date="2021-07-30T18:06:00Z"/>
                <w:rFonts w:asciiTheme="majorHAnsi" w:eastAsia="Times New Roman" w:hAnsiTheme="majorHAnsi" w:cstheme="majorHAnsi"/>
                <w:color w:val="000000"/>
                <w:sz w:val="22"/>
                <w:szCs w:val="22"/>
                <w:lang w:eastAsia="fr-FR"/>
              </w:rPr>
            </w:pPr>
            <w:del w:id="810" w:author="Arnaud" w:date="2021-07-30T18:06:00Z">
              <w:r w:rsidDel="000347CA">
                <w:rPr>
                  <w:rFonts w:ascii="Calibri" w:hAnsi="Calibri" w:cs="Calibri"/>
                  <w:color w:val="000000"/>
                  <w:sz w:val="22"/>
                  <w:szCs w:val="22"/>
                </w:rPr>
                <w:delText>61,8</w:delText>
              </w:r>
            </w:del>
          </w:p>
        </w:tc>
        <w:tc>
          <w:tcPr>
            <w:tcW w:w="0" w:type="auto"/>
            <w:tcBorders>
              <w:top w:val="nil"/>
              <w:left w:val="nil"/>
              <w:right w:val="nil"/>
            </w:tcBorders>
            <w:shd w:val="clear" w:color="auto" w:fill="auto"/>
            <w:noWrap/>
            <w:vAlign w:val="bottom"/>
          </w:tcPr>
          <w:p w14:paraId="2F5554C8" w14:textId="248497B9" w:rsidR="007C018D" w:rsidRPr="009F135D" w:rsidDel="000347CA" w:rsidRDefault="007C018D" w:rsidP="0089752F">
            <w:pPr>
              <w:spacing w:after="0"/>
              <w:jc w:val="both"/>
              <w:rPr>
                <w:del w:id="811" w:author="Arnaud" w:date="2021-07-30T18:06:00Z"/>
                <w:rFonts w:asciiTheme="majorHAnsi" w:eastAsia="Times New Roman" w:hAnsiTheme="majorHAnsi" w:cstheme="majorHAnsi"/>
                <w:color w:val="000000"/>
                <w:sz w:val="22"/>
                <w:szCs w:val="22"/>
                <w:lang w:eastAsia="fr-FR"/>
              </w:rPr>
            </w:pPr>
            <w:del w:id="812" w:author="Arnaud" w:date="2021-07-30T18:06:00Z">
              <w:r w:rsidDel="000347CA">
                <w:rPr>
                  <w:rFonts w:ascii="Calibri" w:hAnsi="Calibri" w:cs="Calibri"/>
                  <w:color w:val="000000"/>
                  <w:sz w:val="22"/>
                  <w:szCs w:val="22"/>
                </w:rPr>
                <w:delText> </w:delText>
              </w:r>
            </w:del>
          </w:p>
        </w:tc>
        <w:tc>
          <w:tcPr>
            <w:tcW w:w="0" w:type="auto"/>
            <w:tcBorders>
              <w:top w:val="nil"/>
              <w:left w:val="nil"/>
              <w:right w:val="nil"/>
            </w:tcBorders>
            <w:shd w:val="clear" w:color="auto" w:fill="auto"/>
            <w:noWrap/>
            <w:vAlign w:val="bottom"/>
          </w:tcPr>
          <w:p w14:paraId="77A252F8" w14:textId="341A37BA" w:rsidR="007C018D" w:rsidRPr="009F135D" w:rsidDel="000347CA" w:rsidRDefault="007C018D" w:rsidP="0089752F">
            <w:pPr>
              <w:spacing w:after="0"/>
              <w:jc w:val="both"/>
              <w:rPr>
                <w:del w:id="813" w:author="Arnaud" w:date="2021-07-30T18:06:00Z"/>
                <w:rFonts w:asciiTheme="majorHAnsi" w:eastAsia="Times New Roman" w:hAnsiTheme="majorHAnsi" w:cstheme="majorHAnsi"/>
                <w:color w:val="000000"/>
                <w:sz w:val="22"/>
                <w:szCs w:val="22"/>
                <w:lang w:eastAsia="fr-FR"/>
              </w:rPr>
            </w:pPr>
            <w:del w:id="814" w:author="Arnaud" w:date="2021-07-30T18:06:00Z">
              <w:r w:rsidDel="000347CA">
                <w:rPr>
                  <w:rFonts w:ascii="Calibri" w:hAnsi="Calibri" w:cs="Calibri"/>
                  <w:color w:val="000000"/>
                  <w:sz w:val="22"/>
                  <w:szCs w:val="22"/>
                </w:rPr>
                <w:delText>69,7</w:delText>
              </w:r>
            </w:del>
          </w:p>
        </w:tc>
        <w:tc>
          <w:tcPr>
            <w:tcW w:w="0" w:type="auto"/>
            <w:tcBorders>
              <w:top w:val="nil"/>
              <w:left w:val="nil"/>
              <w:right w:val="nil"/>
            </w:tcBorders>
            <w:shd w:val="clear" w:color="auto" w:fill="auto"/>
            <w:noWrap/>
            <w:vAlign w:val="bottom"/>
          </w:tcPr>
          <w:p w14:paraId="2955FDE3" w14:textId="4E7749DF" w:rsidR="007C018D" w:rsidRPr="009F135D" w:rsidDel="000347CA" w:rsidRDefault="007C018D" w:rsidP="0089752F">
            <w:pPr>
              <w:spacing w:after="0"/>
              <w:jc w:val="both"/>
              <w:rPr>
                <w:del w:id="815" w:author="Arnaud" w:date="2021-07-30T18:06:00Z"/>
                <w:rFonts w:asciiTheme="majorHAnsi" w:eastAsia="Times New Roman" w:hAnsiTheme="majorHAnsi" w:cstheme="majorHAnsi"/>
                <w:color w:val="000000"/>
                <w:sz w:val="22"/>
                <w:szCs w:val="22"/>
                <w:lang w:eastAsia="fr-FR"/>
              </w:rPr>
            </w:pPr>
            <w:del w:id="816" w:author="Arnaud" w:date="2021-07-30T18:06:00Z">
              <w:r w:rsidDel="000347CA">
                <w:rPr>
                  <w:rFonts w:ascii="Calibri" w:hAnsi="Calibri" w:cs="Calibri"/>
                  <w:color w:val="000000"/>
                  <w:sz w:val="22"/>
                  <w:szCs w:val="22"/>
                </w:rPr>
                <w:delText>79,9</w:delText>
              </w:r>
            </w:del>
          </w:p>
        </w:tc>
        <w:tc>
          <w:tcPr>
            <w:tcW w:w="0" w:type="auto"/>
            <w:tcBorders>
              <w:top w:val="nil"/>
              <w:left w:val="nil"/>
              <w:right w:val="nil"/>
            </w:tcBorders>
            <w:shd w:val="clear" w:color="auto" w:fill="auto"/>
            <w:noWrap/>
            <w:vAlign w:val="bottom"/>
          </w:tcPr>
          <w:p w14:paraId="62F9C8CD" w14:textId="7C7383EF" w:rsidR="007C018D" w:rsidRPr="009F135D" w:rsidDel="000347CA" w:rsidRDefault="007C018D" w:rsidP="0089752F">
            <w:pPr>
              <w:spacing w:after="0"/>
              <w:jc w:val="both"/>
              <w:rPr>
                <w:del w:id="817" w:author="Arnaud" w:date="2021-07-30T18:06:00Z"/>
                <w:rFonts w:asciiTheme="majorHAnsi" w:eastAsia="Times New Roman" w:hAnsiTheme="majorHAnsi" w:cstheme="majorHAnsi"/>
                <w:color w:val="000000"/>
                <w:sz w:val="22"/>
                <w:szCs w:val="22"/>
                <w:lang w:eastAsia="fr-FR"/>
              </w:rPr>
            </w:pPr>
            <w:del w:id="818" w:author="Arnaud" w:date="2021-07-30T18:06:00Z">
              <w:r w:rsidDel="000347CA">
                <w:rPr>
                  <w:rFonts w:ascii="Calibri" w:hAnsi="Calibri" w:cs="Calibri"/>
                  <w:color w:val="000000"/>
                  <w:sz w:val="22"/>
                  <w:szCs w:val="22"/>
                </w:rPr>
                <w:delText> </w:delText>
              </w:r>
            </w:del>
          </w:p>
        </w:tc>
        <w:tc>
          <w:tcPr>
            <w:tcW w:w="0" w:type="auto"/>
            <w:tcBorders>
              <w:top w:val="nil"/>
              <w:left w:val="nil"/>
              <w:right w:val="nil"/>
            </w:tcBorders>
            <w:shd w:val="clear" w:color="auto" w:fill="auto"/>
            <w:noWrap/>
            <w:vAlign w:val="bottom"/>
          </w:tcPr>
          <w:p w14:paraId="23994A6C" w14:textId="748979B0" w:rsidR="007C018D" w:rsidRPr="009F135D" w:rsidDel="000347CA" w:rsidRDefault="007C018D" w:rsidP="0089752F">
            <w:pPr>
              <w:spacing w:after="0"/>
              <w:jc w:val="both"/>
              <w:rPr>
                <w:del w:id="819" w:author="Arnaud" w:date="2021-07-30T18:06:00Z"/>
                <w:rFonts w:asciiTheme="majorHAnsi" w:eastAsia="Times New Roman" w:hAnsiTheme="majorHAnsi" w:cstheme="majorHAnsi"/>
                <w:color w:val="000000"/>
                <w:sz w:val="22"/>
                <w:szCs w:val="22"/>
                <w:lang w:eastAsia="fr-FR"/>
              </w:rPr>
            </w:pPr>
            <w:del w:id="820" w:author="Arnaud" w:date="2021-07-30T18:06:00Z">
              <w:r w:rsidDel="000347CA">
                <w:rPr>
                  <w:rFonts w:ascii="Calibri" w:hAnsi="Calibri" w:cs="Calibri"/>
                  <w:color w:val="000000"/>
                  <w:sz w:val="22"/>
                  <w:szCs w:val="22"/>
                </w:rPr>
                <w:delText>57,0</w:delText>
              </w:r>
            </w:del>
          </w:p>
        </w:tc>
        <w:tc>
          <w:tcPr>
            <w:tcW w:w="0" w:type="auto"/>
            <w:tcBorders>
              <w:top w:val="nil"/>
              <w:left w:val="nil"/>
              <w:right w:val="nil"/>
            </w:tcBorders>
            <w:shd w:val="clear" w:color="auto" w:fill="auto"/>
            <w:noWrap/>
            <w:vAlign w:val="bottom"/>
          </w:tcPr>
          <w:p w14:paraId="4AC8E4EE" w14:textId="11C90729" w:rsidR="007C018D" w:rsidRPr="009F135D" w:rsidDel="000347CA" w:rsidRDefault="007C018D" w:rsidP="0089752F">
            <w:pPr>
              <w:keepNext/>
              <w:spacing w:after="0"/>
              <w:jc w:val="both"/>
              <w:rPr>
                <w:del w:id="821" w:author="Arnaud" w:date="2021-07-30T18:06:00Z"/>
                <w:rFonts w:asciiTheme="majorHAnsi" w:eastAsia="Times New Roman" w:hAnsiTheme="majorHAnsi" w:cstheme="majorHAnsi"/>
                <w:color w:val="000000"/>
                <w:sz w:val="22"/>
                <w:szCs w:val="22"/>
                <w:lang w:eastAsia="fr-FR"/>
              </w:rPr>
            </w:pPr>
            <w:del w:id="822" w:author="Arnaud" w:date="2021-07-30T18:06:00Z">
              <w:r w:rsidDel="000347CA">
                <w:rPr>
                  <w:rFonts w:ascii="Calibri" w:hAnsi="Calibri" w:cs="Calibri"/>
                  <w:color w:val="000000"/>
                  <w:sz w:val="22"/>
                  <w:szCs w:val="22"/>
                </w:rPr>
                <w:delText>65,6</w:delText>
              </w:r>
            </w:del>
          </w:p>
        </w:tc>
      </w:tr>
      <w:tr w:rsidR="00610D92" w:rsidRPr="009F135D" w:rsidDel="000347CA" w14:paraId="161141AC" w14:textId="2AEB84B9" w:rsidTr="00542A26">
        <w:trPr>
          <w:trHeight w:val="288"/>
          <w:del w:id="823" w:author="Arnaud" w:date="2021-07-30T18:06:00Z"/>
        </w:trPr>
        <w:tc>
          <w:tcPr>
            <w:tcW w:w="0" w:type="auto"/>
            <w:tcBorders>
              <w:top w:val="nil"/>
              <w:left w:val="nil"/>
              <w:bottom w:val="nil"/>
              <w:right w:val="nil"/>
            </w:tcBorders>
            <w:shd w:val="clear" w:color="auto" w:fill="auto"/>
            <w:noWrap/>
            <w:vAlign w:val="bottom"/>
            <w:hideMark/>
          </w:tcPr>
          <w:p w14:paraId="2FEC2952" w14:textId="3921B43D" w:rsidR="00610D92" w:rsidRPr="007C018D" w:rsidDel="000347CA" w:rsidRDefault="00610D92" w:rsidP="009F135D">
            <w:pPr>
              <w:spacing w:after="0"/>
              <w:jc w:val="both"/>
              <w:rPr>
                <w:del w:id="824" w:author="Arnaud" w:date="2021-07-30T18:06:00Z"/>
                <w:rFonts w:asciiTheme="majorHAnsi" w:eastAsia="Times New Roman" w:hAnsiTheme="majorHAnsi" w:cstheme="majorHAnsi"/>
                <w:b/>
                <w:color w:val="000000"/>
                <w:sz w:val="22"/>
                <w:szCs w:val="22"/>
                <w:lang w:eastAsia="fr-FR"/>
              </w:rPr>
            </w:pPr>
            <w:del w:id="825" w:author="Arnaud" w:date="2021-07-30T18:06:00Z">
              <w:r w:rsidRPr="007C018D" w:rsidDel="000347CA">
                <w:rPr>
                  <w:rFonts w:asciiTheme="majorHAnsi" w:eastAsia="Times New Roman" w:hAnsiTheme="majorHAnsi" w:cstheme="majorHAnsi"/>
                  <w:b/>
                  <w:color w:val="000000"/>
                  <w:sz w:val="22"/>
                  <w:szCs w:val="22"/>
                  <w:lang w:eastAsia="fr-FR"/>
                </w:rPr>
                <w:delText>Assets (1 000 Rs.)</w:delText>
              </w:r>
            </w:del>
          </w:p>
        </w:tc>
        <w:tc>
          <w:tcPr>
            <w:tcW w:w="0" w:type="auto"/>
            <w:tcBorders>
              <w:top w:val="nil"/>
              <w:left w:val="nil"/>
              <w:bottom w:val="nil"/>
              <w:right w:val="nil"/>
            </w:tcBorders>
            <w:shd w:val="clear" w:color="auto" w:fill="auto"/>
            <w:noWrap/>
            <w:vAlign w:val="bottom"/>
            <w:hideMark/>
          </w:tcPr>
          <w:p w14:paraId="11FA0868" w14:textId="5D0C66F1" w:rsidR="00610D92" w:rsidRPr="009F135D" w:rsidDel="000347CA" w:rsidRDefault="00610D92" w:rsidP="009F135D">
            <w:pPr>
              <w:spacing w:after="0"/>
              <w:jc w:val="both"/>
              <w:rPr>
                <w:del w:id="82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40213A8C" w14:textId="3FD62323" w:rsidR="00610D92" w:rsidRPr="009F135D" w:rsidDel="000347CA" w:rsidRDefault="00610D92" w:rsidP="009F135D">
            <w:pPr>
              <w:spacing w:after="0"/>
              <w:jc w:val="both"/>
              <w:rPr>
                <w:del w:id="827"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5CFF29C" w14:textId="150ECBA9" w:rsidR="00610D92" w:rsidRPr="009F135D" w:rsidDel="000347CA" w:rsidRDefault="00610D92" w:rsidP="009F135D">
            <w:pPr>
              <w:spacing w:after="0"/>
              <w:jc w:val="both"/>
              <w:rPr>
                <w:del w:id="828"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59B3E23" w14:textId="73A7D2FB" w:rsidR="00610D92" w:rsidRPr="009F135D" w:rsidDel="000347CA" w:rsidRDefault="00610D92" w:rsidP="009F135D">
            <w:pPr>
              <w:spacing w:after="0"/>
              <w:jc w:val="both"/>
              <w:rPr>
                <w:del w:id="829"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4FAB9B08" w14:textId="0855D70E" w:rsidR="00610D92" w:rsidRPr="009F135D" w:rsidDel="000347CA" w:rsidRDefault="00610D92" w:rsidP="009F135D">
            <w:pPr>
              <w:spacing w:after="0"/>
              <w:jc w:val="both"/>
              <w:rPr>
                <w:del w:id="830"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05676557" w14:textId="6027EEE7" w:rsidR="00610D92" w:rsidRPr="009F135D" w:rsidDel="000347CA" w:rsidRDefault="00610D92" w:rsidP="009F135D">
            <w:pPr>
              <w:spacing w:after="0"/>
              <w:jc w:val="both"/>
              <w:rPr>
                <w:del w:id="831"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AA76F81" w14:textId="7705044F" w:rsidR="00610D92" w:rsidRPr="009F135D" w:rsidDel="000347CA" w:rsidRDefault="00610D92" w:rsidP="009F135D">
            <w:pPr>
              <w:spacing w:after="0"/>
              <w:jc w:val="both"/>
              <w:rPr>
                <w:del w:id="832"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346D8AD8" w14:textId="16833639" w:rsidR="00610D92" w:rsidRPr="009F135D" w:rsidDel="000347CA" w:rsidRDefault="00610D92" w:rsidP="009F135D">
            <w:pPr>
              <w:spacing w:after="0"/>
              <w:jc w:val="both"/>
              <w:rPr>
                <w:del w:id="833"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69745848" w14:textId="42C3F55C" w:rsidR="00610D92" w:rsidRPr="009F135D" w:rsidDel="000347CA" w:rsidRDefault="00610D92" w:rsidP="009F135D">
            <w:pPr>
              <w:spacing w:after="0"/>
              <w:jc w:val="both"/>
              <w:rPr>
                <w:del w:id="834"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2F6BBDDD" w14:textId="72A89D4A" w:rsidR="00610D92" w:rsidRPr="009F135D" w:rsidDel="000347CA" w:rsidRDefault="00610D92" w:rsidP="009F135D">
            <w:pPr>
              <w:spacing w:after="0"/>
              <w:jc w:val="both"/>
              <w:rPr>
                <w:del w:id="835" w:author="Arnaud" w:date="2021-07-30T18:06:00Z"/>
                <w:rFonts w:asciiTheme="majorHAnsi" w:eastAsia="Times New Roman" w:hAnsiTheme="majorHAnsi" w:cstheme="majorHAnsi"/>
                <w:sz w:val="22"/>
                <w:szCs w:val="22"/>
                <w:lang w:eastAsia="fr-FR"/>
              </w:rPr>
            </w:pPr>
          </w:p>
        </w:tc>
        <w:tc>
          <w:tcPr>
            <w:tcW w:w="0" w:type="auto"/>
            <w:tcBorders>
              <w:top w:val="nil"/>
              <w:left w:val="nil"/>
              <w:bottom w:val="nil"/>
              <w:right w:val="nil"/>
            </w:tcBorders>
            <w:shd w:val="clear" w:color="auto" w:fill="auto"/>
            <w:noWrap/>
            <w:vAlign w:val="bottom"/>
            <w:hideMark/>
          </w:tcPr>
          <w:p w14:paraId="535F9CDA" w14:textId="49A71C0A" w:rsidR="00610D92" w:rsidRPr="009F135D" w:rsidDel="000347CA" w:rsidRDefault="00610D92" w:rsidP="009F135D">
            <w:pPr>
              <w:spacing w:after="0"/>
              <w:jc w:val="both"/>
              <w:rPr>
                <w:del w:id="836" w:author="Arnaud" w:date="2021-07-30T18:06:00Z"/>
                <w:rFonts w:asciiTheme="majorHAnsi" w:eastAsia="Times New Roman" w:hAnsiTheme="majorHAnsi" w:cstheme="majorHAnsi"/>
                <w:sz w:val="22"/>
                <w:szCs w:val="22"/>
                <w:lang w:eastAsia="fr-FR"/>
              </w:rPr>
            </w:pPr>
          </w:p>
        </w:tc>
      </w:tr>
      <w:tr w:rsidR="00610D92" w:rsidRPr="009F135D" w:rsidDel="000347CA" w14:paraId="1F510E50" w14:textId="68C10E2B" w:rsidTr="00542A26">
        <w:trPr>
          <w:trHeight w:val="288"/>
          <w:del w:id="837" w:author="Arnaud" w:date="2021-07-30T18:06:00Z"/>
        </w:trPr>
        <w:tc>
          <w:tcPr>
            <w:tcW w:w="0" w:type="auto"/>
            <w:tcBorders>
              <w:top w:val="nil"/>
              <w:left w:val="nil"/>
              <w:bottom w:val="nil"/>
              <w:right w:val="nil"/>
            </w:tcBorders>
            <w:shd w:val="clear" w:color="auto" w:fill="auto"/>
            <w:noWrap/>
            <w:vAlign w:val="bottom"/>
            <w:hideMark/>
          </w:tcPr>
          <w:p w14:paraId="2F111B3B" w14:textId="0DD18AF9" w:rsidR="00610D92" w:rsidRPr="009F135D" w:rsidDel="000347CA" w:rsidRDefault="00610D92" w:rsidP="009F135D">
            <w:pPr>
              <w:spacing w:after="0"/>
              <w:ind w:firstLineChars="100" w:firstLine="220"/>
              <w:jc w:val="both"/>
              <w:rPr>
                <w:del w:id="838" w:author="Arnaud" w:date="2021-07-30T18:06:00Z"/>
                <w:rFonts w:asciiTheme="majorHAnsi" w:eastAsia="Times New Roman" w:hAnsiTheme="majorHAnsi" w:cstheme="majorHAnsi"/>
                <w:i/>
                <w:iCs/>
                <w:color w:val="000000"/>
                <w:sz w:val="22"/>
                <w:szCs w:val="22"/>
                <w:lang w:eastAsia="fr-FR"/>
              </w:rPr>
            </w:pPr>
            <w:del w:id="839" w:author="Arnaud" w:date="2021-07-30T18:06:00Z">
              <w:r w:rsidRPr="009F135D" w:rsidDel="000347CA">
                <w:rPr>
                  <w:rFonts w:asciiTheme="majorHAnsi" w:eastAsia="Times New Roman" w:hAnsiTheme="majorHAnsi" w:cstheme="majorHAnsi"/>
                  <w:i/>
                  <w:iCs/>
                  <w:color w:val="000000"/>
                  <w:sz w:val="22"/>
                  <w:szCs w:val="22"/>
                  <w:lang w:eastAsia="fr-FR"/>
                </w:rPr>
                <w:delText>Mean</w:delText>
              </w:r>
            </w:del>
          </w:p>
        </w:tc>
        <w:tc>
          <w:tcPr>
            <w:tcW w:w="0" w:type="auto"/>
            <w:tcBorders>
              <w:top w:val="nil"/>
              <w:left w:val="nil"/>
              <w:bottom w:val="nil"/>
              <w:right w:val="nil"/>
            </w:tcBorders>
            <w:shd w:val="clear" w:color="auto" w:fill="auto"/>
            <w:noWrap/>
            <w:vAlign w:val="bottom"/>
            <w:hideMark/>
          </w:tcPr>
          <w:p w14:paraId="3E4E85AB" w14:textId="6EA78BCA" w:rsidR="00610D92" w:rsidRPr="009F135D" w:rsidDel="000347CA" w:rsidRDefault="00610D92" w:rsidP="009F135D">
            <w:pPr>
              <w:spacing w:after="0"/>
              <w:jc w:val="both"/>
              <w:rPr>
                <w:del w:id="840" w:author="Arnaud" w:date="2021-07-30T18:06:00Z"/>
                <w:rFonts w:asciiTheme="majorHAnsi" w:eastAsia="Times New Roman" w:hAnsiTheme="majorHAnsi" w:cstheme="majorHAnsi"/>
                <w:color w:val="000000"/>
                <w:sz w:val="22"/>
                <w:szCs w:val="22"/>
                <w:lang w:eastAsia="fr-FR"/>
              </w:rPr>
            </w:pPr>
            <w:del w:id="841" w:author="Arnaud" w:date="2021-07-30T18:06:00Z">
              <w:r w:rsidRPr="009F135D" w:rsidDel="000347CA">
                <w:rPr>
                  <w:rFonts w:asciiTheme="majorHAnsi" w:eastAsia="Times New Roman" w:hAnsiTheme="majorHAnsi" w:cstheme="majorHAnsi"/>
                  <w:color w:val="000000"/>
                  <w:sz w:val="22"/>
                  <w:szCs w:val="22"/>
                  <w:lang w:eastAsia="fr-FR"/>
                </w:rPr>
                <w:delText>780.45</w:delText>
              </w:r>
            </w:del>
          </w:p>
        </w:tc>
        <w:tc>
          <w:tcPr>
            <w:tcW w:w="0" w:type="auto"/>
            <w:tcBorders>
              <w:top w:val="nil"/>
              <w:left w:val="nil"/>
              <w:bottom w:val="nil"/>
              <w:right w:val="nil"/>
            </w:tcBorders>
            <w:shd w:val="clear" w:color="auto" w:fill="auto"/>
            <w:noWrap/>
            <w:vAlign w:val="bottom"/>
            <w:hideMark/>
          </w:tcPr>
          <w:p w14:paraId="656AC5CA" w14:textId="2E52DF85" w:rsidR="00610D92" w:rsidRPr="009F135D" w:rsidDel="000347CA" w:rsidRDefault="00610D92" w:rsidP="009F135D">
            <w:pPr>
              <w:spacing w:after="0"/>
              <w:jc w:val="both"/>
              <w:rPr>
                <w:del w:id="842" w:author="Arnaud" w:date="2021-07-30T18:06:00Z"/>
                <w:rFonts w:asciiTheme="majorHAnsi" w:eastAsia="Times New Roman" w:hAnsiTheme="majorHAnsi" w:cstheme="majorHAnsi"/>
                <w:color w:val="000000"/>
                <w:sz w:val="22"/>
                <w:szCs w:val="22"/>
                <w:lang w:eastAsia="fr-FR"/>
              </w:rPr>
            </w:pPr>
            <w:del w:id="843" w:author="Arnaud" w:date="2021-07-30T18:06:00Z">
              <w:r w:rsidRPr="009F135D" w:rsidDel="000347CA">
                <w:rPr>
                  <w:rFonts w:asciiTheme="majorHAnsi" w:eastAsia="Times New Roman" w:hAnsiTheme="majorHAnsi" w:cstheme="majorHAnsi"/>
                  <w:color w:val="000000"/>
                  <w:sz w:val="22"/>
                  <w:szCs w:val="22"/>
                  <w:lang w:eastAsia="fr-FR"/>
                </w:rPr>
                <w:delText>479.51</w:delText>
              </w:r>
            </w:del>
          </w:p>
        </w:tc>
        <w:tc>
          <w:tcPr>
            <w:tcW w:w="0" w:type="auto"/>
            <w:tcBorders>
              <w:top w:val="nil"/>
              <w:left w:val="nil"/>
              <w:bottom w:val="nil"/>
              <w:right w:val="nil"/>
            </w:tcBorders>
            <w:shd w:val="clear" w:color="auto" w:fill="auto"/>
            <w:noWrap/>
            <w:vAlign w:val="bottom"/>
            <w:hideMark/>
          </w:tcPr>
          <w:p w14:paraId="4C32B9F6" w14:textId="3C55B61A" w:rsidR="00610D92" w:rsidRPr="009F135D" w:rsidDel="000347CA" w:rsidRDefault="00610D92" w:rsidP="009F135D">
            <w:pPr>
              <w:spacing w:after="0"/>
              <w:jc w:val="both"/>
              <w:rPr>
                <w:del w:id="84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5114FB91" w14:textId="5BBB5C01" w:rsidR="00610D92" w:rsidRPr="009F135D" w:rsidDel="000347CA" w:rsidRDefault="00610D92" w:rsidP="009F135D">
            <w:pPr>
              <w:spacing w:after="0"/>
              <w:jc w:val="both"/>
              <w:rPr>
                <w:del w:id="845" w:author="Arnaud" w:date="2021-07-30T18:06:00Z"/>
                <w:rFonts w:asciiTheme="majorHAnsi" w:eastAsia="Times New Roman" w:hAnsiTheme="majorHAnsi" w:cstheme="majorHAnsi"/>
                <w:color w:val="000000"/>
                <w:sz w:val="22"/>
                <w:szCs w:val="22"/>
                <w:lang w:eastAsia="fr-FR"/>
              </w:rPr>
            </w:pPr>
            <w:del w:id="846" w:author="Arnaud" w:date="2021-07-30T18:06:00Z">
              <w:r w:rsidRPr="009F135D" w:rsidDel="000347CA">
                <w:rPr>
                  <w:rFonts w:asciiTheme="majorHAnsi" w:eastAsia="Times New Roman" w:hAnsiTheme="majorHAnsi" w:cstheme="majorHAnsi"/>
                  <w:color w:val="000000"/>
                  <w:sz w:val="22"/>
                  <w:szCs w:val="22"/>
                  <w:lang w:eastAsia="fr-FR"/>
                </w:rPr>
                <w:delText>1677.00</w:delText>
              </w:r>
            </w:del>
          </w:p>
        </w:tc>
        <w:tc>
          <w:tcPr>
            <w:tcW w:w="0" w:type="auto"/>
            <w:tcBorders>
              <w:top w:val="nil"/>
              <w:left w:val="nil"/>
              <w:bottom w:val="nil"/>
              <w:right w:val="nil"/>
            </w:tcBorders>
            <w:shd w:val="clear" w:color="auto" w:fill="auto"/>
            <w:noWrap/>
            <w:vAlign w:val="bottom"/>
            <w:hideMark/>
          </w:tcPr>
          <w:p w14:paraId="2D03C46A" w14:textId="598FDBAA" w:rsidR="00610D92" w:rsidRPr="009F135D" w:rsidDel="000347CA" w:rsidRDefault="00610D92" w:rsidP="009F135D">
            <w:pPr>
              <w:spacing w:after="0"/>
              <w:jc w:val="both"/>
              <w:rPr>
                <w:del w:id="847" w:author="Arnaud" w:date="2021-07-30T18:06:00Z"/>
                <w:rFonts w:asciiTheme="majorHAnsi" w:eastAsia="Times New Roman" w:hAnsiTheme="majorHAnsi" w:cstheme="majorHAnsi"/>
                <w:color w:val="000000"/>
                <w:sz w:val="22"/>
                <w:szCs w:val="22"/>
                <w:lang w:eastAsia="fr-FR"/>
              </w:rPr>
            </w:pPr>
            <w:del w:id="848" w:author="Arnaud" w:date="2021-07-30T18:06:00Z">
              <w:r w:rsidRPr="009F135D" w:rsidDel="000347CA">
                <w:rPr>
                  <w:rFonts w:asciiTheme="majorHAnsi" w:eastAsia="Times New Roman" w:hAnsiTheme="majorHAnsi" w:cstheme="majorHAnsi"/>
                  <w:color w:val="000000"/>
                  <w:sz w:val="22"/>
                  <w:szCs w:val="22"/>
                  <w:lang w:eastAsia="fr-FR"/>
                </w:rPr>
                <w:delText>1411.24</w:delText>
              </w:r>
            </w:del>
          </w:p>
        </w:tc>
        <w:tc>
          <w:tcPr>
            <w:tcW w:w="0" w:type="auto"/>
            <w:tcBorders>
              <w:top w:val="nil"/>
              <w:left w:val="nil"/>
              <w:bottom w:val="nil"/>
              <w:right w:val="nil"/>
            </w:tcBorders>
            <w:shd w:val="clear" w:color="auto" w:fill="auto"/>
            <w:noWrap/>
            <w:vAlign w:val="bottom"/>
            <w:hideMark/>
          </w:tcPr>
          <w:p w14:paraId="0492EF14" w14:textId="7EEAF853" w:rsidR="00610D92" w:rsidRPr="009F135D" w:rsidDel="000347CA" w:rsidRDefault="00610D92" w:rsidP="009F135D">
            <w:pPr>
              <w:spacing w:after="0"/>
              <w:jc w:val="both"/>
              <w:rPr>
                <w:del w:id="849"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3EA7A35" w14:textId="5E76604B" w:rsidR="00610D92" w:rsidRPr="009F135D" w:rsidDel="000347CA" w:rsidRDefault="00610D92" w:rsidP="009F135D">
            <w:pPr>
              <w:spacing w:after="0"/>
              <w:jc w:val="both"/>
              <w:rPr>
                <w:del w:id="850" w:author="Arnaud" w:date="2021-07-30T18:06:00Z"/>
                <w:rFonts w:asciiTheme="majorHAnsi" w:eastAsia="Times New Roman" w:hAnsiTheme="majorHAnsi" w:cstheme="majorHAnsi"/>
                <w:color w:val="000000"/>
                <w:sz w:val="22"/>
                <w:szCs w:val="22"/>
                <w:lang w:eastAsia="fr-FR"/>
              </w:rPr>
            </w:pPr>
            <w:del w:id="851" w:author="Arnaud" w:date="2021-07-30T18:06:00Z">
              <w:r w:rsidRPr="009F135D" w:rsidDel="000347CA">
                <w:rPr>
                  <w:rFonts w:asciiTheme="majorHAnsi" w:eastAsia="Times New Roman" w:hAnsiTheme="majorHAnsi" w:cstheme="majorHAnsi"/>
                  <w:color w:val="000000"/>
                  <w:sz w:val="22"/>
                  <w:szCs w:val="22"/>
                  <w:lang w:eastAsia="fr-FR"/>
                </w:rPr>
                <w:delText>1930.99</w:delText>
              </w:r>
            </w:del>
          </w:p>
        </w:tc>
        <w:tc>
          <w:tcPr>
            <w:tcW w:w="0" w:type="auto"/>
            <w:tcBorders>
              <w:top w:val="nil"/>
              <w:left w:val="nil"/>
              <w:bottom w:val="nil"/>
              <w:right w:val="nil"/>
            </w:tcBorders>
            <w:shd w:val="clear" w:color="auto" w:fill="auto"/>
            <w:noWrap/>
            <w:vAlign w:val="bottom"/>
            <w:hideMark/>
          </w:tcPr>
          <w:p w14:paraId="255EEF9D" w14:textId="3916D59E" w:rsidR="00610D92" w:rsidRPr="009F135D" w:rsidDel="000347CA" w:rsidRDefault="00610D92" w:rsidP="009F135D">
            <w:pPr>
              <w:spacing w:after="0"/>
              <w:jc w:val="both"/>
              <w:rPr>
                <w:del w:id="852" w:author="Arnaud" w:date="2021-07-30T18:06:00Z"/>
                <w:rFonts w:asciiTheme="majorHAnsi" w:eastAsia="Times New Roman" w:hAnsiTheme="majorHAnsi" w:cstheme="majorHAnsi"/>
                <w:color w:val="000000"/>
                <w:sz w:val="22"/>
                <w:szCs w:val="22"/>
                <w:lang w:eastAsia="fr-FR"/>
              </w:rPr>
            </w:pPr>
            <w:del w:id="853" w:author="Arnaud" w:date="2021-07-30T18:06:00Z">
              <w:r w:rsidRPr="009F135D" w:rsidDel="000347CA">
                <w:rPr>
                  <w:rFonts w:asciiTheme="majorHAnsi" w:eastAsia="Times New Roman" w:hAnsiTheme="majorHAnsi" w:cstheme="majorHAnsi"/>
                  <w:color w:val="000000"/>
                  <w:sz w:val="22"/>
                  <w:szCs w:val="22"/>
                  <w:lang w:eastAsia="fr-FR"/>
                </w:rPr>
                <w:delText>1401.62</w:delText>
              </w:r>
            </w:del>
          </w:p>
        </w:tc>
        <w:tc>
          <w:tcPr>
            <w:tcW w:w="0" w:type="auto"/>
            <w:tcBorders>
              <w:top w:val="nil"/>
              <w:left w:val="nil"/>
              <w:bottom w:val="nil"/>
              <w:right w:val="nil"/>
            </w:tcBorders>
            <w:shd w:val="clear" w:color="auto" w:fill="auto"/>
            <w:noWrap/>
            <w:vAlign w:val="bottom"/>
            <w:hideMark/>
          </w:tcPr>
          <w:p w14:paraId="461B21E4" w14:textId="3C0DE398" w:rsidR="00610D92" w:rsidRPr="009F135D" w:rsidDel="000347CA" w:rsidRDefault="00610D92" w:rsidP="009F135D">
            <w:pPr>
              <w:spacing w:after="0"/>
              <w:jc w:val="both"/>
              <w:rPr>
                <w:del w:id="854"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bottom w:val="nil"/>
              <w:right w:val="nil"/>
            </w:tcBorders>
            <w:shd w:val="clear" w:color="auto" w:fill="auto"/>
            <w:noWrap/>
            <w:vAlign w:val="bottom"/>
            <w:hideMark/>
          </w:tcPr>
          <w:p w14:paraId="19F00916" w14:textId="02AA488D" w:rsidR="00610D92" w:rsidRPr="009F135D" w:rsidDel="000347CA" w:rsidRDefault="00610D92" w:rsidP="009F135D">
            <w:pPr>
              <w:spacing w:after="0"/>
              <w:jc w:val="both"/>
              <w:rPr>
                <w:del w:id="855" w:author="Arnaud" w:date="2021-07-30T18:06:00Z"/>
                <w:rFonts w:asciiTheme="majorHAnsi" w:eastAsia="Times New Roman" w:hAnsiTheme="majorHAnsi" w:cstheme="majorHAnsi"/>
                <w:color w:val="000000"/>
                <w:sz w:val="22"/>
                <w:szCs w:val="22"/>
                <w:lang w:eastAsia="fr-FR"/>
              </w:rPr>
            </w:pPr>
            <w:del w:id="856" w:author="Arnaud" w:date="2021-07-30T18:06:00Z">
              <w:r w:rsidRPr="009F135D" w:rsidDel="000347CA">
                <w:rPr>
                  <w:rFonts w:asciiTheme="majorHAnsi" w:eastAsia="Times New Roman" w:hAnsiTheme="majorHAnsi" w:cstheme="majorHAnsi"/>
                  <w:color w:val="000000"/>
                  <w:sz w:val="22"/>
                  <w:szCs w:val="22"/>
                  <w:lang w:eastAsia="fr-FR"/>
                </w:rPr>
                <w:delText>1295.26</w:delText>
              </w:r>
            </w:del>
          </w:p>
        </w:tc>
        <w:tc>
          <w:tcPr>
            <w:tcW w:w="0" w:type="auto"/>
            <w:tcBorders>
              <w:top w:val="nil"/>
              <w:left w:val="nil"/>
              <w:bottom w:val="nil"/>
              <w:right w:val="nil"/>
            </w:tcBorders>
            <w:shd w:val="clear" w:color="auto" w:fill="auto"/>
            <w:noWrap/>
            <w:vAlign w:val="bottom"/>
            <w:hideMark/>
          </w:tcPr>
          <w:p w14:paraId="289961FE" w14:textId="034E2A7F" w:rsidR="00610D92" w:rsidRPr="009F135D" w:rsidDel="000347CA" w:rsidRDefault="00610D92" w:rsidP="009F135D">
            <w:pPr>
              <w:spacing w:after="0"/>
              <w:jc w:val="both"/>
              <w:rPr>
                <w:del w:id="857" w:author="Arnaud" w:date="2021-07-30T18:06:00Z"/>
                <w:rFonts w:asciiTheme="majorHAnsi" w:eastAsia="Times New Roman" w:hAnsiTheme="majorHAnsi" w:cstheme="majorHAnsi"/>
                <w:color w:val="000000"/>
                <w:sz w:val="22"/>
                <w:szCs w:val="22"/>
                <w:lang w:eastAsia="fr-FR"/>
              </w:rPr>
            </w:pPr>
            <w:del w:id="858" w:author="Arnaud" w:date="2021-07-30T18:06:00Z">
              <w:r w:rsidRPr="009F135D" w:rsidDel="000347CA">
                <w:rPr>
                  <w:rFonts w:asciiTheme="majorHAnsi" w:eastAsia="Times New Roman" w:hAnsiTheme="majorHAnsi" w:cstheme="majorHAnsi"/>
                  <w:color w:val="000000"/>
                  <w:sz w:val="22"/>
                  <w:szCs w:val="22"/>
                  <w:lang w:eastAsia="fr-FR"/>
                </w:rPr>
                <w:delText>963.27</w:delText>
              </w:r>
            </w:del>
          </w:p>
        </w:tc>
      </w:tr>
      <w:tr w:rsidR="00610D92" w:rsidRPr="009F135D" w:rsidDel="000347CA" w14:paraId="5AAE46BA" w14:textId="63637E85" w:rsidTr="007C018D">
        <w:trPr>
          <w:trHeight w:val="288"/>
          <w:del w:id="859" w:author="Arnaud" w:date="2021-07-30T18:06:00Z"/>
        </w:trPr>
        <w:tc>
          <w:tcPr>
            <w:tcW w:w="0" w:type="auto"/>
            <w:tcBorders>
              <w:top w:val="nil"/>
              <w:left w:val="nil"/>
              <w:right w:val="nil"/>
            </w:tcBorders>
            <w:shd w:val="clear" w:color="auto" w:fill="auto"/>
            <w:noWrap/>
            <w:vAlign w:val="bottom"/>
            <w:hideMark/>
          </w:tcPr>
          <w:p w14:paraId="039EE005" w14:textId="0C8516FD" w:rsidR="00610D92" w:rsidRPr="009F135D" w:rsidDel="000347CA" w:rsidRDefault="00610D92" w:rsidP="009F135D">
            <w:pPr>
              <w:spacing w:after="0"/>
              <w:ind w:firstLineChars="100" w:firstLine="220"/>
              <w:jc w:val="both"/>
              <w:rPr>
                <w:del w:id="860" w:author="Arnaud" w:date="2021-07-30T18:06:00Z"/>
                <w:rFonts w:asciiTheme="majorHAnsi" w:eastAsia="Times New Roman" w:hAnsiTheme="majorHAnsi" w:cstheme="majorHAnsi"/>
                <w:i/>
                <w:iCs/>
                <w:color w:val="000000"/>
                <w:sz w:val="22"/>
                <w:szCs w:val="22"/>
                <w:lang w:eastAsia="fr-FR"/>
              </w:rPr>
            </w:pPr>
            <w:del w:id="861" w:author="Arnaud" w:date="2021-07-30T18:06:00Z">
              <w:r w:rsidRPr="009F135D" w:rsidDel="000347CA">
                <w:rPr>
                  <w:rFonts w:asciiTheme="majorHAnsi" w:eastAsia="Times New Roman" w:hAnsiTheme="majorHAnsi" w:cstheme="majorHAnsi"/>
                  <w:i/>
                  <w:iCs/>
                  <w:color w:val="000000"/>
                  <w:sz w:val="22"/>
                  <w:szCs w:val="22"/>
                  <w:lang w:eastAsia="fr-FR"/>
                </w:rPr>
                <w:delText>SD</w:delText>
              </w:r>
            </w:del>
          </w:p>
        </w:tc>
        <w:tc>
          <w:tcPr>
            <w:tcW w:w="0" w:type="auto"/>
            <w:tcBorders>
              <w:top w:val="nil"/>
              <w:left w:val="nil"/>
              <w:right w:val="nil"/>
            </w:tcBorders>
            <w:shd w:val="clear" w:color="auto" w:fill="auto"/>
            <w:noWrap/>
            <w:vAlign w:val="bottom"/>
            <w:hideMark/>
          </w:tcPr>
          <w:p w14:paraId="0104C1D7" w14:textId="7D586FDA" w:rsidR="00610D92" w:rsidRPr="009F135D" w:rsidDel="000347CA" w:rsidRDefault="00610D92" w:rsidP="009F135D">
            <w:pPr>
              <w:spacing w:after="0"/>
              <w:jc w:val="both"/>
              <w:rPr>
                <w:del w:id="862" w:author="Arnaud" w:date="2021-07-30T18:06:00Z"/>
                <w:rFonts w:asciiTheme="majorHAnsi" w:eastAsia="Times New Roman" w:hAnsiTheme="majorHAnsi" w:cstheme="majorHAnsi"/>
                <w:color w:val="000000"/>
                <w:sz w:val="22"/>
                <w:szCs w:val="22"/>
                <w:lang w:eastAsia="fr-FR"/>
              </w:rPr>
            </w:pPr>
            <w:del w:id="863" w:author="Arnaud" w:date="2021-07-30T18:06:00Z">
              <w:r w:rsidRPr="009F135D" w:rsidDel="000347CA">
                <w:rPr>
                  <w:rFonts w:asciiTheme="majorHAnsi" w:eastAsia="Times New Roman" w:hAnsiTheme="majorHAnsi" w:cstheme="majorHAnsi"/>
                  <w:color w:val="000000"/>
                  <w:sz w:val="22"/>
                  <w:szCs w:val="22"/>
                  <w:lang w:eastAsia="fr-FR"/>
                </w:rPr>
                <w:delText>949.02</w:delText>
              </w:r>
            </w:del>
          </w:p>
        </w:tc>
        <w:tc>
          <w:tcPr>
            <w:tcW w:w="0" w:type="auto"/>
            <w:tcBorders>
              <w:top w:val="nil"/>
              <w:left w:val="nil"/>
              <w:right w:val="nil"/>
            </w:tcBorders>
            <w:shd w:val="clear" w:color="auto" w:fill="auto"/>
            <w:noWrap/>
            <w:vAlign w:val="bottom"/>
            <w:hideMark/>
          </w:tcPr>
          <w:p w14:paraId="2E8CF40D" w14:textId="47188525" w:rsidR="00610D92" w:rsidRPr="009F135D" w:rsidDel="000347CA" w:rsidRDefault="00610D92" w:rsidP="009F135D">
            <w:pPr>
              <w:spacing w:after="0"/>
              <w:jc w:val="both"/>
              <w:rPr>
                <w:del w:id="864" w:author="Arnaud" w:date="2021-07-30T18:06:00Z"/>
                <w:rFonts w:asciiTheme="majorHAnsi" w:eastAsia="Times New Roman" w:hAnsiTheme="majorHAnsi" w:cstheme="majorHAnsi"/>
                <w:color w:val="000000"/>
                <w:sz w:val="22"/>
                <w:szCs w:val="22"/>
                <w:lang w:eastAsia="fr-FR"/>
              </w:rPr>
            </w:pPr>
            <w:del w:id="865" w:author="Arnaud" w:date="2021-07-30T18:06:00Z">
              <w:r w:rsidRPr="009F135D" w:rsidDel="000347CA">
                <w:rPr>
                  <w:rFonts w:asciiTheme="majorHAnsi" w:eastAsia="Times New Roman" w:hAnsiTheme="majorHAnsi" w:cstheme="majorHAnsi"/>
                  <w:color w:val="000000"/>
                  <w:sz w:val="22"/>
                  <w:szCs w:val="22"/>
                  <w:lang w:eastAsia="fr-FR"/>
                </w:rPr>
                <w:delText>816.04</w:delText>
              </w:r>
            </w:del>
          </w:p>
        </w:tc>
        <w:tc>
          <w:tcPr>
            <w:tcW w:w="0" w:type="auto"/>
            <w:tcBorders>
              <w:top w:val="nil"/>
              <w:left w:val="nil"/>
              <w:right w:val="nil"/>
            </w:tcBorders>
            <w:shd w:val="clear" w:color="auto" w:fill="auto"/>
            <w:noWrap/>
            <w:vAlign w:val="bottom"/>
            <w:hideMark/>
          </w:tcPr>
          <w:p w14:paraId="707B713C" w14:textId="12B8B250" w:rsidR="00610D92" w:rsidRPr="009F135D" w:rsidDel="000347CA" w:rsidRDefault="00610D92" w:rsidP="009F135D">
            <w:pPr>
              <w:spacing w:after="0"/>
              <w:jc w:val="both"/>
              <w:rPr>
                <w:del w:id="86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right w:val="nil"/>
            </w:tcBorders>
            <w:shd w:val="clear" w:color="auto" w:fill="auto"/>
            <w:noWrap/>
            <w:vAlign w:val="bottom"/>
            <w:hideMark/>
          </w:tcPr>
          <w:p w14:paraId="4AB40052" w14:textId="7A92E732" w:rsidR="00610D92" w:rsidRPr="009F135D" w:rsidDel="000347CA" w:rsidRDefault="00610D92" w:rsidP="009F135D">
            <w:pPr>
              <w:spacing w:after="0"/>
              <w:jc w:val="both"/>
              <w:rPr>
                <w:del w:id="867" w:author="Arnaud" w:date="2021-07-30T18:06:00Z"/>
                <w:rFonts w:asciiTheme="majorHAnsi" w:eastAsia="Times New Roman" w:hAnsiTheme="majorHAnsi" w:cstheme="majorHAnsi"/>
                <w:color w:val="000000"/>
                <w:sz w:val="22"/>
                <w:szCs w:val="22"/>
                <w:lang w:eastAsia="fr-FR"/>
              </w:rPr>
            </w:pPr>
            <w:del w:id="868" w:author="Arnaud" w:date="2021-07-30T18:06:00Z">
              <w:r w:rsidRPr="009F135D" w:rsidDel="000347CA">
                <w:rPr>
                  <w:rFonts w:asciiTheme="majorHAnsi" w:eastAsia="Times New Roman" w:hAnsiTheme="majorHAnsi" w:cstheme="majorHAnsi"/>
                  <w:color w:val="000000"/>
                  <w:sz w:val="22"/>
                  <w:szCs w:val="22"/>
                  <w:lang w:eastAsia="fr-FR"/>
                </w:rPr>
                <w:delText>1643.43</w:delText>
              </w:r>
            </w:del>
          </w:p>
        </w:tc>
        <w:tc>
          <w:tcPr>
            <w:tcW w:w="0" w:type="auto"/>
            <w:tcBorders>
              <w:top w:val="nil"/>
              <w:left w:val="nil"/>
              <w:right w:val="nil"/>
            </w:tcBorders>
            <w:shd w:val="clear" w:color="auto" w:fill="auto"/>
            <w:noWrap/>
            <w:vAlign w:val="bottom"/>
            <w:hideMark/>
          </w:tcPr>
          <w:p w14:paraId="767D3336" w14:textId="082B8100" w:rsidR="00610D92" w:rsidRPr="009F135D" w:rsidDel="000347CA" w:rsidRDefault="00610D92" w:rsidP="009F135D">
            <w:pPr>
              <w:spacing w:after="0"/>
              <w:jc w:val="both"/>
              <w:rPr>
                <w:del w:id="869" w:author="Arnaud" w:date="2021-07-30T18:06:00Z"/>
                <w:rFonts w:asciiTheme="majorHAnsi" w:eastAsia="Times New Roman" w:hAnsiTheme="majorHAnsi" w:cstheme="majorHAnsi"/>
                <w:color w:val="000000"/>
                <w:sz w:val="22"/>
                <w:szCs w:val="22"/>
                <w:lang w:eastAsia="fr-FR"/>
              </w:rPr>
            </w:pPr>
            <w:del w:id="870" w:author="Arnaud" w:date="2021-07-30T18:06:00Z">
              <w:r w:rsidRPr="009F135D" w:rsidDel="000347CA">
                <w:rPr>
                  <w:rFonts w:asciiTheme="majorHAnsi" w:eastAsia="Times New Roman" w:hAnsiTheme="majorHAnsi" w:cstheme="majorHAnsi"/>
                  <w:color w:val="000000"/>
                  <w:sz w:val="22"/>
                  <w:szCs w:val="22"/>
                  <w:lang w:eastAsia="fr-FR"/>
                </w:rPr>
                <w:delText>2328.28</w:delText>
              </w:r>
            </w:del>
          </w:p>
        </w:tc>
        <w:tc>
          <w:tcPr>
            <w:tcW w:w="0" w:type="auto"/>
            <w:tcBorders>
              <w:top w:val="nil"/>
              <w:left w:val="nil"/>
              <w:right w:val="nil"/>
            </w:tcBorders>
            <w:shd w:val="clear" w:color="auto" w:fill="auto"/>
            <w:noWrap/>
            <w:vAlign w:val="bottom"/>
            <w:hideMark/>
          </w:tcPr>
          <w:p w14:paraId="3C228E43" w14:textId="08009B92" w:rsidR="00610D92" w:rsidRPr="009F135D" w:rsidDel="000347CA" w:rsidRDefault="00610D92" w:rsidP="009F135D">
            <w:pPr>
              <w:spacing w:after="0"/>
              <w:jc w:val="both"/>
              <w:rPr>
                <w:del w:id="871"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right w:val="nil"/>
            </w:tcBorders>
            <w:shd w:val="clear" w:color="auto" w:fill="auto"/>
            <w:noWrap/>
            <w:vAlign w:val="bottom"/>
            <w:hideMark/>
          </w:tcPr>
          <w:p w14:paraId="14B86CB2" w14:textId="76AB467A" w:rsidR="00610D92" w:rsidRPr="009F135D" w:rsidDel="000347CA" w:rsidRDefault="00610D92" w:rsidP="009F135D">
            <w:pPr>
              <w:spacing w:after="0"/>
              <w:jc w:val="both"/>
              <w:rPr>
                <w:del w:id="872" w:author="Arnaud" w:date="2021-07-30T18:06:00Z"/>
                <w:rFonts w:asciiTheme="majorHAnsi" w:eastAsia="Times New Roman" w:hAnsiTheme="majorHAnsi" w:cstheme="majorHAnsi"/>
                <w:color w:val="000000"/>
                <w:sz w:val="22"/>
                <w:szCs w:val="22"/>
                <w:lang w:eastAsia="fr-FR"/>
              </w:rPr>
            </w:pPr>
            <w:del w:id="873" w:author="Arnaud" w:date="2021-07-30T18:06:00Z">
              <w:r w:rsidRPr="009F135D" w:rsidDel="000347CA">
                <w:rPr>
                  <w:rFonts w:asciiTheme="majorHAnsi" w:eastAsia="Times New Roman" w:hAnsiTheme="majorHAnsi" w:cstheme="majorHAnsi"/>
                  <w:color w:val="000000"/>
                  <w:sz w:val="22"/>
                  <w:szCs w:val="22"/>
                  <w:lang w:eastAsia="fr-FR"/>
                </w:rPr>
                <w:delText>2505.02</w:delText>
              </w:r>
            </w:del>
          </w:p>
        </w:tc>
        <w:tc>
          <w:tcPr>
            <w:tcW w:w="0" w:type="auto"/>
            <w:tcBorders>
              <w:top w:val="nil"/>
              <w:left w:val="nil"/>
              <w:right w:val="nil"/>
            </w:tcBorders>
            <w:shd w:val="clear" w:color="auto" w:fill="auto"/>
            <w:noWrap/>
            <w:vAlign w:val="bottom"/>
            <w:hideMark/>
          </w:tcPr>
          <w:p w14:paraId="022E9FAA" w14:textId="7427DAE8" w:rsidR="00610D92" w:rsidRPr="009F135D" w:rsidDel="000347CA" w:rsidRDefault="00610D92" w:rsidP="009F135D">
            <w:pPr>
              <w:spacing w:after="0"/>
              <w:jc w:val="both"/>
              <w:rPr>
                <w:del w:id="874" w:author="Arnaud" w:date="2021-07-30T18:06:00Z"/>
                <w:rFonts w:asciiTheme="majorHAnsi" w:eastAsia="Times New Roman" w:hAnsiTheme="majorHAnsi" w:cstheme="majorHAnsi"/>
                <w:color w:val="000000"/>
                <w:sz w:val="22"/>
                <w:szCs w:val="22"/>
                <w:lang w:eastAsia="fr-FR"/>
              </w:rPr>
            </w:pPr>
            <w:del w:id="875" w:author="Arnaud" w:date="2021-07-30T18:06:00Z">
              <w:r w:rsidRPr="009F135D" w:rsidDel="000347CA">
                <w:rPr>
                  <w:rFonts w:asciiTheme="majorHAnsi" w:eastAsia="Times New Roman" w:hAnsiTheme="majorHAnsi" w:cstheme="majorHAnsi"/>
                  <w:color w:val="000000"/>
                  <w:sz w:val="22"/>
                  <w:szCs w:val="22"/>
                  <w:lang w:eastAsia="fr-FR"/>
                </w:rPr>
                <w:delText>2039.57</w:delText>
              </w:r>
            </w:del>
          </w:p>
        </w:tc>
        <w:tc>
          <w:tcPr>
            <w:tcW w:w="0" w:type="auto"/>
            <w:tcBorders>
              <w:top w:val="nil"/>
              <w:left w:val="nil"/>
              <w:right w:val="nil"/>
            </w:tcBorders>
            <w:shd w:val="clear" w:color="auto" w:fill="auto"/>
            <w:noWrap/>
            <w:vAlign w:val="bottom"/>
            <w:hideMark/>
          </w:tcPr>
          <w:p w14:paraId="51AFFCAC" w14:textId="3805FC1B" w:rsidR="00610D92" w:rsidRPr="009F135D" w:rsidDel="000347CA" w:rsidRDefault="00610D92" w:rsidP="009F135D">
            <w:pPr>
              <w:spacing w:after="0"/>
              <w:jc w:val="both"/>
              <w:rPr>
                <w:del w:id="876" w:author="Arnaud" w:date="2021-07-30T18:06:00Z"/>
                <w:rFonts w:asciiTheme="majorHAnsi" w:eastAsia="Times New Roman" w:hAnsiTheme="majorHAnsi" w:cstheme="majorHAnsi"/>
                <w:color w:val="000000"/>
                <w:sz w:val="22"/>
                <w:szCs w:val="22"/>
                <w:lang w:eastAsia="fr-FR"/>
              </w:rPr>
            </w:pPr>
          </w:p>
        </w:tc>
        <w:tc>
          <w:tcPr>
            <w:tcW w:w="0" w:type="auto"/>
            <w:tcBorders>
              <w:top w:val="nil"/>
              <w:left w:val="nil"/>
              <w:right w:val="nil"/>
            </w:tcBorders>
            <w:shd w:val="clear" w:color="auto" w:fill="auto"/>
            <w:noWrap/>
            <w:vAlign w:val="bottom"/>
            <w:hideMark/>
          </w:tcPr>
          <w:p w14:paraId="677D2A00" w14:textId="5AA765C6" w:rsidR="00610D92" w:rsidRPr="009F135D" w:rsidDel="000347CA" w:rsidRDefault="00610D92" w:rsidP="009F135D">
            <w:pPr>
              <w:spacing w:after="0"/>
              <w:jc w:val="both"/>
              <w:rPr>
                <w:del w:id="877" w:author="Arnaud" w:date="2021-07-30T18:06:00Z"/>
                <w:rFonts w:asciiTheme="majorHAnsi" w:eastAsia="Times New Roman" w:hAnsiTheme="majorHAnsi" w:cstheme="majorHAnsi"/>
                <w:color w:val="000000"/>
                <w:sz w:val="22"/>
                <w:szCs w:val="22"/>
                <w:lang w:eastAsia="fr-FR"/>
              </w:rPr>
            </w:pPr>
            <w:del w:id="878" w:author="Arnaud" w:date="2021-07-30T18:06:00Z">
              <w:r w:rsidRPr="009F135D" w:rsidDel="000347CA">
                <w:rPr>
                  <w:rFonts w:asciiTheme="majorHAnsi" w:eastAsia="Times New Roman" w:hAnsiTheme="majorHAnsi" w:cstheme="majorHAnsi"/>
                  <w:color w:val="000000"/>
                  <w:sz w:val="22"/>
                  <w:szCs w:val="22"/>
                  <w:lang w:eastAsia="fr-FR"/>
                </w:rPr>
                <w:delText>1633.92</w:delText>
              </w:r>
            </w:del>
          </w:p>
        </w:tc>
        <w:tc>
          <w:tcPr>
            <w:tcW w:w="0" w:type="auto"/>
            <w:tcBorders>
              <w:top w:val="nil"/>
              <w:left w:val="nil"/>
              <w:right w:val="nil"/>
            </w:tcBorders>
            <w:shd w:val="clear" w:color="auto" w:fill="auto"/>
            <w:noWrap/>
            <w:vAlign w:val="bottom"/>
            <w:hideMark/>
          </w:tcPr>
          <w:p w14:paraId="47C138D6" w14:textId="68962703" w:rsidR="00610D92" w:rsidRPr="009F135D" w:rsidDel="000347CA" w:rsidRDefault="00610D92" w:rsidP="009F135D">
            <w:pPr>
              <w:spacing w:after="0"/>
              <w:jc w:val="both"/>
              <w:rPr>
                <w:del w:id="879" w:author="Arnaud" w:date="2021-07-30T18:06:00Z"/>
                <w:rFonts w:asciiTheme="majorHAnsi" w:eastAsia="Times New Roman" w:hAnsiTheme="majorHAnsi" w:cstheme="majorHAnsi"/>
                <w:color w:val="000000"/>
                <w:sz w:val="22"/>
                <w:szCs w:val="22"/>
                <w:lang w:eastAsia="fr-FR"/>
              </w:rPr>
            </w:pPr>
            <w:del w:id="880" w:author="Arnaud" w:date="2021-07-30T18:06:00Z">
              <w:r w:rsidRPr="009F135D" w:rsidDel="000347CA">
                <w:rPr>
                  <w:rFonts w:asciiTheme="majorHAnsi" w:eastAsia="Times New Roman" w:hAnsiTheme="majorHAnsi" w:cstheme="majorHAnsi"/>
                  <w:color w:val="000000"/>
                  <w:sz w:val="22"/>
                  <w:szCs w:val="22"/>
                  <w:lang w:eastAsia="fr-FR"/>
                </w:rPr>
                <w:delText>1787.47</w:delText>
              </w:r>
            </w:del>
          </w:p>
        </w:tc>
      </w:tr>
      <w:tr w:rsidR="00610D92" w:rsidRPr="009F135D" w:rsidDel="000347CA" w14:paraId="163766EF" w14:textId="61606390" w:rsidTr="007C018D">
        <w:trPr>
          <w:trHeight w:val="288"/>
          <w:del w:id="881" w:author="Arnaud" w:date="2021-07-30T18:06:00Z"/>
        </w:trPr>
        <w:tc>
          <w:tcPr>
            <w:tcW w:w="0" w:type="auto"/>
            <w:tcBorders>
              <w:top w:val="nil"/>
              <w:left w:val="nil"/>
              <w:bottom w:val="single" w:sz="4" w:space="0" w:color="auto"/>
              <w:right w:val="nil"/>
            </w:tcBorders>
            <w:shd w:val="clear" w:color="auto" w:fill="auto"/>
            <w:noWrap/>
            <w:vAlign w:val="bottom"/>
            <w:hideMark/>
          </w:tcPr>
          <w:p w14:paraId="6ADC375E" w14:textId="573ED31E" w:rsidR="00610D92" w:rsidRPr="009F135D" w:rsidDel="000347CA" w:rsidRDefault="00610D92" w:rsidP="009F135D">
            <w:pPr>
              <w:spacing w:after="0"/>
              <w:ind w:firstLineChars="100" w:firstLine="220"/>
              <w:jc w:val="both"/>
              <w:rPr>
                <w:del w:id="882" w:author="Arnaud" w:date="2021-07-30T18:06:00Z"/>
                <w:rFonts w:asciiTheme="majorHAnsi" w:eastAsia="Times New Roman" w:hAnsiTheme="majorHAnsi" w:cstheme="majorHAnsi"/>
                <w:i/>
                <w:iCs/>
                <w:color w:val="000000"/>
                <w:sz w:val="22"/>
                <w:szCs w:val="22"/>
                <w:lang w:eastAsia="fr-FR"/>
              </w:rPr>
            </w:pPr>
            <w:del w:id="883" w:author="Arnaud" w:date="2021-07-30T18:06:00Z">
              <w:r w:rsidRPr="009F135D" w:rsidDel="000347CA">
                <w:rPr>
                  <w:rFonts w:asciiTheme="majorHAnsi" w:eastAsia="Times New Roman" w:hAnsiTheme="majorHAnsi" w:cstheme="majorHAnsi"/>
                  <w:i/>
                  <w:iCs/>
                  <w:color w:val="000000"/>
                  <w:sz w:val="22"/>
                  <w:szCs w:val="22"/>
                  <w:lang w:eastAsia="fr-FR"/>
                </w:rPr>
                <w:delText>Median</w:delText>
              </w:r>
            </w:del>
          </w:p>
        </w:tc>
        <w:tc>
          <w:tcPr>
            <w:tcW w:w="0" w:type="auto"/>
            <w:tcBorders>
              <w:top w:val="nil"/>
              <w:left w:val="nil"/>
              <w:bottom w:val="single" w:sz="4" w:space="0" w:color="auto"/>
              <w:right w:val="nil"/>
            </w:tcBorders>
            <w:shd w:val="clear" w:color="auto" w:fill="auto"/>
            <w:noWrap/>
            <w:vAlign w:val="bottom"/>
            <w:hideMark/>
          </w:tcPr>
          <w:p w14:paraId="1D44FD46" w14:textId="55D6E258" w:rsidR="00610D92" w:rsidRPr="009F135D" w:rsidDel="000347CA" w:rsidRDefault="00610D92" w:rsidP="009F135D">
            <w:pPr>
              <w:spacing w:after="0"/>
              <w:jc w:val="both"/>
              <w:rPr>
                <w:del w:id="884" w:author="Arnaud" w:date="2021-07-30T18:06:00Z"/>
                <w:rFonts w:asciiTheme="majorHAnsi" w:eastAsia="Times New Roman" w:hAnsiTheme="majorHAnsi" w:cstheme="majorHAnsi"/>
                <w:color w:val="000000"/>
                <w:sz w:val="22"/>
                <w:szCs w:val="22"/>
                <w:lang w:eastAsia="fr-FR"/>
              </w:rPr>
            </w:pPr>
            <w:del w:id="885" w:author="Arnaud" w:date="2021-07-30T18:06:00Z">
              <w:r w:rsidRPr="009F135D" w:rsidDel="000347CA">
                <w:rPr>
                  <w:rFonts w:asciiTheme="majorHAnsi" w:eastAsia="Times New Roman" w:hAnsiTheme="majorHAnsi" w:cstheme="majorHAnsi"/>
                  <w:color w:val="000000"/>
                  <w:sz w:val="22"/>
                  <w:szCs w:val="22"/>
                  <w:lang w:eastAsia="fr-FR"/>
                </w:rPr>
                <w:delText>245.00</w:delText>
              </w:r>
            </w:del>
          </w:p>
        </w:tc>
        <w:tc>
          <w:tcPr>
            <w:tcW w:w="0" w:type="auto"/>
            <w:tcBorders>
              <w:top w:val="nil"/>
              <w:left w:val="nil"/>
              <w:bottom w:val="single" w:sz="4" w:space="0" w:color="auto"/>
              <w:right w:val="nil"/>
            </w:tcBorders>
            <w:shd w:val="clear" w:color="auto" w:fill="auto"/>
            <w:noWrap/>
            <w:vAlign w:val="bottom"/>
            <w:hideMark/>
          </w:tcPr>
          <w:p w14:paraId="7AB51E19" w14:textId="7B0F7C48" w:rsidR="00610D92" w:rsidRPr="009F135D" w:rsidDel="000347CA" w:rsidRDefault="00610D92" w:rsidP="009F135D">
            <w:pPr>
              <w:spacing w:after="0"/>
              <w:jc w:val="both"/>
              <w:rPr>
                <w:del w:id="886" w:author="Arnaud" w:date="2021-07-30T18:06:00Z"/>
                <w:rFonts w:asciiTheme="majorHAnsi" w:eastAsia="Times New Roman" w:hAnsiTheme="majorHAnsi" w:cstheme="majorHAnsi"/>
                <w:color w:val="000000"/>
                <w:sz w:val="22"/>
                <w:szCs w:val="22"/>
                <w:lang w:eastAsia="fr-FR"/>
              </w:rPr>
            </w:pPr>
            <w:del w:id="887" w:author="Arnaud" w:date="2021-07-30T18:06:00Z">
              <w:r w:rsidRPr="009F135D" w:rsidDel="000347CA">
                <w:rPr>
                  <w:rFonts w:asciiTheme="majorHAnsi" w:eastAsia="Times New Roman" w:hAnsiTheme="majorHAnsi" w:cstheme="majorHAnsi"/>
                  <w:color w:val="000000"/>
                  <w:sz w:val="22"/>
                  <w:szCs w:val="22"/>
                  <w:lang w:eastAsia="fr-FR"/>
                </w:rPr>
                <w:delText>261.70</w:delText>
              </w:r>
            </w:del>
          </w:p>
        </w:tc>
        <w:tc>
          <w:tcPr>
            <w:tcW w:w="0" w:type="auto"/>
            <w:tcBorders>
              <w:top w:val="nil"/>
              <w:left w:val="nil"/>
              <w:bottom w:val="single" w:sz="4" w:space="0" w:color="auto"/>
              <w:right w:val="nil"/>
            </w:tcBorders>
            <w:shd w:val="clear" w:color="auto" w:fill="auto"/>
            <w:noWrap/>
            <w:vAlign w:val="bottom"/>
            <w:hideMark/>
          </w:tcPr>
          <w:p w14:paraId="1150A3B7" w14:textId="08DD424C" w:rsidR="00610D92" w:rsidRPr="009F135D" w:rsidDel="000347CA" w:rsidRDefault="00610D92" w:rsidP="009F135D">
            <w:pPr>
              <w:spacing w:after="0"/>
              <w:jc w:val="both"/>
              <w:rPr>
                <w:del w:id="888" w:author="Arnaud" w:date="2021-07-30T18:06:00Z"/>
                <w:rFonts w:asciiTheme="majorHAnsi" w:eastAsia="Times New Roman" w:hAnsiTheme="majorHAnsi" w:cstheme="majorHAnsi"/>
                <w:color w:val="000000"/>
                <w:sz w:val="22"/>
                <w:szCs w:val="22"/>
                <w:lang w:eastAsia="fr-FR"/>
              </w:rPr>
            </w:pPr>
            <w:del w:id="889"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5DA5560E" w14:textId="159314D0" w:rsidR="00610D92" w:rsidRPr="009F135D" w:rsidDel="000347CA" w:rsidRDefault="00610D92" w:rsidP="009F135D">
            <w:pPr>
              <w:spacing w:after="0"/>
              <w:jc w:val="both"/>
              <w:rPr>
                <w:del w:id="890" w:author="Arnaud" w:date="2021-07-30T18:06:00Z"/>
                <w:rFonts w:asciiTheme="majorHAnsi" w:eastAsia="Times New Roman" w:hAnsiTheme="majorHAnsi" w:cstheme="majorHAnsi"/>
                <w:color w:val="000000"/>
                <w:sz w:val="22"/>
                <w:szCs w:val="22"/>
                <w:lang w:eastAsia="fr-FR"/>
              </w:rPr>
            </w:pPr>
            <w:del w:id="891" w:author="Arnaud" w:date="2021-07-30T18:06:00Z">
              <w:r w:rsidRPr="009F135D" w:rsidDel="000347CA">
                <w:rPr>
                  <w:rFonts w:asciiTheme="majorHAnsi" w:eastAsia="Times New Roman" w:hAnsiTheme="majorHAnsi" w:cstheme="majorHAnsi"/>
                  <w:color w:val="000000"/>
                  <w:sz w:val="22"/>
                  <w:szCs w:val="22"/>
                  <w:lang w:eastAsia="fr-FR"/>
                </w:rPr>
                <w:delText>1267.25</w:delText>
              </w:r>
            </w:del>
          </w:p>
        </w:tc>
        <w:tc>
          <w:tcPr>
            <w:tcW w:w="0" w:type="auto"/>
            <w:tcBorders>
              <w:top w:val="nil"/>
              <w:left w:val="nil"/>
              <w:bottom w:val="single" w:sz="4" w:space="0" w:color="auto"/>
              <w:right w:val="nil"/>
            </w:tcBorders>
            <w:shd w:val="clear" w:color="auto" w:fill="auto"/>
            <w:noWrap/>
            <w:vAlign w:val="bottom"/>
            <w:hideMark/>
          </w:tcPr>
          <w:p w14:paraId="2AE3483B" w14:textId="6E62B34B" w:rsidR="00610D92" w:rsidRPr="009F135D" w:rsidDel="000347CA" w:rsidRDefault="00610D92" w:rsidP="009F135D">
            <w:pPr>
              <w:spacing w:after="0"/>
              <w:jc w:val="both"/>
              <w:rPr>
                <w:del w:id="892" w:author="Arnaud" w:date="2021-07-30T18:06:00Z"/>
                <w:rFonts w:asciiTheme="majorHAnsi" w:eastAsia="Times New Roman" w:hAnsiTheme="majorHAnsi" w:cstheme="majorHAnsi"/>
                <w:color w:val="000000"/>
                <w:sz w:val="22"/>
                <w:szCs w:val="22"/>
                <w:lang w:eastAsia="fr-FR"/>
              </w:rPr>
            </w:pPr>
            <w:del w:id="893" w:author="Arnaud" w:date="2021-07-30T18:06:00Z">
              <w:r w:rsidRPr="009F135D" w:rsidDel="000347CA">
                <w:rPr>
                  <w:rFonts w:asciiTheme="majorHAnsi" w:eastAsia="Times New Roman" w:hAnsiTheme="majorHAnsi" w:cstheme="majorHAnsi"/>
                  <w:color w:val="000000"/>
                  <w:sz w:val="22"/>
                  <w:szCs w:val="22"/>
                  <w:lang w:eastAsia="fr-FR"/>
                </w:rPr>
                <w:delText>664.87</w:delText>
              </w:r>
            </w:del>
          </w:p>
        </w:tc>
        <w:tc>
          <w:tcPr>
            <w:tcW w:w="0" w:type="auto"/>
            <w:tcBorders>
              <w:top w:val="nil"/>
              <w:left w:val="nil"/>
              <w:bottom w:val="single" w:sz="4" w:space="0" w:color="auto"/>
              <w:right w:val="nil"/>
            </w:tcBorders>
            <w:shd w:val="clear" w:color="auto" w:fill="auto"/>
            <w:noWrap/>
            <w:vAlign w:val="bottom"/>
            <w:hideMark/>
          </w:tcPr>
          <w:p w14:paraId="6C56BD8C" w14:textId="234F1990" w:rsidR="00610D92" w:rsidRPr="009F135D" w:rsidDel="000347CA" w:rsidRDefault="00610D92" w:rsidP="009F135D">
            <w:pPr>
              <w:spacing w:after="0"/>
              <w:jc w:val="both"/>
              <w:rPr>
                <w:del w:id="894" w:author="Arnaud" w:date="2021-07-30T18:06:00Z"/>
                <w:rFonts w:asciiTheme="majorHAnsi" w:eastAsia="Times New Roman" w:hAnsiTheme="majorHAnsi" w:cstheme="majorHAnsi"/>
                <w:color w:val="000000"/>
                <w:sz w:val="22"/>
                <w:szCs w:val="22"/>
                <w:lang w:eastAsia="fr-FR"/>
              </w:rPr>
            </w:pPr>
            <w:del w:id="895"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56B293F3" w14:textId="55398637" w:rsidR="00610D92" w:rsidRPr="009F135D" w:rsidDel="000347CA" w:rsidRDefault="00610D92" w:rsidP="009F135D">
            <w:pPr>
              <w:spacing w:after="0"/>
              <w:jc w:val="both"/>
              <w:rPr>
                <w:del w:id="896" w:author="Arnaud" w:date="2021-07-30T18:06:00Z"/>
                <w:rFonts w:asciiTheme="majorHAnsi" w:eastAsia="Times New Roman" w:hAnsiTheme="majorHAnsi" w:cstheme="majorHAnsi"/>
                <w:color w:val="000000"/>
                <w:sz w:val="22"/>
                <w:szCs w:val="22"/>
                <w:lang w:eastAsia="fr-FR"/>
              </w:rPr>
            </w:pPr>
            <w:del w:id="897" w:author="Arnaud" w:date="2021-07-30T18:06:00Z">
              <w:r w:rsidRPr="009F135D" w:rsidDel="000347CA">
                <w:rPr>
                  <w:rFonts w:asciiTheme="majorHAnsi" w:eastAsia="Times New Roman" w:hAnsiTheme="majorHAnsi" w:cstheme="majorHAnsi"/>
                  <w:color w:val="000000"/>
                  <w:sz w:val="22"/>
                  <w:szCs w:val="22"/>
                  <w:lang w:eastAsia="fr-FR"/>
                </w:rPr>
                <w:delText>765.50</w:delText>
              </w:r>
            </w:del>
          </w:p>
        </w:tc>
        <w:tc>
          <w:tcPr>
            <w:tcW w:w="0" w:type="auto"/>
            <w:tcBorders>
              <w:top w:val="nil"/>
              <w:left w:val="nil"/>
              <w:bottom w:val="single" w:sz="4" w:space="0" w:color="auto"/>
              <w:right w:val="nil"/>
            </w:tcBorders>
            <w:shd w:val="clear" w:color="auto" w:fill="auto"/>
            <w:noWrap/>
            <w:vAlign w:val="bottom"/>
            <w:hideMark/>
          </w:tcPr>
          <w:p w14:paraId="1BE2C74B" w14:textId="6F88B8C3" w:rsidR="00610D92" w:rsidRPr="009F135D" w:rsidDel="000347CA" w:rsidRDefault="00610D92" w:rsidP="009F135D">
            <w:pPr>
              <w:spacing w:after="0"/>
              <w:jc w:val="both"/>
              <w:rPr>
                <w:del w:id="898" w:author="Arnaud" w:date="2021-07-30T18:06:00Z"/>
                <w:rFonts w:asciiTheme="majorHAnsi" w:eastAsia="Times New Roman" w:hAnsiTheme="majorHAnsi" w:cstheme="majorHAnsi"/>
                <w:color w:val="000000"/>
                <w:sz w:val="22"/>
                <w:szCs w:val="22"/>
                <w:lang w:eastAsia="fr-FR"/>
              </w:rPr>
            </w:pPr>
            <w:del w:id="899" w:author="Arnaud" w:date="2021-07-30T18:06:00Z">
              <w:r w:rsidRPr="009F135D" w:rsidDel="000347CA">
                <w:rPr>
                  <w:rFonts w:asciiTheme="majorHAnsi" w:eastAsia="Times New Roman" w:hAnsiTheme="majorHAnsi" w:cstheme="majorHAnsi"/>
                  <w:color w:val="000000"/>
                  <w:sz w:val="22"/>
                  <w:szCs w:val="22"/>
                  <w:lang w:eastAsia="fr-FR"/>
                </w:rPr>
                <w:delText>579.37</w:delText>
              </w:r>
            </w:del>
          </w:p>
        </w:tc>
        <w:tc>
          <w:tcPr>
            <w:tcW w:w="0" w:type="auto"/>
            <w:tcBorders>
              <w:top w:val="nil"/>
              <w:left w:val="nil"/>
              <w:bottom w:val="single" w:sz="4" w:space="0" w:color="auto"/>
              <w:right w:val="nil"/>
            </w:tcBorders>
            <w:shd w:val="clear" w:color="auto" w:fill="auto"/>
            <w:noWrap/>
            <w:vAlign w:val="bottom"/>
            <w:hideMark/>
          </w:tcPr>
          <w:p w14:paraId="66043EF1" w14:textId="033A7C4D" w:rsidR="00610D92" w:rsidRPr="009F135D" w:rsidDel="000347CA" w:rsidRDefault="00610D92" w:rsidP="009F135D">
            <w:pPr>
              <w:spacing w:after="0"/>
              <w:jc w:val="both"/>
              <w:rPr>
                <w:del w:id="900" w:author="Arnaud" w:date="2021-07-30T18:06:00Z"/>
                <w:rFonts w:asciiTheme="majorHAnsi" w:eastAsia="Times New Roman" w:hAnsiTheme="majorHAnsi" w:cstheme="majorHAnsi"/>
                <w:color w:val="000000"/>
                <w:sz w:val="22"/>
                <w:szCs w:val="22"/>
                <w:lang w:eastAsia="fr-FR"/>
              </w:rPr>
            </w:pPr>
            <w:del w:id="901"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4BEF9451" w14:textId="48F5757B" w:rsidR="00610D92" w:rsidRPr="009F135D" w:rsidDel="000347CA" w:rsidRDefault="00610D92" w:rsidP="009F135D">
            <w:pPr>
              <w:spacing w:after="0"/>
              <w:jc w:val="both"/>
              <w:rPr>
                <w:del w:id="902" w:author="Arnaud" w:date="2021-07-30T18:06:00Z"/>
                <w:rFonts w:asciiTheme="majorHAnsi" w:eastAsia="Times New Roman" w:hAnsiTheme="majorHAnsi" w:cstheme="majorHAnsi"/>
                <w:color w:val="000000"/>
                <w:sz w:val="22"/>
                <w:szCs w:val="22"/>
                <w:lang w:eastAsia="fr-FR"/>
              </w:rPr>
            </w:pPr>
            <w:del w:id="903" w:author="Arnaud" w:date="2021-07-30T18:06:00Z">
              <w:r w:rsidRPr="009F135D" w:rsidDel="000347CA">
                <w:rPr>
                  <w:rFonts w:asciiTheme="majorHAnsi" w:eastAsia="Times New Roman" w:hAnsiTheme="majorHAnsi" w:cstheme="majorHAnsi"/>
                  <w:color w:val="000000"/>
                  <w:sz w:val="22"/>
                  <w:szCs w:val="22"/>
                  <w:lang w:eastAsia="fr-FR"/>
                </w:rPr>
                <w:delText>698.75</w:delText>
              </w:r>
            </w:del>
          </w:p>
        </w:tc>
        <w:tc>
          <w:tcPr>
            <w:tcW w:w="0" w:type="auto"/>
            <w:tcBorders>
              <w:top w:val="nil"/>
              <w:left w:val="nil"/>
              <w:bottom w:val="single" w:sz="4" w:space="0" w:color="auto"/>
              <w:right w:val="nil"/>
            </w:tcBorders>
            <w:shd w:val="clear" w:color="auto" w:fill="auto"/>
            <w:noWrap/>
            <w:vAlign w:val="bottom"/>
            <w:hideMark/>
          </w:tcPr>
          <w:p w14:paraId="4119CF6D" w14:textId="6850086E" w:rsidR="00610D92" w:rsidRPr="009F135D" w:rsidDel="000347CA" w:rsidRDefault="00610D92" w:rsidP="009F135D">
            <w:pPr>
              <w:keepNext/>
              <w:spacing w:after="0"/>
              <w:jc w:val="both"/>
              <w:rPr>
                <w:del w:id="904" w:author="Arnaud" w:date="2021-07-30T18:06:00Z"/>
                <w:rFonts w:asciiTheme="majorHAnsi" w:eastAsia="Times New Roman" w:hAnsiTheme="majorHAnsi" w:cstheme="majorHAnsi"/>
                <w:color w:val="000000"/>
                <w:sz w:val="22"/>
                <w:szCs w:val="22"/>
                <w:lang w:eastAsia="fr-FR"/>
              </w:rPr>
            </w:pPr>
            <w:del w:id="905" w:author="Arnaud" w:date="2021-07-30T18:06:00Z">
              <w:r w:rsidRPr="009F135D" w:rsidDel="000347CA">
                <w:rPr>
                  <w:rFonts w:asciiTheme="majorHAnsi" w:eastAsia="Times New Roman" w:hAnsiTheme="majorHAnsi" w:cstheme="majorHAnsi"/>
                  <w:color w:val="000000"/>
                  <w:sz w:val="22"/>
                  <w:szCs w:val="22"/>
                  <w:lang w:eastAsia="fr-FR"/>
                </w:rPr>
                <w:delText>386.84</w:delText>
              </w:r>
            </w:del>
          </w:p>
        </w:tc>
      </w:tr>
    </w:tbl>
    <w:p w14:paraId="6674AC99" w14:textId="0F98E4BA" w:rsidR="00610D92" w:rsidRPr="009F135D" w:rsidDel="000347CA" w:rsidRDefault="00610D92" w:rsidP="009F135D">
      <w:pPr>
        <w:pStyle w:val="Caption"/>
        <w:jc w:val="both"/>
        <w:rPr>
          <w:del w:id="906" w:author="Arnaud" w:date="2021-07-30T18:06:00Z"/>
          <w:rFonts w:asciiTheme="majorHAnsi" w:hAnsiTheme="majorHAnsi" w:cstheme="majorHAnsi"/>
          <w:lang w:val="en-GB"/>
        </w:rPr>
      </w:pPr>
      <w:del w:id="907" w:author="Arnaud" w:date="2021-07-30T18:06:00Z">
        <w:r w:rsidRPr="009F135D" w:rsidDel="000347CA">
          <w:rPr>
            <w:rFonts w:asciiTheme="majorHAnsi" w:hAnsiTheme="majorHAnsi" w:cstheme="majorHAnsi"/>
            <w:lang w:val="en-GB"/>
          </w:rPr>
          <w:delText>Source: RUME (2010) and NEEMSIS (2016-17) ; author’s calculations.</w:delText>
        </w:r>
      </w:del>
    </w:p>
    <w:p w14:paraId="250E5841" w14:textId="3D8C4009" w:rsidR="00610D92" w:rsidRPr="009F135D" w:rsidDel="000347CA" w:rsidRDefault="00610D92" w:rsidP="009F135D">
      <w:pPr>
        <w:jc w:val="both"/>
        <w:rPr>
          <w:del w:id="908" w:author="Arnaud" w:date="2021-07-30T18:06:00Z"/>
          <w:rFonts w:asciiTheme="majorHAnsi" w:hAnsiTheme="majorHAnsi" w:cstheme="majorHAnsi"/>
          <w:lang w:val="en-GB"/>
        </w:rPr>
      </w:pPr>
      <w:del w:id="909" w:author="Arnaud" w:date="2021-07-30T18:06:00Z">
        <w:r w:rsidRPr="009F135D" w:rsidDel="000347CA">
          <w:rPr>
            <w:rFonts w:asciiTheme="majorHAnsi" w:hAnsiTheme="majorHAnsi" w:cstheme="majorHAnsi"/>
            <w:lang w:val="en-GB"/>
          </w:rPr>
          <w:br w:type="page"/>
        </w:r>
      </w:del>
    </w:p>
    <w:p w14:paraId="325C73F4" w14:textId="671EA529" w:rsidR="00610D92" w:rsidRPr="009F135D" w:rsidDel="000347CA" w:rsidRDefault="00610D92" w:rsidP="009F135D">
      <w:pPr>
        <w:pStyle w:val="Caption"/>
        <w:keepNext/>
        <w:jc w:val="both"/>
        <w:rPr>
          <w:del w:id="910" w:author="Arnaud" w:date="2021-07-30T18:06:00Z"/>
          <w:rFonts w:asciiTheme="majorHAnsi" w:hAnsiTheme="majorHAnsi" w:cstheme="majorHAnsi"/>
          <w:lang w:val="en-GB"/>
        </w:rPr>
      </w:pPr>
      <w:del w:id="911" w:author="Arnaud" w:date="2021-07-30T18:06:00Z">
        <w:r w:rsidRPr="009F135D" w:rsidDel="000347CA">
          <w:rPr>
            <w:rFonts w:asciiTheme="majorHAnsi" w:hAnsiTheme="majorHAnsi" w:cstheme="majorHAnsi"/>
            <w:lang w:val="en-GB"/>
          </w:rPr>
          <w:lastRenderedPageBreak/>
          <w:delText xml:space="preserve">Figure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lang w:val="en-GB"/>
          </w:rPr>
          <w:delInstrText xml:space="preserve"> SEQ Figure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lang w:val="en-GB"/>
          </w:rPr>
          <w:delText>1</w:delText>
        </w:r>
        <w:r w:rsidRPr="009F135D" w:rsidDel="000347CA">
          <w:rPr>
            <w:rFonts w:asciiTheme="majorHAnsi" w:hAnsiTheme="majorHAnsi" w:cstheme="majorHAnsi"/>
            <w:i w:val="0"/>
          </w:rPr>
          <w:fldChar w:fldCharType="end"/>
        </w:r>
        <w:r w:rsidRPr="009F135D" w:rsidDel="000347CA">
          <w:rPr>
            <w:rFonts w:asciiTheme="majorHAnsi" w:hAnsiTheme="majorHAnsi" w:cstheme="majorHAnsi"/>
            <w:lang w:val="en-GB"/>
          </w:rPr>
          <w:delText xml:space="preserve"> Kernel density of debt to assets ratio by castes</w:delText>
        </w:r>
      </w:del>
    </w:p>
    <w:p w14:paraId="1FD93647" w14:textId="49821025" w:rsidR="00610D92" w:rsidRPr="009F135D" w:rsidDel="000347CA" w:rsidRDefault="00610D92" w:rsidP="009F135D">
      <w:pPr>
        <w:keepNext/>
        <w:jc w:val="both"/>
        <w:rPr>
          <w:del w:id="912" w:author="Arnaud" w:date="2021-07-30T18:06:00Z"/>
          <w:rFonts w:asciiTheme="majorHAnsi" w:hAnsiTheme="majorHAnsi" w:cstheme="majorHAnsi"/>
        </w:rPr>
      </w:pPr>
      <w:del w:id="913" w:author="Arnaud" w:date="2021-07-30T18:06:00Z">
        <w:r w:rsidRPr="009F135D" w:rsidDel="000347CA">
          <w:rPr>
            <w:rFonts w:asciiTheme="majorHAnsi" w:hAnsiTheme="majorHAnsi" w:cstheme="majorHAnsi"/>
            <w:noProof/>
            <w:lang w:val="fr-FR" w:eastAsia="fr-FR"/>
          </w:rPr>
          <w:drawing>
            <wp:inline distT="0" distB="0" distL="0" distR="0" wp14:anchorId="162EB2EE" wp14:editId="189300BF">
              <wp:extent cx="5760000" cy="3840000"/>
              <wp:effectExtent l="0" t="0" r="0" b="825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60000" cy="3840000"/>
                      </a:xfrm>
                      <a:prstGeom prst="rect">
                        <a:avLst/>
                      </a:prstGeom>
                    </pic:spPr>
                  </pic:pic>
                </a:graphicData>
              </a:graphic>
            </wp:inline>
          </w:drawing>
        </w:r>
      </w:del>
    </w:p>
    <w:p w14:paraId="6B040514" w14:textId="577C6ACB" w:rsidR="00610D92" w:rsidRPr="009F135D" w:rsidDel="000347CA" w:rsidRDefault="00610D92" w:rsidP="009F135D">
      <w:pPr>
        <w:pStyle w:val="Caption"/>
        <w:jc w:val="both"/>
        <w:rPr>
          <w:del w:id="914" w:author="Arnaud" w:date="2021-07-30T18:06:00Z"/>
          <w:rFonts w:asciiTheme="majorHAnsi" w:hAnsiTheme="majorHAnsi" w:cstheme="majorHAnsi"/>
          <w:lang w:val="en-GB"/>
        </w:rPr>
      </w:pPr>
      <w:del w:id="915" w:author="Arnaud" w:date="2021-07-30T18:06:00Z">
        <w:r w:rsidRPr="009F135D" w:rsidDel="000347CA">
          <w:rPr>
            <w:rFonts w:asciiTheme="majorHAnsi" w:hAnsiTheme="majorHAnsi" w:cstheme="majorHAnsi"/>
            <w:lang w:val="en-GB"/>
          </w:rPr>
          <w:delText>Source: RUME (2010) and NEEMSIS (2016-17); author's calculations</w:delText>
        </w:r>
      </w:del>
    </w:p>
    <w:p w14:paraId="1443AE74" w14:textId="0A6EB01C" w:rsidR="00610D92" w:rsidRPr="009F135D" w:rsidDel="000347CA" w:rsidRDefault="00610D92" w:rsidP="009F135D">
      <w:pPr>
        <w:jc w:val="both"/>
        <w:rPr>
          <w:del w:id="916" w:author="Arnaud" w:date="2021-07-30T18:06:00Z"/>
          <w:rFonts w:asciiTheme="majorHAnsi" w:hAnsiTheme="majorHAnsi" w:cstheme="majorHAnsi"/>
          <w:lang w:val="en-GB"/>
        </w:rPr>
      </w:pPr>
      <w:del w:id="917" w:author="Arnaud" w:date="2021-07-30T18:06:00Z">
        <w:r w:rsidRPr="009F135D" w:rsidDel="000347CA">
          <w:rPr>
            <w:rFonts w:asciiTheme="majorHAnsi" w:hAnsiTheme="majorHAnsi" w:cstheme="majorHAnsi"/>
            <w:lang w:val="en-GB"/>
          </w:rPr>
          <w:br w:type="page"/>
        </w:r>
      </w:del>
    </w:p>
    <w:p w14:paraId="0388580F" w14:textId="6F78D03B" w:rsidR="00610D92" w:rsidRPr="009F135D" w:rsidDel="000347CA" w:rsidRDefault="00610D92" w:rsidP="009F135D">
      <w:pPr>
        <w:pStyle w:val="Caption"/>
        <w:keepNext/>
        <w:jc w:val="both"/>
        <w:rPr>
          <w:del w:id="918" w:author="Arnaud" w:date="2021-07-30T18:06:00Z"/>
          <w:rFonts w:asciiTheme="majorHAnsi" w:hAnsiTheme="majorHAnsi" w:cstheme="majorHAnsi"/>
          <w:lang w:val="en-GB"/>
        </w:rPr>
      </w:pPr>
      <w:del w:id="919" w:author="Arnaud" w:date="2021-07-30T18:06:00Z">
        <w:r w:rsidRPr="009F135D" w:rsidDel="000347CA">
          <w:rPr>
            <w:rFonts w:asciiTheme="majorHAnsi" w:hAnsiTheme="majorHAnsi" w:cstheme="majorHAnsi"/>
            <w:lang w:val="en-GB"/>
          </w:rPr>
          <w:lastRenderedPageBreak/>
          <w:delText xml:space="preserve">Figure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lang w:val="en-GB"/>
          </w:rPr>
          <w:delInstrText xml:space="preserve"> SEQ Figure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lang w:val="en-GB"/>
          </w:rPr>
          <w:delText>2</w:delText>
        </w:r>
        <w:r w:rsidRPr="009F135D" w:rsidDel="000347CA">
          <w:rPr>
            <w:rFonts w:asciiTheme="majorHAnsi" w:hAnsiTheme="majorHAnsi" w:cstheme="majorHAnsi"/>
            <w:i w:val="0"/>
          </w:rPr>
          <w:fldChar w:fldCharType="end"/>
        </w:r>
        <w:r w:rsidRPr="009F135D" w:rsidDel="000347CA">
          <w:rPr>
            <w:rFonts w:asciiTheme="majorHAnsi" w:hAnsiTheme="majorHAnsi" w:cstheme="majorHAnsi"/>
            <w:lang w:val="en-GB"/>
          </w:rPr>
          <w:delText xml:space="preserve"> Kernel density of debt to assets ratio by assets</w:delText>
        </w:r>
      </w:del>
    </w:p>
    <w:p w14:paraId="20A6E89B" w14:textId="686E558F" w:rsidR="00610D92" w:rsidRPr="009F135D" w:rsidDel="000347CA" w:rsidRDefault="00610D92" w:rsidP="009F135D">
      <w:pPr>
        <w:keepNext/>
        <w:jc w:val="both"/>
        <w:rPr>
          <w:del w:id="920" w:author="Arnaud" w:date="2021-07-30T18:06:00Z"/>
          <w:rFonts w:asciiTheme="majorHAnsi" w:hAnsiTheme="majorHAnsi" w:cstheme="majorHAnsi"/>
        </w:rPr>
      </w:pPr>
      <w:del w:id="921" w:author="Arnaud" w:date="2021-07-30T18:06:00Z">
        <w:r w:rsidRPr="009F135D" w:rsidDel="000347CA">
          <w:rPr>
            <w:rFonts w:asciiTheme="majorHAnsi" w:hAnsiTheme="majorHAnsi" w:cstheme="majorHAnsi"/>
            <w:noProof/>
            <w:lang w:val="fr-FR" w:eastAsia="fr-FR"/>
          </w:rPr>
          <w:drawing>
            <wp:inline distT="0" distB="0" distL="0" distR="0" wp14:anchorId="5A906046" wp14:editId="6FCA42CE">
              <wp:extent cx="5760000" cy="3840000"/>
              <wp:effectExtent l="0" t="0" r="0" b="825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60000" cy="3840000"/>
                      </a:xfrm>
                      <a:prstGeom prst="rect">
                        <a:avLst/>
                      </a:prstGeom>
                    </pic:spPr>
                  </pic:pic>
                </a:graphicData>
              </a:graphic>
            </wp:inline>
          </w:drawing>
        </w:r>
      </w:del>
    </w:p>
    <w:p w14:paraId="3E363BC7" w14:textId="6FA3CFD9" w:rsidR="00610D92" w:rsidRPr="009F135D" w:rsidDel="000347CA" w:rsidRDefault="00610D92" w:rsidP="009F135D">
      <w:pPr>
        <w:pStyle w:val="Caption"/>
        <w:jc w:val="both"/>
        <w:rPr>
          <w:del w:id="922" w:author="Arnaud" w:date="2021-07-30T18:06:00Z"/>
          <w:rFonts w:asciiTheme="majorHAnsi" w:hAnsiTheme="majorHAnsi" w:cstheme="majorHAnsi"/>
          <w:lang w:val="en-GB"/>
        </w:rPr>
      </w:pPr>
      <w:del w:id="923" w:author="Arnaud" w:date="2021-07-30T18:06:00Z">
        <w:r w:rsidRPr="009F135D" w:rsidDel="000347CA">
          <w:rPr>
            <w:rFonts w:asciiTheme="majorHAnsi" w:hAnsiTheme="majorHAnsi" w:cstheme="majorHAnsi"/>
            <w:lang w:val="en-GB"/>
          </w:rPr>
          <w:delText>Source: RUME (2010) and NEEMSIS (2016-17); author's calculations</w:delText>
        </w:r>
      </w:del>
    </w:p>
    <w:p w14:paraId="41A02758" w14:textId="43841180" w:rsidR="00610D92" w:rsidDel="000347CA" w:rsidRDefault="00610D92" w:rsidP="009F135D">
      <w:pPr>
        <w:jc w:val="both"/>
        <w:rPr>
          <w:del w:id="924" w:author="Arnaud" w:date="2021-07-30T18:06:00Z"/>
          <w:rFonts w:asciiTheme="majorHAnsi" w:hAnsiTheme="majorHAnsi" w:cstheme="majorHAnsi"/>
          <w:lang w:val="en-GB"/>
        </w:rPr>
      </w:pPr>
      <w:del w:id="925" w:author="Arnaud" w:date="2021-07-30T18:06:00Z">
        <w:r w:rsidRPr="009F135D" w:rsidDel="000347CA">
          <w:rPr>
            <w:rFonts w:asciiTheme="majorHAnsi" w:hAnsiTheme="majorHAnsi" w:cstheme="majorHAnsi"/>
            <w:lang w:val="en-GB"/>
          </w:rPr>
          <w:br w:type="page"/>
        </w:r>
      </w:del>
    </w:p>
    <w:p w14:paraId="5849AFBB" w14:textId="1AD9A2FB" w:rsidR="00537126" w:rsidRPr="00652740" w:rsidDel="000347CA" w:rsidRDefault="00537126" w:rsidP="00537126">
      <w:pPr>
        <w:pStyle w:val="Caption"/>
        <w:keepNext/>
        <w:rPr>
          <w:del w:id="926" w:author="Arnaud" w:date="2021-07-30T18:06:00Z"/>
          <w:lang w:val="en-GB"/>
        </w:rPr>
      </w:pPr>
      <w:del w:id="927" w:author="Arnaud" w:date="2021-07-30T18:06:00Z">
        <w:r w:rsidRPr="00652740" w:rsidDel="000347CA">
          <w:rPr>
            <w:lang w:val="en-GB"/>
          </w:rPr>
          <w:lastRenderedPageBreak/>
          <w:delText xml:space="preserve">Figure </w:delText>
        </w:r>
        <w:r w:rsidDel="000347CA">
          <w:rPr>
            <w:i w:val="0"/>
          </w:rPr>
          <w:fldChar w:fldCharType="begin"/>
        </w:r>
        <w:r w:rsidRPr="00652740" w:rsidDel="000347CA">
          <w:rPr>
            <w:lang w:val="en-GB"/>
          </w:rPr>
          <w:delInstrText xml:space="preserve"> SEQ Figure \* ARABIC </w:delInstrText>
        </w:r>
        <w:r w:rsidDel="000347CA">
          <w:rPr>
            <w:i w:val="0"/>
          </w:rPr>
          <w:fldChar w:fldCharType="separate"/>
        </w:r>
        <w:r w:rsidDel="000347CA">
          <w:rPr>
            <w:noProof/>
            <w:lang w:val="en-GB"/>
          </w:rPr>
          <w:delText>3</w:delText>
        </w:r>
        <w:r w:rsidDel="000347CA">
          <w:rPr>
            <w:i w:val="0"/>
          </w:rPr>
          <w:fldChar w:fldCharType="end"/>
        </w:r>
        <w:r w:rsidRPr="00652740" w:rsidDel="000347CA">
          <w:rPr>
            <w:lang w:val="en-GB"/>
          </w:rPr>
          <w:delText xml:space="preserve"> Source of borrowing (percent of users)</w:delText>
        </w:r>
      </w:del>
    </w:p>
    <w:p w14:paraId="1DE77D27" w14:textId="07F4C01E" w:rsidR="00537126" w:rsidDel="000347CA" w:rsidRDefault="00537126" w:rsidP="00537126">
      <w:pPr>
        <w:keepNext/>
        <w:rPr>
          <w:del w:id="928" w:author="Arnaud" w:date="2021-07-30T18:06:00Z"/>
        </w:rPr>
      </w:pPr>
      <w:del w:id="929" w:author="Arnaud" w:date="2021-07-30T18:06:00Z">
        <w:r w:rsidDel="000347CA">
          <w:rPr>
            <w:noProof/>
            <w:lang w:val="fr-FR" w:eastAsia="fr-FR"/>
          </w:rPr>
          <w:drawing>
            <wp:inline distT="0" distB="0" distL="0" distR="0" wp14:anchorId="600EC976" wp14:editId="32538F6F">
              <wp:extent cx="5760000" cy="3840000"/>
              <wp:effectExtent l="0" t="0" r="0" b="825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60000" cy="3840000"/>
                      </a:xfrm>
                      <a:prstGeom prst="rect">
                        <a:avLst/>
                      </a:prstGeom>
                    </pic:spPr>
                  </pic:pic>
                </a:graphicData>
              </a:graphic>
            </wp:inline>
          </w:drawing>
        </w:r>
      </w:del>
    </w:p>
    <w:p w14:paraId="54B905A7" w14:textId="0D2D9758" w:rsidR="00537126" w:rsidRPr="00652740" w:rsidDel="000347CA" w:rsidRDefault="00537126" w:rsidP="00537126">
      <w:pPr>
        <w:pStyle w:val="Caption"/>
        <w:rPr>
          <w:del w:id="930" w:author="Arnaud" w:date="2021-07-30T18:06:00Z"/>
          <w:lang w:val="en-GB"/>
        </w:rPr>
      </w:pPr>
      <w:del w:id="931" w:author="Arnaud" w:date="2021-07-30T18:06:00Z">
        <w:r w:rsidRPr="00652740" w:rsidDel="000347CA">
          <w:rPr>
            <w:lang w:val="en-GB"/>
          </w:rPr>
          <w:delText>Source: RUME (2010) and NEEMSIS (2016-17); author's calculations</w:delText>
        </w:r>
      </w:del>
    </w:p>
    <w:p w14:paraId="591AB241" w14:textId="78F06561" w:rsidR="00537126" w:rsidDel="000347CA" w:rsidRDefault="00537126" w:rsidP="00537126">
      <w:pPr>
        <w:rPr>
          <w:del w:id="932" w:author="Arnaud" w:date="2021-07-30T18:06:00Z"/>
          <w:lang w:val="en-GB"/>
        </w:rPr>
      </w:pPr>
      <w:del w:id="933" w:author="Arnaud" w:date="2021-07-30T18:06:00Z">
        <w:r w:rsidDel="000347CA">
          <w:rPr>
            <w:lang w:val="en-GB"/>
          </w:rPr>
          <w:br w:type="page"/>
        </w:r>
      </w:del>
    </w:p>
    <w:p w14:paraId="7035589A" w14:textId="5CD2384A" w:rsidR="00537126" w:rsidRPr="00386C68" w:rsidDel="000347CA" w:rsidRDefault="00537126" w:rsidP="00537126">
      <w:pPr>
        <w:pStyle w:val="Caption"/>
        <w:keepNext/>
        <w:rPr>
          <w:del w:id="934" w:author="Arnaud" w:date="2021-07-30T18:06:00Z"/>
          <w:lang w:val="en-GB"/>
        </w:rPr>
      </w:pPr>
      <w:del w:id="935" w:author="Arnaud" w:date="2021-07-30T18:06:00Z">
        <w:r w:rsidRPr="00386C68" w:rsidDel="000347CA">
          <w:rPr>
            <w:lang w:val="en-GB"/>
          </w:rPr>
          <w:lastRenderedPageBreak/>
          <w:delText xml:space="preserve">Figure </w:delText>
        </w:r>
        <w:r w:rsidDel="000347CA">
          <w:rPr>
            <w:i w:val="0"/>
          </w:rPr>
          <w:fldChar w:fldCharType="begin"/>
        </w:r>
        <w:r w:rsidRPr="00386C68" w:rsidDel="000347CA">
          <w:rPr>
            <w:lang w:val="en-GB"/>
          </w:rPr>
          <w:delInstrText xml:space="preserve"> SEQ Figure \* ARABIC </w:delInstrText>
        </w:r>
        <w:r w:rsidDel="000347CA">
          <w:rPr>
            <w:i w:val="0"/>
          </w:rPr>
          <w:fldChar w:fldCharType="separate"/>
        </w:r>
        <w:r w:rsidDel="000347CA">
          <w:rPr>
            <w:noProof/>
            <w:lang w:val="en-GB"/>
          </w:rPr>
          <w:delText>4</w:delText>
        </w:r>
        <w:r w:rsidDel="000347CA">
          <w:rPr>
            <w:i w:val="0"/>
          </w:rPr>
          <w:fldChar w:fldCharType="end"/>
        </w:r>
        <w:r w:rsidRPr="00386C68" w:rsidDel="000347CA">
          <w:rPr>
            <w:lang w:val="en-GB"/>
          </w:rPr>
          <w:delText xml:space="preserve"> Source of borrowing (percent volume)</w:delText>
        </w:r>
      </w:del>
    </w:p>
    <w:p w14:paraId="499508DA" w14:textId="1ABF151A" w:rsidR="00537126" w:rsidDel="000347CA" w:rsidRDefault="00537126" w:rsidP="00537126">
      <w:pPr>
        <w:keepNext/>
        <w:rPr>
          <w:del w:id="936" w:author="Arnaud" w:date="2021-07-30T18:06:00Z"/>
        </w:rPr>
      </w:pPr>
      <w:del w:id="937" w:author="Arnaud" w:date="2021-07-30T18:06:00Z">
        <w:r w:rsidDel="000347CA">
          <w:rPr>
            <w:noProof/>
            <w:lang w:val="fr-FR" w:eastAsia="fr-FR"/>
          </w:rPr>
          <w:drawing>
            <wp:inline distT="0" distB="0" distL="0" distR="0" wp14:anchorId="4AB25516" wp14:editId="36771CF0">
              <wp:extent cx="5760000" cy="3840000"/>
              <wp:effectExtent l="0" t="0" r="0" b="825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60000" cy="3840000"/>
                      </a:xfrm>
                      <a:prstGeom prst="rect">
                        <a:avLst/>
                      </a:prstGeom>
                    </pic:spPr>
                  </pic:pic>
                </a:graphicData>
              </a:graphic>
            </wp:inline>
          </w:drawing>
        </w:r>
      </w:del>
    </w:p>
    <w:p w14:paraId="7581653D" w14:textId="28A8525C" w:rsidR="00537126" w:rsidRPr="003B55E3" w:rsidDel="000347CA" w:rsidRDefault="00537126" w:rsidP="00537126">
      <w:pPr>
        <w:pStyle w:val="Caption"/>
        <w:rPr>
          <w:del w:id="938" w:author="Arnaud" w:date="2021-07-30T18:06:00Z"/>
          <w:lang w:val="en-GB"/>
        </w:rPr>
      </w:pPr>
      <w:del w:id="939" w:author="Arnaud" w:date="2021-07-30T18:06:00Z">
        <w:r w:rsidRPr="003B55E3" w:rsidDel="000347CA">
          <w:rPr>
            <w:lang w:val="en-GB"/>
          </w:rPr>
          <w:delText>Source:  RUME (2010) and NEEMSIS (2016-17); author's calculations</w:delText>
        </w:r>
      </w:del>
    </w:p>
    <w:p w14:paraId="0015D165" w14:textId="434CFBAE" w:rsidR="00537126" w:rsidDel="000347CA" w:rsidRDefault="00537126" w:rsidP="00537126">
      <w:pPr>
        <w:rPr>
          <w:del w:id="940" w:author="Arnaud" w:date="2021-07-30T18:06:00Z"/>
          <w:lang w:val="en-GB"/>
        </w:rPr>
      </w:pPr>
      <w:del w:id="941" w:author="Arnaud" w:date="2021-07-30T18:06:00Z">
        <w:r w:rsidDel="000347CA">
          <w:rPr>
            <w:lang w:val="en-GB"/>
          </w:rPr>
          <w:br w:type="page"/>
        </w:r>
      </w:del>
    </w:p>
    <w:p w14:paraId="084EF640" w14:textId="7B60202B" w:rsidR="00537126" w:rsidRPr="009F135D" w:rsidDel="000347CA" w:rsidRDefault="00537126" w:rsidP="009F135D">
      <w:pPr>
        <w:jc w:val="both"/>
        <w:rPr>
          <w:del w:id="942" w:author="Arnaud" w:date="2021-07-30T18:06:00Z"/>
          <w:rFonts w:asciiTheme="majorHAnsi" w:hAnsiTheme="majorHAnsi" w:cstheme="majorHAnsi"/>
          <w:lang w:val="en-GB"/>
        </w:rPr>
      </w:pPr>
    </w:p>
    <w:p w14:paraId="379D460C" w14:textId="27B67FA3" w:rsidR="00610D92" w:rsidRPr="009F135D" w:rsidDel="000347CA" w:rsidRDefault="00610D92" w:rsidP="009F135D">
      <w:pPr>
        <w:pStyle w:val="Caption"/>
        <w:keepNext/>
        <w:jc w:val="both"/>
        <w:rPr>
          <w:del w:id="943" w:author="Arnaud" w:date="2021-07-30T18:06:00Z"/>
          <w:rFonts w:asciiTheme="majorHAnsi" w:hAnsiTheme="majorHAnsi" w:cstheme="majorHAnsi"/>
          <w:lang w:val="en-GB"/>
        </w:rPr>
      </w:pPr>
      <w:del w:id="944" w:author="Arnaud" w:date="2021-07-30T18:06:00Z">
        <w:r w:rsidRPr="009F135D" w:rsidDel="000347CA">
          <w:rPr>
            <w:rFonts w:asciiTheme="majorHAnsi" w:hAnsiTheme="majorHAnsi" w:cstheme="majorHAnsi"/>
            <w:lang w:val="en-GB"/>
          </w:rPr>
          <w:delText xml:space="preserve">Figure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lang w:val="en-GB"/>
          </w:rPr>
          <w:delInstrText xml:space="preserve"> SEQ Figure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lang w:val="en-GB"/>
          </w:rPr>
          <w:delText>5</w:delText>
        </w:r>
        <w:r w:rsidRPr="009F135D" w:rsidDel="000347CA">
          <w:rPr>
            <w:rFonts w:asciiTheme="majorHAnsi" w:hAnsiTheme="majorHAnsi" w:cstheme="majorHAnsi"/>
            <w:i w:val="0"/>
          </w:rPr>
          <w:fldChar w:fldCharType="end"/>
        </w:r>
        <w:r w:rsidRPr="009F135D" w:rsidDel="000347CA">
          <w:rPr>
            <w:rFonts w:asciiTheme="majorHAnsi" w:hAnsiTheme="majorHAnsi" w:cstheme="majorHAnsi"/>
            <w:lang w:val="en-GB"/>
          </w:rPr>
          <w:delText xml:space="preserve"> Debt and caste: who borrows from whom (percent loans)?</w:delText>
        </w:r>
      </w:del>
    </w:p>
    <w:p w14:paraId="27951506" w14:textId="1E7DC0E5" w:rsidR="00610D92" w:rsidRPr="009F135D" w:rsidDel="000347CA" w:rsidRDefault="00610D92" w:rsidP="009F135D">
      <w:pPr>
        <w:keepNext/>
        <w:jc w:val="both"/>
        <w:rPr>
          <w:del w:id="945" w:author="Arnaud" w:date="2021-07-30T18:06:00Z"/>
          <w:rFonts w:asciiTheme="majorHAnsi" w:hAnsiTheme="majorHAnsi" w:cstheme="majorHAnsi"/>
        </w:rPr>
      </w:pPr>
      <w:del w:id="946" w:author="Arnaud" w:date="2021-07-30T18:06:00Z">
        <w:r w:rsidRPr="009F135D" w:rsidDel="000347CA">
          <w:rPr>
            <w:rFonts w:asciiTheme="majorHAnsi" w:hAnsiTheme="majorHAnsi" w:cstheme="majorHAnsi"/>
            <w:noProof/>
            <w:lang w:val="fr-FR" w:eastAsia="fr-FR"/>
          </w:rPr>
          <w:drawing>
            <wp:inline distT="0" distB="0" distL="0" distR="0" wp14:anchorId="7F920B79" wp14:editId="20CF15C6">
              <wp:extent cx="5760000" cy="3840000"/>
              <wp:effectExtent l="0" t="0" r="0" b="825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000" cy="3840000"/>
                      </a:xfrm>
                      <a:prstGeom prst="rect">
                        <a:avLst/>
                      </a:prstGeom>
                    </pic:spPr>
                  </pic:pic>
                </a:graphicData>
              </a:graphic>
            </wp:inline>
          </w:drawing>
        </w:r>
      </w:del>
    </w:p>
    <w:p w14:paraId="1D5458C7" w14:textId="01CF51F0" w:rsidR="00610D92" w:rsidRPr="009F135D" w:rsidDel="000347CA" w:rsidRDefault="00610D92" w:rsidP="009F135D">
      <w:pPr>
        <w:pStyle w:val="Caption"/>
        <w:jc w:val="both"/>
        <w:rPr>
          <w:del w:id="947" w:author="Arnaud" w:date="2021-07-30T18:06:00Z"/>
          <w:rFonts w:asciiTheme="majorHAnsi" w:hAnsiTheme="majorHAnsi" w:cstheme="majorHAnsi"/>
          <w:lang w:val="en-GB"/>
        </w:rPr>
      </w:pPr>
      <w:del w:id="948" w:author="Arnaud" w:date="2021-07-30T18:06:00Z">
        <w:r w:rsidRPr="009F135D" w:rsidDel="000347CA">
          <w:rPr>
            <w:rFonts w:asciiTheme="majorHAnsi" w:hAnsiTheme="majorHAnsi" w:cstheme="majorHAnsi"/>
            <w:lang w:val="en-GB"/>
          </w:rPr>
          <w:delText>Source: RUME (2010) and NEEMSIS (2016-17); author's calculations</w:delText>
        </w:r>
      </w:del>
    </w:p>
    <w:p w14:paraId="47DE9CB7" w14:textId="1E224C41" w:rsidR="00610D92" w:rsidRPr="009F135D" w:rsidDel="000347CA" w:rsidRDefault="00610D92" w:rsidP="009F135D">
      <w:pPr>
        <w:jc w:val="both"/>
        <w:rPr>
          <w:del w:id="949" w:author="Arnaud" w:date="2021-07-30T18:06:00Z"/>
          <w:rFonts w:asciiTheme="majorHAnsi" w:hAnsiTheme="majorHAnsi" w:cstheme="majorHAnsi"/>
          <w:lang w:val="en-GB"/>
        </w:rPr>
      </w:pPr>
      <w:del w:id="950" w:author="Arnaud" w:date="2021-07-30T18:06:00Z">
        <w:r w:rsidRPr="009F135D" w:rsidDel="000347CA">
          <w:rPr>
            <w:rFonts w:asciiTheme="majorHAnsi" w:hAnsiTheme="majorHAnsi" w:cstheme="majorHAnsi"/>
            <w:lang w:val="en-GB"/>
          </w:rPr>
          <w:br w:type="page"/>
        </w:r>
      </w:del>
    </w:p>
    <w:p w14:paraId="422EEAD4" w14:textId="76DB4B47" w:rsidR="00610D92" w:rsidRPr="009F135D" w:rsidDel="000347CA" w:rsidRDefault="00610D92" w:rsidP="009F135D">
      <w:pPr>
        <w:pStyle w:val="Caption"/>
        <w:keepNext/>
        <w:jc w:val="both"/>
        <w:rPr>
          <w:del w:id="951" w:author="Arnaud" w:date="2021-07-30T18:06:00Z"/>
          <w:rFonts w:asciiTheme="majorHAnsi" w:hAnsiTheme="majorHAnsi" w:cstheme="majorHAnsi"/>
        </w:rPr>
      </w:pPr>
      <w:del w:id="952" w:author="Arnaud" w:date="2021-07-30T18:06:00Z">
        <w:r w:rsidRPr="009F135D" w:rsidDel="000347CA">
          <w:rPr>
            <w:rFonts w:asciiTheme="majorHAnsi" w:hAnsiTheme="majorHAnsi" w:cstheme="majorHAnsi"/>
          </w:rPr>
          <w:lastRenderedPageBreak/>
          <w:delText xml:space="preserve">Figure </w:delText>
        </w:r>
        <w:r w:rsidRPr="009F135D" w:rsidDel="000347CA">
          <w:rPr>
            <w:rFonts w:asciiTheme="majorHAnsi" w:hAnsiTheme="majorHAnsi" w:cstheme="majorHAnsi"/>
            <w:i w:val="0"/>
          </w:rPr>
          <w:fldChar w:fldCharType="begin"/>
        </w:r>
        <w:r w:rsidRPr="009F135D" w:rsidDel="000347CA">
          <w:rPr>
            <w:rFonts w:asciiTheme="majorHAnsi" w:hAnsiTheme="majorHAnsi" w:cstheme="majorHAnsi"/>
          </w:rPr>
          <w:delInstrText xml:space="preserve"> SEQ Figure \* ARABIC </w:delInstrText>
        </w:r>
        <w:r w:rsidRPr="009F135D" w:rsidDel="000347CA">
          <w:rPr>
            <w:rFonts w:asciiTheme="majorHAnsi" w:hAnsiTheme="majorHAnsi" w:cstheme="majorHAnsi"/>
            <w:i w:val="0"/>
          </w:rPr>
          <w:fldChar w:fldCharType="separate"/>
        </w:r>
        <w:r w:rsidRPr="009F135D" w:rsidDel="000347CA">
          <w:rPr>
            <w:rFonts w:asciiTheme="majorHAnsi" w:hAnsiTheme="majorHAnsi" w:cstheme="majorHAnsi"/>
            <w:noProof/>
          </w:rPr>
          <w:delText>6</w:delText>
        </w:r>
        <w:r w:rsidRPr="009F135D" w:rsidDel="000347CA">
          <w:rPr>
            <w:rFonts w:asciiTheme="majorHAnsi" w:hAnsiTheme="majorHAnsi" w:cstheme="majorHAnsi"/>
            <w:i w:val="0"/>
            <w:noProof/>
          </w:rPr>
          <w:fldChar w:fldCharType="end"/>
        </w:r>
        <w:r w:rsidRPr="009F135D" w:rsidDel="000347CA">
          <w:rPr>
            <w:rFonts w:asciiTheme="majorHAnsi" w:hAnsiTheme="majorHAnsi" w:cstheme="majorHAnsi"/>
          </w:rPr>
          <w:delText xml:space="preserve"> Debt and caste: who borrows from whom (percent volume)?</w:delText>
        </w:r>
      </w:del>
    </w:p>
    <w:p w14:paraId="1CF39265" w14:textId="400E73F3" w:rsidR="00610D92" w:rsidRPr="009F135D" w:rsidDel="000347CA" w:rsidRDefault="00610D92" w:rsidP="009F135D">
      <w:pPr>
        <w:keepNext/>
        <w:jc w:val="both"/>
        <w:rPr>
          <w:del w:id="953" w:author="Arnaud" w:date="2021-07-30T18:06:00Z"/>
          <w:rFonts w:asciiTheme="majorHAnsi" w:hAnsiTheme="majorHAnsi" w:cstheme="majorHAnsi"/>
        </w:rPr>
      </w:pPr>
      <w:del w:id="954" w:author="Arnaud" w:date="2021-07-30T18:06:00Z">
        <w:r w:rsidRPr="009F135D" w:rsidDel="000347CA">
          <w:rPr>
            <w:rFonts w:asciiTheme="majorHAnsi" w:hAnsiTheme="majorHAnsi" w:cstheme="majorHAnsi"/>
            <w:noProof/>
            <w:lang w:val="fr-FR" w:eastAsia="fr-FR"/>
          </w:rPr>
          <w:drawing>
            <wp:inline distT="0" distB="0" distL="0" distR="0" wp14:anchorId="4383074D" wp14:editId="14BBDB8F">
              <wp:extent cx="5760000" cy="3840000"/>
              <wp:effectExtent l="0" t="0" r="0" b="825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60000" cy="3840000"/>
                      </a:xfrm>
                      <a:prstGeom prst="rect">
                        <a:avLst/>
                      </a:prstGeom>
                    </pic:spPr>
                  </pic:pic>
                </a:graphicData>
              </a:graphic>
            </wp:inline>
          </w:drawing>
        </w:r>
      </w:del>
    </w:p>
    <w:p w14:paraId="0EBF0CF9" w14:textId="5912DAF3" w:rsidR="00610D92" w:rsidRPr="00DF697D" w:rsidRDefault="00610D92" w:rsidP="009F135D">
      <w:pPr>
        <w:pStyle w:val="Bibliography"/>
        <w:jc w:val="both"/>
        <w:rPr>
          <w:rFonts w:asciiTheme="majorHAnsi" w:hAnsiTheme="majorHAnsi" w:cstheme="majorHAnsi"/>
          <w:lang w:val="en-GB"/>
        </w:rPr>
      </w:pPr>
      <w:del w:id="955" w:author="Arnaud" w:date="2021-07-30T18:06:00Z">
        <w:r w:rsidRPr="009F135D" w:rsidDel="000347CA">
          <w:rPr>
            <w:rFonts w:asciiTheme="majorHAnsi" w:hAnsiTheme="majorHAnsi" w:cstheme="majorHAnsi"/>
            <w:lang w:val="en-GB"/>
          </w:rPr>
          <w:delText>Source: RUME (2010) and NEEMSIS (2016-17); author's calculatio</w:delText>
        </w:r>
      </w:del>
    </w:p>
    <w:sectPr w:rsidR="00610D92" w:rsidRPr="00DF697D">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6" w:author="Arnaud" w:date="2021-07-30T23:01:00Z" w:initials="A">
    <w:p w14:paraId="40945205" w14:textId="6451334C" w:rsidR="00416581" w:rsidRPr="00416581" w:rsidRDefault="00416581">
      <w:pPr>
        <w:pStyle w:val="CommentText"/>
        <w:rPr>
          <w:lang w:val="fr-FR"/>
        </w:rPr>
      </w:pPr>
      <w:r>
        <w:rPr>
          <w:rStyle w:val="CommentReference"/>
        </w:rPr>
        <w:annotationRef/>
      </w:r>
      <w:r w:rsidRPr="00416581">
        <w:rPr>
          <w:lang w:val="fr-FR"/>
        </w:rPr>
        <w:t>Petit doute, on parle d</w:t>
      </w:r>
      <w:r>
        <w:rPr>
          <w:lang w:val="fr-FR"/>
        </w:rPr>
        <w:t xml:space="preserve">es HH ou des </w:t>
      </w:r>
      <w:proofErr w:type="spellStart"/>
      <w:r>
        <w:rPr>
          <w:lang w:val="fr-FR"/>
        </w:rPr>
        <w:t>heads</w:t>
      </w:r>
      <w:proofErr w:type="spellEnd"/>
      <w:r>
        <w:rPr>
          <w:lang w:val="fr-FR"/>
        </w:rPr>
        <w:t> ?</w:t>
      </w:r>
      <w:r>
        <w:rPr>
          <w:lang w:val="fr-FR"/>
        </w:rPr>
        <w:br/>
        <w:t xml:space="preserve">Car si cela fait réf aux revenus du HH </w:t>
      </w:r>
      <w:proofErr w:type="spellStart"/>
      <w:r>
        <w:rPr>
          <w:lang w:val="fr-FR"/>
        </w:rPr>
        <w:t>head</w:t>
      </w:r>
      <w:proofErr w:type="spellEnd"/>
      <w:r>
        <w:rPr>
          <w:lang w:val="fr-FR"/>
        </w:rPr>
        <w:t xml:space="preserve"> du tableau 1, les valeurs sont 56.6 en 2016-17 et 47 en 2010.</w:t>
      </w:r>
      <w:r>
        <w:rPr>
          <w:lang w:val="fr-FR"/>
        </w:rPr>
        <w:br/>
        <w:t>Sinon, si on parle des HH, alors il faut piocher dans les tableaux de la présentation et on est à 57 en 2010 et 68 en 2016-17.</w:t>
      </w:r>
    </w:p>
  </w:comment>
  <w:comment w:id="77" w:author="Arnaud" w:date="2021-07-30T23:04:00Z" w:initials="A">
    <w:p w14:paraId="394FFBAF" w14:textId="0F6DFA4A" w:rsidR="00F41AB5" w:rsidRPr="00F41AB5" w:rsidRDefault="00F41AB5">
      <w:pPr>
        <w:pStyle w:val="CommentText"/>
        <w:rPr>
          <w:lang w:val="fr-FR"/>
        </w:rPr>
      </w:pPr>
      <w:r>
        <w:rPr>
          <w:rStyle w:val="CommentReference"/>
        </w:rPr>
        <w:annotationRef/>
      </w:r>
      <w:r w:rsidRPr="00F41AB5">
        <w:rPr>
          <w:lang w:val="fr-FR"/>
        </w:rPr>
        <w:t>Je peux mettre le t</w:t>
      </w:r>
      <w:r>
        <w:rPr>
          <w:lang w:val="fr-FR"/>
        </w:rPr>
        <w:t>ableau comme annexe si tu veux</w:t>
      </w:r>
    </w:p>
  </w:comment>
  <w:comment w:id="82" w:author="Isabelle GUERIN" w:date="2021-07-30T15:25:00Z" w:initials="IG">
    <w:p w14:paraId="4CA0E667" w14:textId="776CD092" w:rsidR="00EA080C" w:rsidRPr="00EA080C" w:rsidRDefault="00EA080C">
      <w:pPr>
        <w:pStyle w:val="CommentText"/>
        <w:rPr>
          <w:lang w:val="fr-FR"/>
        </w:rPr>
      </w:pPr>
      <w:r>
        <w:rPr>
          <w:rStyle w:val="CommentReference"/>
        </w:rPr>
        <w:annotationRef/>
      </w:r>
      <w:r>
        <w:rPr>
          <w:lang w:val="fr-FR"/>
        </w:rPr>
        <w:t xml:space="preserve">@arnaud : </w:t>
      </w:r>
      <w:r w:rsidRPr="00EA080C">
        <w:rPr>
          <w:lang w:val="fr-FR"/>
        </w:rPr>
        <w:t>ça ne chan</w:t>
      </w:r>
      <w:r>
        <w:rPr>
          <w:lang w:val="fr-FR"/>
        </w:rPr>
        <w:t>ge pas avec le nouveau déflateur ? (je ne sais plus quelle est l’année de référence)</w:t>
      </w:r>
    </w:p>
  </w:comment>
  <w:comment w:id="83" w:author="Arnaud" w:date="2021-07-30T20:33:00Z" w:initials="A">
    <w:p w14:paraId="29E4901E" w14:textId="053F10C2" w:rsidR="00497CD0" w:rsidRDefault="00497CD0">
      <w:pPr>
        <w:pStyle w:val="CommentText"/>
      </w:pPr>
      <w:r>
        <w:rPr>
          <w:rStyle w:val="CommentReference"/>
        </w:rPr>
        <w:annotationRef/>
      </w:r>
      <w:proofErr w:type="spellStart"/>
      <w:r>
        <w:t>Changements</w:t>
      </w:r>
      <w:proofErr w:type="spellEnd"/>
      <w:r>
        <w:t xml:space="preserve"> </w:t>
      </w:r>
      <w:proofErr w:type="spellStart"/>
      <w:r>
        <w:t>effectués</w:t>
      </w:r>
      <w:proofErr w:type="spellEnd"/>
      <w:r>
        <w:t xml:space="preserve"> !</w:t>
      </w:r>
    </w:p>
  </w:comment>
  <w:comment w:id="220" w:author="Arnaud" w:date="2021-07-30T23:11:00Z" w:initials="A">
    <w:p w14:paraId="17E5E300" w14:textId="5643B9F1" w:rsidR="00026BDC" w:rsidRPr="00026BDC" w:rsidRDefault="00026BDC">
      <w:pPr>
        <w:pStyle w:val="CommentText"/>
        <w:rPr>
          <w:lang w:val="fr-FR"/>
        </w:rPr>
      </w:pPr>
      <w:r>
        <w:rPr>
          <w:rStyle w:val="CommentReference"/>
        </w:rPr>
        <w:annotationRef/>
      </w:r>
      <w:r w:rsidRPr="00026BDC">
        <w:rPr>
          <w:lang w:val="fr-FR"/>
        </w:rPr>
        <w:t>42 to 21 était pour les Dalits,</w:t>
      </w:r>
      <w:r>
        <w:rPr>
          <w:lang w:val="fr-FR"/>
        </w:rPr>
        <w:t xml:space="preserve"> j’ai corrigé pour que les nombres correspondent à 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945205" w15:done="0"/>
  <w15:commentEx w15:paraId="394FFBAF" w15:paraIdParent="40945205" w15:done="0"/>
  <w15:commentEx w15:paraId="4CA0E667" w15:done="0"/>
  <w15:commentEx w15:paraId="29E4901E" w15:paraIdParent="4CA0E667" w15:done="0"/>
  <w15:commentEx w15:paraId="17E5E3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F0346" w16cex:dateUtc="2021-07-30T21:01:00Z"/>
  <w16cex:commentExtensible w16cex:durableId="24AF0402" w16cex:dateUtc="2021-07-30T21:04:00Z"/>
  <w16cex:commentExtensible w16cex:durableId="24AEE093" w16cex:dateUtc="2021-07-30T18:33:00Z"/>
  <w16cex:commentExtensible w16cex:durableId="24AF05BC" w16cex:dateUtc="2021-07-30T2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945205" w16cid:durableId="24AF0346"/>
  <w16cid:commentId w16cid:paraId="394FFBAF" w16cid:durableId="24AF0402"/>
  <w16cid:commentId w16cid:paraId="4CA0E667" w16cid:durableId="24AEBC6E"/>
  <w16cid:commentId w16cid:paraId="29E4901E" w16cid:durableId="24AEE093"/>
  <w16cid:commentId w16cid:paraId="17E5E300" w16cid:durableId="24AF0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00FBD" w14:textId="77777777" w:rsidR="00117233" w:rsidRDefault="00117233">
      <w:pPr>
        <w:spacing w:after="0"/>
      </w:pPr>
      <w:r>
        <w:separator/>
      </w:r>
    </w:p>
  </w:endnote>
  <w:endnote w:type="continuationSeparator" w:id="0">
    <w:p w14:paraId="7E3E0774" w14:textId="77777777" w:rsidR="00117233" w:rsidRDefault="001172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TI7">
    <w:altName w:val="Times New Roman"/>
    <w:panose1 w:val="00000000000000000000"/>
    <w:charset w:val="00"/>
    <w:family w:val="roman"/>
    <w:notTrueType/>
    <w:pitch w:val="default"/>
  </w:font>
  <w:font w:name="CMTI8">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46405" w14:textId="77777777" w:rsidR="00117233" w:rsidRDefault="00117233">
      <w:r>
        <w:separator/>
      </w:r>
    </w:p>
  </w:footnote>
  <w:footnote w:type="continuationSeparator" w:id="0">
    <w:p w14:paraId="2F09792F" w14:textId="77777777" w:rsidR="00117233" w:rsidRDefault="00117233">
      <w:r>
        <w:continuationSeparator/>
      </w:r>
    </w:p>
  </w:footnote>
  <w:footnote w:id="1">
    <w:p w14:paraId="7A94003E" w14:textId="113ACD1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w:t>
      </w:r>
      <w:r>
        <w:rPr>
          <w:rFonts w:asciiTheme="majorHAnsi" w:hAnsiTheme="majorHAnsi" w:cstheme="majorHAnsi"/>
          <w:sz w:val="20"/>
          <w:szCs w:val="20"/>
        </w:rPr>
        <w:t xml:space="preserve">This research has been made thanks to the financial support of the </w:t>
      </w:r>
      <w:proofErr w:type="spellStart"/>
      <w:r>
        <w:rPr>
          <w:rFonts w:asciiTheme="majorHAnsi" w:hAnsiTheme="majorHAnsi" w:cstheme="majorHAnsi"/>
          <w:sz w:val="20"/>
          <w:szCs w:val="20"/>
        </w:rPr>
        <w:t>Agence</w:t>
      </w:r>
      <w:proofErr w:type="spellEnd"/>
      <w:r>
        <w:rPr>
          <w:rFonts w:asciiTheme="majorHAnsi" w:hAnsiTheme="majorHAnsi" w:cstheme="majorHAnsi"/>
          <w:sz w:val="20"/>
          <w:szCs w:val="20"/>
        </w:rPr>
        <w:t xml:space="preserve"> </w:t>
      </w:r>
      <w:proofErr w:type="spellStart"/>
      <w:r>
        <w:rPr>
          <w:rFonts w:asciiTheme="majorHAnsi" w:hAnsiTheme="majorHAnsi" w:cstheme="majorHAnsi"/>
          <w:sz w:val="20"/>
          <w:szCs w:val="20"/>
        </w:rPr>
        <w:t>Universitaire</w:t>
      </w:r>
      <w:proofErr w:type="spellEnd"/>
      <w:r>
        <w:rPr>
          <w:rFonts w:asciiTheme="majorHAnsi" w:hAnsiTheme="majorHAnsi" w:cstheme="majorHAnsi"/>
          <w:sz w:val="20"/>
          <w:szCs w:val="20"/>
        </w:rPr>
        <w:t xml:space="preserve"> de la Francophonie (AUF), through the COVINDIA project, which combines food distribution to villagers and a </w:t>
      </w:r>
      <w:r w:rsidRPr="00F1255F">
        <w:rPr>
          <w:rFonts w:asciiTheme="majorHAnsi" w:hAnsiTheme="majorHAnsi" w:cstheme="majorHAnsi"/>
          <w:sz w:val="20"/>
          <w:szCs w:val="20"/>
        </w:rPr>
        <w:t>survey of villagers' survival tactics and strategies</w:t>
      </w:r>
      <w:r>
        <w:rPr>
          <w:rFonts w:asciiTheme="majorHAnsi" w:hAnsiTheme="majorHAnsi" w:cstheme="majorHAnsi"/>
          <w:sz w:val="20"/>
          <w:szCs w:val="20"/>
        </w:rPr>
        <w:t xml:space="preserve">. For more details, see </w:t>
      </w:r>
      <w:hyperlink r:id="rId1" w:history="1">
        <w:r w:rsidRPr="00F1255F">
          <w:rPr>
            <w:rStyle w:val="Hyperlink"/>
            <w:rFonts w:asciiTheme="majorHAnsi" w:hAnsiTheme="majorHAnsi" w:cstheme="majorHAnsi"/>
            <w:sz w:val="20"/>
            <w:szCs w:val="20"/>
          </w:rPr>
          <w:t>here</w:t>
        </w:r>
      </w:hyperlink>
      <w:r>
        <w:rPr>
          <w:rFonts w:asciiTheme="majorHAnsi" w:hAnsiTheme="majorHAnsi" w:cstheme="majorHAnsi"/>
          <w:sz w:val="20"/>
          <w:szCs w:val="20"/>
        </w:rPr>
        <w:t xml:space="preserve">. </w:t>
      </w:r>
      <w:r w:rsidRPr="00B36E55">
        <w:rPr>
          <w:rFonts w:asciiTheme="majorHAnsi" w:hAnsiTheme="majorHAnsi" w:cstheme="majorHAnsi"/>
          <w:sz w:val="20"/>
          <w:szCs w:val="20"/>
        </w:rPr>
        <w:t xml:space="preserve">We sincerely thank Barbara </w:t>
      </w:r>
      <w:proofErr w:type="spellStart"/>
      <w:r w:rsidRPr="00B36E55">
        <w:rPr>
          <w:rFonts w:asciiTheme="majorHAnsi" w:hAnsiTheme="majorHAnsi" w:cstheme="majorHAnsi"/>
          <w:sz w:val="20"/>
          <w:szCs w:val="20"/>
        </w:rPr>
        <w:t>Harriss</w:t>
      </w:r>
      <w:proofErr w:type="spellEnd"/>
      <w:r w:rsidRPr="00B36E55">
        <w:rPr>
          <w:rFonts w:asciiTheme="majorHAnsi" w:hAnsiTheme="majorHAnsi" w:cstheme="majorHAnsi"/>
          <w:sz w:val="20"/>
          <w:szCs w:val="20"/>
        </w:rPr>
        <w:t xml:space="preserve">-White, Judith </w:t>
      </w:r>
      <w:proofErr w:type="spellStart"/>
      <w:r w:rsidRPr="00B36E55">
        <w:rPr>
          <w:rFonts w:asciiTheme="majorHAnsi" w:hAnsiTheme="majorHAnsi" w:cstheme="majorHAnsi"/>
          <w:sz w:val="20"/>
          <w:szCs w:val="20"/>
        </w:rPr>
        <w:t>Heyer</w:t>
      </w:r>
      <w:proofErr w:type="spellEnd"/>
      <w:ins w:id="0" w:author="Isabelle GUERIN" w:date="2021-07-30T15:11:00Z">
        <w:r w:rsidR="00CE03AF">
          <w:rPr>
            <w:rFonts w:asciiTheme="majorHAnsi" w:hAnsiTheme="majorHAnsi" w:cstheme="majorHAnsi"/>
            <w:sz w:val="20"/>
            <w:szCs w:val="20"/>
          </w:rPr>
          <w:t xml:space="preserve">, </w:t>
        </w:r>
        <w:proofErr w:type="spellStart"/>
        <w:r w:rsidR="00CE03AF">
          <w:rPr>
            <w:rFonts w:asciiTheme="majorHAnsi" w:hAnsiTheme="majorHAnsi" w:cstheme="majorHAnsi"/>
            <w:sz w:val="20"/>
            <w:szCs w:val="20"/>
          </w:rPr>
          <w:t>Solène</w:t>
        </w:r>
        <w:proofErr w:type="spellEnd"/>
        <w:r w:rsidR="00CE03AF">
          <w:rPr>
            <w:rFonts w:asciiTheme="majorHAnsi" w:hAnsiTheme="majorHAnsi" w:cstheme="majorHAnsi"/>
            <w:sz w:val="20"/>
            <w:szCs w:val="20"/>
          </w:rPr>
          <w:t xml:space="preserve"> </w:t>
        </w:r>
        <w:proofErr w:type="spellStart"/>
        <w:r w:rsidR="00CE03AF">
          <w:rPr>
            <w:rFonts w:asciiTheme="majorHAnsi" w:hAnsiTheme="majorHAnsi" w:cstheme="majorHAnsi"/>
            <w:sz w:val="20"/>
            <w:szCs w:val="20"/>
          </w:rPr>
          <w:t>Morvant</w:t>
        </w:r>
        <w:proofErr w:type="spellEnd"/>
        <w:r w:rsidR="00CE03AF">
          <w:rPr>
            <w:rFonts w:asciiTheme="majorHAnsi" w:hAnsiTheme="majorHAnsi" w:cstheme="majorHAnsi"/>
            <w:sz w:val="20"/>
            <w:szCs w:val="20"/>
          </w:rPr>
          <w:t>-Roux</w:t>
        </w:r>
      </w:ins>
      <w:r w:rsidRPr="00B36E55">
        <w:rPr>
          <w:rFonts w:asciiTheme="majorHAnsi" w:hAnsiTheme="majorHAnsi" w:cstheme="majorHAnsi"/>
          <w:sz w:val="20"/>
          <w:szCs w:val="20"/>
        </w:rPr>
        <w:t xml:space="preserve"> and Jean-Michel </w:t>
      </w:r>
      <w:proofErr w:type="spellStart"/>
      <w:r w:rsidRPr="00B36E55">
        <w:rPr>
          <w:rFonts w:asciiTheme="majorHAnsi" w:hAnsiTheme="majorHAnsi" w:cstheme="majorHAnsi"/>
          <w:sz w:val="20"/>
          <w:szCs w:val="20"/>
        </w:rPr>
        <w:t>Servet</w:t>
      </w:r>
      <w:proofErr w:type="spellEnd"/>
      <w:r w:rsidRPr="00B36E55">
        <w:rPr>
          <w:rFonts w:asciiTheme="majorHAnsi" w:hAnsiTheme="majorHAnsi" w:cstheme="majorHAnsi"/>
          <w:sz w:val="20"/>
          <w:szCs w:val="20"/>
        </w:rPr>
        <w:t xml:space="preserve"> for their very helpful comments on an earlier draft.</w:t>
      </w:r>
    </w:p>
  </w:footnote>
  <w:footnote w:id="2">
    <w:p w14:paraId="5A92AC20" w14:textId="3437DB2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For further details, see the survey dedicated website </w:t>
      </w:r>
      <w:hyperlink r:id="rId2">
        <w:r w:rsidRPr="00B36E55">
          <w:rPr>
            <w:rStyle w:val="Hyperlink"/>
            <w:rFonts w:asciiTheme="majorHAnsi" w:hAnsiTheme="majorHAnsi" w:cstheme="majorHAnsi"/>
            <w:sz w:val="20"/>
            <w:szCs w:val="20"/>
          </w:rPr>
          <w:t>https://neemsis.hypotheses.org/</w:t>
        </w:r>
      </w:hyperlink>
      <w:r w:rsidRPr="00B36E55">
        <w:rPr>
          <w:rFonts w:asciiTheme="majorHAnsi" w:hAnsiTheme="majorHAnsi" w:cstheme="majorHAnsi"/>
          <w:sz w:val="20"/>
          <w:szCs w:val="20"/>
        </w:rPr>
        <w:t xml:space="preserve"> and the NEEMSIS survey manual and statistical report </w:t>
      </w:r>
      <w:r w:rsidRPr="00B36E55">
        <w:rPr>
          <w:rFonts w:asciiTheme="majorHAnsi" w:hAnsiTheme="majorHAnsi" w:cstheme="majorHAnsi"/>
          <w:sz w:val="20"/>
          <w:szCs w:val="20"/>
        </w:rPr>
        <w:fldChar w:fldCharType="begin"/>
      </w:r>
      <w:r w:rsidR="004F1944">
        <w:rPr>
          <w:rFonts w:asciiTheme="majorHAnsi" w:hAnsiTheme="majorHAnsi" w:cstheme="majorHAnsi"/>
          <w:sz w:val="20"/>
          <w:szCs w:val="20"/>
        </w:rPr>
        <w:instrText xml:space="preserve"> ADDIN ZOTERO_ITEM CSL_CITATION {"citationID":"oNS6X9OY","properties":{"formattedCitation":"(Nordman et al. 2017; 2019)","plainCitation":"(Nordman et al. 2017; 2019)","noteIndex":2},"citationItems":[{"id":967,"uris":["http://zotero.org/users/5354237/items/2IC4T697"],"uri":["http://zotero.org/users/5354237/items/2IC4T697"],"itemData":{"id":967,"type":"report","event-place":"Pondicherry-Paris","publisher":"French Institute of Pondicherry - IFP, Institut de Recherche pour le Développement – IRD","publisher-place":"Pondicherry-Paris","title":"NEEMSIS Survey Manual (technical report).  IRD, November, 38 pages :","author":[{"family":"Nordman","given":"Christophe Jalil"},{"family":"Guérin","given":"Isabelle"},{"family":"Venkatasubramanian","given":"Govindan"},{"family":"Michiels","given":"Sébastien"},{"family":"Lanos","given":"Youna"},{"family":"Kumar","given":"Santosh"},{"family":"Raj","given":"Antony"},{"family":"Hilger","given":"Anne"}],"issued":{"date-parts":[["2017"]]}}},{"id":966,"uris":["http://zotero.org/users/5354237/items/7LM2VURH"],"uri":["http://zotero.org/users/5354237/items/7LM2VURH"],"itemData":{"id":966,"type":"report","event-place":"Pondicherry-Paris","page":"148","publisher":"French Institute of Pondicherry – IFP, Institut de Recherche pour le Développement – IRD","publisher-place":"Pondicherry-Paris","title":"NEEMSIS Survey Report: A Full Statistical Picture of the Household and Individual Data","author":[{"family":"Nordman","given":"Christophe Jalil"},{"family":"Guérin","given":"Isabelle"},{"family":"Natal","given":"Arnaud"},{"family":"Michiels","given":"Sébastien"},{"family":"Venkatasubramanian","given":"Govindan"}],"issued":{"date-parts":[["2019",4]]}}}],"schema":"https://github.com/citation-style-language/schema/raw/master/csl-citation.json"} </w:instrText>
      </w:r>
      <w:r w:rsidRPr="00B36E55">
        <w:rPr>
          <w:rFonts w:asciiTheme="majorHAnsi" w:hAnsiTheme="majorHAnsi" w:cstheme="majorHAnsi"/>
          <w:sz w:val="20"/>
          <w:szCs w:val="20"/>
        </w:rPr>
        <w:fldChar w:fldCharType="separate"/>
      </w:r>
      <w:r w:rsidRPr="00B36E55">
        <w:rPr>
          <w:rFonts w:asciiTheme="majorHAnsi" w:hAnsiTheme="majorHAnsi" w:cstheme="majorHAnsi"/>
          <w:sz w:val="20"/>
          <w:szCs w:val="20"/>
        </w:rPr>
        <w:t>(Nordman et al. 2017; 2019)</w:t>
      </w:r>
      <w:r w:rsidRPr="00B36E55">
        <w:rPr>
          <w:rFonts w:asciiTheme="majorHAnsi" w:hAnsiTheme="majorHAnsi" w:cstheme="majorHAnsi"/>
          <w:sz w:val="20"/>
          <w:szCs w:val="20"/>
        </w:rPr>
        <w:fldChar w:fldCharType="end"/>
      </w:r>
      <w:r w:rsidRPr="00B36E55">
        <w:rPr>
          <w:rFonts w:asciiTheme="majorHAnsi" w:hAnsiTheme="majorHAnsi" w:cstheme="majorHAnsi"/>
          <w:sz w:val="20"/>
          <w:szCs w:val="20"/>
        </w:rPr>
        <w:t xml:space="preserve">. In the NEEMSIS survey (the second wave), individuals from the first wave of the survey who are now living elsewhere were also </w:t>
      </w:r>
      <w:r>
        <w:rPr>
          <w:rFonts w:asciiTheme="majorHAnsi" w:hAnsiTheme="majorHAnsi" w:cstheme="majorHAnsi"/>
          <w:sz w:val="20"/>
          <w:szCs w:val="20"/>
        </w:rPr>
        <w:t xml:space="preserve">tracked and </w:t>
      </w:r>
      <w:r w:rsidRPr="00B36E55">
        <w:rPr>
          <w:rFonts w:asciiTheme="majorHAnsi" w:hAnsiTheme="majorHAnsi" w:cstheme="majorHAnsi"/>
          <w:sz w:val="20"/>
          <w:szCs w:val="20"/>
        </w:rPr>
        <w:t xml:space="preserve">interviewed. Their place of residence includes 9 villages from Kancheepuram and </w:t>
      </w:r>
      <w:proofErr w:type="spellStart"/>
      <w:r w:rsidRPr="00B36E55">
        <w:rPr>
          <w:rFonts w:asciiTheme="majorHAnsi" w:hAnsiTheme="majorHAnsi" w:cstheme="majorHAnsi"/>
          <w:sz w:val="20"/>
          <w:szCs w:val="20"/>
        </w:rPr>
        <w:t>Tiruppur</w:t>
      </w:r>
      <w:proofErr w:type="spellEnd"/>
      <w:r w:rsidRPr="00B36E55">
        <w:rPr>
          <w:rFonts w:asciiTheme="majorHAnsi" w:hAnsiTheme="majorHAnsi" w:cstheme="majorHAnsi"/>
          <w:sz w:val="20"/>
          <w:szCs w:val="20"/>
        </w:rPr>
        <w:t xml:space="preserve"> districts</w:t>
      </w:r>
      <w:r>
        <w:rPr>
          <w:rFonts w:asciiTheme="majorHAnsi" w:hAnsiTheme="majorHAnsi" w:cstheme="majorHAnsi"/>
          <w:sz w:val="20"/>
          <w:szCs w:val="20"/>
        </w:rPr>
        <w:t>.</w:t>
      </w:r>
    </w:p>
  </w:footnote>
  <w:footnote w:id="3">
    <w:p w14:paraId="47E23206"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There are also a few </w:t>
      </w:r>
      <w:proofErr w:type="spellStart"/>
      <w:r w:rsidRPr="00B36E55">
        <w:rPr>
          <w:rFonts w:asciiTheme="majorHAnsi" w:hAnsiTheme="majorHAnsi" w:cstheme="majorHAnsi"/>
          <w:sz w:val="20"/>
          <w:szCs w:val="20"/>
        </w:rPr>
        <w:t>Padayachis</w:t>
      </w:r>
      <w:proofErr w:type="spellEnd"/>
      <w:r w:rsidRPr="00B36E55">
        <w:rPr>
          <w:rFonts w:asciiTheme="majorHAnsi" w:hAnsiTheme="majorHAnsi" w:cstheme="majorHAnsi"/>
          <w:sz w:val="20"/>
          <w:szCs w:val="20"/>
        </w:rPr>
        <w:t xml:space="preserve">, </w:t>
      </w:r>
      <w:proofErr w:type="spellStart"/>
      <w:r w:rsidRPr="00B36E55">
        <w:rPr>
          <w:rFonts w:asciiTheme="majorHAnsi" w:hAnsiTheme="majorHAnsi" w:cstheme="majorHAnsi"/>
          <w:sz w:val="20"/>
          <w:szCs w:val="20"/>
        </w:rPr>
        <w:t>Gramanis</w:t>
      </w:r>
      <w:proofErr w:type="spellEnd"/>
      <w:r w:rsidRPr="00B36E55">
        <w:rPr>
          <w:rFonts w:asciiTheme="majorHAnsi" w:hAnsiTheme="majorHAnsi" w:cstheme="majorHAnsi"/>
          <w:sz w:val="20"/>
          <w:szCs w:val="20"/>
        </w:rPr>
        <w:t xml:space="preserve">, </w:t>
      </w:r>
      <w:proofErr w:type="spellStart"/>
      <w:r w:rsidRPr="00B36E55">
        <w:rPr>
          <w:rFonts w:asciiTheme="majorHAnsi" w:hAnsiTheme="majorHAnsi" w:cstheme="majorHAnsi"/>
          <w:sz w:val="20"/>
          <w:szCs w:val="20"/>
        </w:rPr>
        <w:t>Navithars</w:t>
      </w:r>
      <w:proofErr w:type="spellEnd"/>
      <w:r w:rsidRPr="00B36E55">
        <w:rPr>
          <w:rFonts w:asciiTheme="majorHAnsi" w:hAnsiTheme="majorHAnsi" w:cstheme="majorHAnsi"/>
          <w:sz w:val="20"/>
          <w:szCs w:val="20"/>
        </w:rPr>
        <w:t xml:space="preserve">, </w:t>
      </w:r>
      <w:proofErr w:type="spellStart"/>
      <w:r w:rsidRPr="00B36E55">
        <w:rPr>
          <w:rFonts w:asciiTheme="majorHAnsi" w:hAnsiTheme="majorHAnsi" w:cstheme="majorHAnsi"/>
          <w:sz w:val="20"/>
          <w:szCs w:val="20"/>
        </w:rPr>
        <w:t>Nattars</w:t>
      </w:r>
      <w:proofErr w:type="spellEnd"/>
      <w:r w:rsidRPr="00B36E55">
        <w:rPr>
          <w:rFonts w:asciiTheme="majorHAnsi" w:hAnsiTheme="majorHAnsi" w:cstheme="majorHAnsi"/>
          <w:sz w:val="20"/>
          <w:szCs w:val="20"/>
        </w:rPr>
        <w:t xml:space="preserve">, </w:t>
      </w:r>
      <w:proofErr w:type="spellStart"/>
      <w:r w:rsidRPr="00B36E55">
        <w:rPr>
          <w:rFonts w:asciiTheme="majorHAnsi" w:hAnsiTheme="majorHAnsi" w:cstheme="majorHAnsi"/>
          <w:sz w:val="20"/>
          <w:szCs w:val="20"/>
        </w:rPr>
        <w:t>Kulalars</w:t>
      </w:r>
      <w:proofErr w:type="spellEnd"/>
      <w:r w:rsidRPr="00B36E55">
        <w:rPr>
          <w:rFonts w:asciiTheme="majorHAnsi" w:hAnsiTheme="majorHAnsi" w:cstheme="majorHAnsi"/>
          <w:sz w:val="20"/>
          <w:szCs w:val="20"/>
        </w:rPr>
        <w:t xml:space="preserve"> and </w:t>
      </w:r>
      <w:proofErr w:type="spellStart"/>
      <w:r w:rsidRPr="00B36E55">
        <w:rPr>
          <w:rFonts w:asciiTheme="majorHAnsi" w:hAnsiTheme="majorHAnsi" w:cstheme="majorHAnsi"/>
          <w:sz w:val="20"/>
          <w:szCs w:val="20"/>
        </w:rPr>
        <w:t>Asarai</w:t>
      </w:r>
      <w:proofErr w:type="spellEnd"/>
      <w:r w:rsidRPr="00B36E55">
        <w:rPr>
          <w:rFonts w:asciiTheme="majorHAnsi" w:hAnsiTheme="majorHAnsi" w:cstheme="majorHAnsi"/>
          <w:sz w:val="20"/>
          <w:szCs w:val="20"/>
        </w:rPr>
        <w:t>, who have a similar position in the caste hierarchy.</w:t>
      </w:r>
    </w:p>
  </w:footnote>
  <w:footnote w:id="4">
    <w:p w14:paraId="4BA5E752" w14:textId="567E0FC6"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For converging findings on other parts of Tamil Nadu, see </w:t>
      </w:r>
      <w:r w:rsidRPr="00B36E55">
        <w:rPr>
          <w:rFonts w:asciiTheme="majorHAnsi" w:hAnsiTheme="majorHAnsi" w:cstheme="majorHAnsi"/>
          <w:sz w:val="20"/>
          <w:szCs w:val="20"/>
        </w:rPr>
        <w:fldChar w:fldCharType="begin"/>
      </w:r>
      <w:r w:rsidR="004F1944">
        <w:rPr>
          <w:rFonts w:asciiTheme="majorHAnsi" w:hAnsiTheme="majorHAnsi" w:cstheme="majorHAnsi"/>
          <w:sz w:val="20"/>
          <w:szCs w:val="20"/>
        </w:rPr>
        <w:instrText xml:space="preserve"> ADDIN ZOTERO_ITEM CSL_CITATION {"citationID":"CgZ1JrLi","properties":{"formattedCitation":"(Heyer 2012; Harriss and Jeyaranjan 2016)","plainCitation":"(Heyer 2012; Harriss and Jeyaranjan 2016)","noteIndex":4},"citationItems":[{"id":938,"uris":["http://zotero.org/users/5354237/items/LJMKH2GY"],"uri":["http://zotero.org/users/5354237/items/LJMKH2GY"],"itemData":{"id":938,"type":"article-journal","container-title":"Global labour journal","issue":"1","page":"91–117","source":"Google Scholar","title":"Labour standards and social policy: A South Indian case study","title-short":"Labour standards and social policy","volume":"3","author":[{"family":"Heyer","given":"Judith"}],"issued":{"date-parts":[["2012"]]}}},{"id":947,"uris":["http://zotero.org/users/5354237/items/LEGSBQCL"],"uri":["http://zotero.org/users/5354237/items/LEGSBQCL"],"itemData":{"id":947,"type":"chapter","container-title":"The Changing Village in India: Insights from Longitudinal Research","event-place":"New Delhi","publisher":"Oxford University Press","publisher-place":"New Delhi","title":"Rural Tamil Nadu in the Liberalization Era: What Do We Learn from Village Studies?","author":[{"family":"Harriss","given":"John"},{"family":"Jeyaranjan","given":"J."}],"editor":[{"family":"Himanshu","given":""},{"family":"Jha","given":""},{"family":"Rodgers","given":""}],"issued":{"date-parts":[["2016"]]}}}],"schema":"https://github.com/citation-style-language/schema/raw/master/csl-citation.json"} </w:instrText>
      </w:r>
      <w:r w:rsidRPr="00B36E55">
        <w:rPr>
          <w:rFonts w:asciiTheme="majorHAnsi" w:hAnsiTheme="majorHAnsi" w:cstheme="majorHAnsi"/>
          <w:sz w:val="20"/>
          <w:szCs w:val="20"/>
        </w:rPr>
        <w:fldChar w:fldCharType="separate"/>
      </w:r>
      <w:r w:rsidRPr="00B36E55">
        <w:rPr>
          <w:rFonts w:asciiTheme="majorHAnsi" w:hAnsiTheme="majorHAnsi" w:cstheme="majorHAnsi"/>
          <w:sz w:val="20"/>
          <w:szCs w:val="20"/>
        </w:rPr>
        <w:t>(Heyer 2012; Harriss and Jeyaranjan 2016)</w:t>
      </w:r>
      <w:r w:rsidRPr="00B36E55">
        <w:rPr>
          <w:rFonts w:asciiTheme="majorHAnsi" w:hAnsiTheme="majorHAnsi" w:cstheme="majorHAnsi"/>
          <w:sz w:val="20"/>
          <w:szCs w:val="20"/>
        </w:rPr>
        <w:fldChar w:fldCharType="end"/>
      </w:r>
      <w:r w:rsidRPr="00B36E55">
        <w:rPr>
          <w:rFonts w:asciiTheme="majorHAnsi" w:hAnsiTheme="majorHAnsi" w:cstheme="majorHAnsi"/>
          <w:sz w:val="20"/>
          <w:szCs w:val="20"/>
        </w:rPr>
        <w:t>.</w:t>
      </w:r>
    </w:p>
  </w:footnote>
  <w:footnote w:id="5">
    <w:p w14:paraId="16A26E67"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Arvind Subramanian, former Chief Economic Advisor to the Government of India (2014–2018), considers that between 2011 and 2017, the annual GDP growth would be 4.5 percent and not 7 percent (Subramanian 2019).</w:t>
      </w:r>
    </w:p>
  </w:footnote>
  <w:footnote w:id="6">
    <w:p w14:paraId="7072167E"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SHGs were India’s first microcredit model. SHGs are groups of 15 to 20 people, mainly women, who first circulate money among themselves and are then eligible for external credit, provided by an NGO, a micro-credit institution or a bank. In the region studied here, with the advent of for-profit micro-credit companies, SHGs have all but disappeared. However, joint liability groups are still the main collateral.</w:t>
      </w:r>
    </w:p>
  </w:footnote>
  <w:footnote w:id="7">
    <w:p w14:paraId="63D5DF00" w14:textId="7E4FE9FD"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See for instance </w:t>
      </w:r>
      <w:r w:rsidRPr="00B36E55">
        <w:rPr>
          <w:rFonts w:asciiTheme="majorHAnsi" w:hAnsiTheme="majorHAnsi" w:cstheme="majorHAnsi"/>
          <w:sz w:val="20"/>
          <w:szCs w:val="20"/>
        </w:rPr>
        <w:fldChar w:fldCharType="begin"/>
      </w:r>
      <w:r w:rsidR="004F1944">
        <w:rPr>
          <w:rFonts w:asciiTheme="majorHAnsi" w:hAnsiTheme="majorHAnsi" w:cstheme="majorHAnsi"/>
          <w:sz w:val="20"/>
          <w:szCs w:val="20"/>
        </w:rPr>
        <w:instrText xml:space="preserve"> ADDIN ZOTERO_ITEM CSL_CITATION {"citationID":"cfCuQVBC","properties":{"formattedCitation":"(Collins et al. 2009; Gu\\uc0\\u233{}rin, Morvant-Roux, and Villarreal 2013)","plainCitation":"(Collins et al. 2009; Guérin, Morvant-Roux, and Villarreal 2013)","noteIndex":7},"citationItems":[{"id":109,"uris":["http://zotero.org/users/5354237/items/VTNDIFGA"],"uri":["http://zotero.org/users/5354237/items/VTNDIFGA"],"itemData":{"id":109,"type":"book","event-place":"Princeton","publisher":"Princeton University Press","publisher-place":"Princeton","source":"Google Scholar","title":"Portfolios of the poor: how the world's poor live on $2 a day","title-short":"Portfolios of the poor","author":[{"family":"Collins","given":"Daryl"},{"family":"Morduch","given":"Jonathan"},{"family":"Rutherford","given":"Stuart"},{"family":"Ruthven","given":"Orlanda"}],"issued":{"date-parts":[["2009"]]}}},{"id":178,"uris":["http://zotero.org/users/5354237/items/YHESBCHC"],"uri":["http://zotero.org/users/5354237/items/YHESBCHC"],"itemData":{"id":178,"type":"book","event-place":"London and New-York","publisher":"Routledge","publisher-place":"London and New-York","source":"Google Scholar","title":"Microfinance, debt and over-indebtedness: juggling with money","title-short":"Microfinance, debt and over-indebtedness","editor":[{"family":"Guérin","given":"Isabelle"},{"family":"Morvant-Roux","given":"Solène"},{"family":"Villarreal","given":"Magdalena"}],"issued":{"date-parts":[["2013"]]}}}],"schema":"https://github.com/citation-style-language/schema/raw/master/csl-citation.json"} </w:instrText>
      </w:r>
      <w:r w:rsidRPr="00B36E55">
        <w:rPr>
          <w:rFonts w:asciiTheme="majorHAnsi" w:hAnsiTheme="majorHAnsi" w:cstheme="majorHAnsi"/>
          <w:sz w:val="20"/>
          <w:szCs w:val="20"/>
        </w:rPr>
        <w:fldChar w:fldCharType="separate"/>
      </w:r>
      <w:r w:rsidRPr="00B36E55">
        <w:rPr>
          <w:rFonts w:asciiTheme="majorHAnsi" w:hAnsiTheme="majorHAnsi" w:cstheme="majorHAnsi"/>
          <w:sz w:val="20"/>
          <w:szCs w:val="20"/>
        </w:rPr>
        <w:t>(Collins et al. 2009; Guérin, Morvant-Roux, and Villarreal 2013)</w:t>
      </w:r>
      <w:r w:rsidRPr="00B36E55">
        <w:rPr>
          <w:rFonts w:asciiTheme="majorHAnsi" w:hAnsiTheme="majorHAnsi" w:cstheme="majorHAnsi"/>
          <w:sz w:val="20"/>
          <w:szCs w:val="20"/>
        </w:rPr>
        <w:fldChar w:fldCharType="end"/>
      </w:r>
      <w:r w:rsidRPr="00B36E55">
        <w:rPr>
          <w:rFonts w:asciiTheme="majorHAnsi" w:hAnsiTheme="majorHAnsi" w:cstheme="majorHAnsi"/>
          <w:sz w:val="20"/>
          <w:szCs w:val="20"/>
        </w:rPr>
        <w:t>.</w:t>
      </w:r>
    </w:p>
  </w:footnote>
  <w:footnote w:id="8">
    <w:p w14:paraId="03155954"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We shall note the existence of internal Dalit hierarchies, the term being a political category that in fact includes many </w:t>
      </w:r>
      <w:proofErr w:type="spellStart"/>
      <w:r w:rsidRPr="00B36E55">
        <w:rPr>
          <w:rFonts w:asciiTheme="majorHAnsi" w:hAnsiTheme="majorHAnsi" w:cstheme="majorHAnsi"/>
          <w:i/>
          <w:sz w:val="20"/>
          <w:szCs w:val="20"/>
        </w:rPr>
        <w:t>jatis</w:t>
      </w:r>
      <w:proofErr w:type="spellEnd"/>
      <w:r w:rsidRPr="00B36E55">
        <w:rPr>
          <w:rFonts w:asciiTheme="majorHAnsi" w:hAnsiTheme="majorHAnsi" w:cstheme="majorHAnsi"/>
          <w:sz w:val="20"/>
          <w:szCs w:val="20"/>
        </w:rPr>
        <w:t xml:space="preserve"> (castes).</w:t>
      </w:r>
    </w:p>
  </w:footnote>
  <w:footnote w:id="9">
    <w:p w14:paraId="6510ACA0"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w:t>
      </w:r>
      <w:hyperlink r:id="rId3">
        <w:r w:rsidRPr="00B36E55">
          <w:rPr>
            <w:rStyle w:val="Hyperlink"/>
            <w:rFonts w:asciiTheme="majorHAnsi" w:hAnsiTheme="majorHAnsi" w:cstheme="majorHAnsi"/>
            <w:sz w:val="20"/>
            <w:szCs w:val="20"/>
          </w:rPr>
          <w:t>https://www.thehindu.com/news/cities/Madurai/collector-warns-against-violation-of-rbi-norms-on-loan-moratorium/article31664789.ece/amp/</w:t>
        </w:r>
      </w:hyperlink>
      <w:r w:rsidRPr="00B36E55">
        <w:rPr>
          <w:rFonts w:asciiTheme="majorHAnsi" w:hAnsiTheme="majorHAnsi" w:cstheme="majorHAnsi"/>
          <w:sz w:val="20"/>
          <w:szCs w:val="20"/>
        </w:rPr>
        <w:t xml:space="preserve">; </w:t>
      </w:r>
      <w:hyperlink r:id="rId4">
        <w:r w:rsidRPr="00B36E55">
          <w:rPr>
            <w:rStyle w:val="Hyperlink"/>
            <w:rFonts w:asciiTheme="majorHAnsi" w:hAnsiTheme="majorHAnsi" w:cstheme="majorHAnsi"/>
            <w:sz w:val="20"/>
            <w:szCs w:val="20"/>
          </w:rPr>
          <w:t>https://www.thehindu.com/news/national/tamil-nadu/private-finance-firms-putting-pressure-on-self-help-group-women-says-rajapalayam-mla/article31663098.ece</w:t>
        </w:r>
      </w:hyperlink>
    </w:p>
  </w:footnote>
  <w:footnote w:id="10">
    <w:p w14:paraId="3C2E0B89" w14:textId="3D49365E" w:rsidR="0089752F" w:rsidRPr="00B40211" w:rsidRDefault="0089752F" w:rsidP="00D83010">
      <w:pPr>
        <w:pStyle w:val="FootnoteText"/>
        <w:jc w:val="both"/>
        <w:rPr>
          <w:rFonts w:asciiTheme="majorHAnsi" w:hAnsiTheme="majorHAnsi" w:cstheme="majorHAnsi"/>
          <w:sz w:val="20"/>
          <w:szCs w:val="20"/>
        </w:rPr>
      </w:pPr>
      <w:r w:rsidRPr="00537126">
        <w:rPr>
          <w:rStyle w:val="FootnoteReference"/>
          <w:rFonts w:asciiTheme="majorHAnsi" w:hAnsiTheme="majorHAnsi" w:cstheme="majorHAnsi"/>
          <w:sz w:val="20"/>
          <w:szCs w:val="20"/>
        </w:rPr>
        <w:footnoteRef/>
      </w:r>
      <w:r w:rsidRPr="00537126">
        <w:rPr>
          <w:rFonts w:asciiTheme="majorHAnsi" w:hAnsiTheme="majorHAnsi" w:cstheme="majorHAnsi"/>
          <w:sz w:val="20"/>
          <w:szCs w:val="20"/>
        </w:rPr>
        <w:t xml:space="preserve"> Our NEEMSIS survey had to be discontinued due to demonetization, which allowed us to measure its effects</w:t>
      </w:r>
      <w:r>
        <w:rPr>
          <w:rFonts w:asciiTheme="majorHAnsi" w:hAnsiTheme="majorHAnsi" w:cstheme="majorHAnsi"/>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91899"/>
    <w:multiLevelType w:val="hybridMultilevel"/>
    <w:tmpl w:val="49DC14EA"/>
    <w:lvl w:ilvl="0" w:tplc="C85E7C0C">
      <w:start w:val="1"/>
      <w:numFmt w:val="decimal"/>
      <w:lvlText w:val="%1."/>
      <w:lvlJc w:val="left"/>
      <w:pPr>
        <w:ind w:left="720" w:hanging="360"/>
      </w:pPr>
      <w:rPr>
        <w:rFonts w:hint="eastAsi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1AE401"/>
    <w:multiLevelType w:val="multilevel"/>
    <w:tmpl w:val="7C74E9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sabelle GUERIN">
    <w15:presenceInfo w15:providerId="None" w15:userId="Isabelle GUERIN"/>
  </w15:person>
  <w15:person w15:author="Arnaud">
    <w15:presenceInfo w15:providerId="None" w15:userId="Arnau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DC4"/>
    <w:rsid w:val="00011C8B"/>
    <w:rsid w:val="00026BDC"/>
    <w:rsid w:val="000321C7"/>
    <w:rsid w:val="000347CA"/>
    <w:rsid w:val="00036DBA"/>
    <w:rsid w:val="0009375B"/>
    <w:rsid w:val="00117233"/>
    <w:rsid w:val="00144151"/>
    <w:rsid w:val="001956FB"/>
    <w:rsid w:val="001A3255"/>
    <w:rsid w:val="001B6116"/>
    <w:rsid w:val="001F3E60"/>
    <w:rsid w:val="001F3FF6"/>
    <w:rsid w:val="0020416E"/>
    <w:rsid w:val="0021395A"/>
    <w:rsid w:val="0029064A"/>
    <w:rsid w:val="002C3429"/>
    <w:rsid w:val="002C606A"/>
    <w:rsid w:val="00304E28"/>
    <w:rsid w:val="0031690F"/>
    <w:rsid w:val="00317EC3"/>
    <w:rsid w:val="00334556"/>
    <w:rsid w:val="00343D52"/>
    <w:rsid w:val="003879AD"/>
    <w:rsid w:val="00407CC5"/>
    <w:rsid w:val="00410D0B"/>
    <w:rsid w:val="00411030"/>
    <w:rsid w:val="00416581"/>
    <w:rsid w:val="00423506"/>
    <w:rsid w:val="00471463"/>
    <w:rsid w:val="00497CD0"/>
    <w:rsid w:val="004D03C4"/>
    <w:rsid w:val="004E29B3"/>
    <w:rsid w:val="004F1944"/>
    <w:rsid w:val="00504744"/>
    <w:rsid w:val="00533F54"/>
    <w:rsid w:val="00537126"/>
    <w:rsid w:val="00542A26"/>
    <w:rsid w:val="00560DE3"/>
    <w:rsid w:val="0057219E"/>
    <w:rsid w:val="00581D3D"/>
    <w:rsid w:val="00590D07"/>
    <w:rsid w:val="005C1152"/>
    <w:rsid w:val="005D5D6F"/>
    <w:rsid w:val="005E0393"/>
    <w:rsid w:val="00601D81"/>
    <w:rsid w:val="00603D07"/>
    <w:rsid w:val="00610D92"/>
    <w:rsid w:val="0066240A"/>
    <w:rsid w:val="006912F9"/>
    <w:rsid w:val="006A511C"/>
    <w:rsid w:val="006D0E3E"/>
    <w:rsid w:val="006D5347"/>
    <w:rsid w:val="006F1AD2"/>
    <w:rsid w:val="0072584A"/>
    <w:rsid w:val="00746E6A"/>
    <w:rsid w:val="0075119E"/>
    <w:rsid w:val="00784D58"/>
    <w:rsid w:val="007C018D"/>
    <w:rsid w:val="007E34C8"/>
    <w:rsid w:val="008459F3"/>
    <w:rsid w:val="00850472"/>
    <w:rsid w:val="00876084"/>
    <w:rsid w:val="008774F4"/>
    <w:rsid w:val="0089752F"/>
    <w:rsid w:val="008A11C4"/>
    <w:rsid w:val="008C4254"/>
    <w:rsid w:val="008D6863"/>
    <w:rsid w:val="008E3BEA"/>
    <w:rsid w:val="00913129"/>
    <w:rsid w:val="009140B4"/>
    <w:rsid w:val="00925577"/>
    <w:rsid w:val="009271A6"/>
    <w:rsid w:val="0093411A"/>
    <w:rsid w:val="00936CBA"/>
    <w:rsid w:val="00936E53"/>
    <w:rsid w:val="009A34FC"/>
    <w:rsid w:val="009A35B7"/>
    <w:rsid w:val="009C182E"/>
    <w:rsid w:val="009C2EBA"/>
    <w:rsid w:val="009F135D"/>
    <w:rsid w:val="00A46315"/>
    <w:rsid w:val="00A650B8"/>
    <w:rsid w:val="00A74162"/>
    <w:rsid w:val="00A97309"/>
    <w:rsid w:val="00AB201E"/>
    <w:rsid w:val="00AF66A5"/>
    <w:rsid w:val="00B36E55"/>
    <w:rsid w:val="00B40211"/>
    <w:rsid w:val="00B476E2"/>
    <w:rsid w:val="00B51C57"/>
    <w:rsid w:val="00B61637"/>
    <w:rsid w:val="00B64F8F"/>
    <w:rsid w:val="00B70AAF"/>
    <w:rsid w:val="00B86B1F"/>
    <w:rsid w:val="00B86B75"/>
    <w:rsid w:val="00BC48D5"/>
    <w:rsid w:val="00BD0F7D"/>
    <w:rsid w:val="00BE3642"/>
    <w:rsid w:val="00BF53EF"/>
    <w:rsid w:val="00C36279"/>
    <w:rsid w:val="00C668F9"/>
    <w:rsid w:val="00C876CA"/>
    <w:rsid w:val="00C91894"/>
    <w:rsid w:val="00CA536B"/>
    <w:rsid w:val="00CC7192"/>
    <w:rsid w:val="00CE03AF"/>
    <w:rsid w:val="00CE71F5"/>
    <w:rsid w:val="00D71974"/>
    <w:rsid w:val="00D83010"/>
    <w:rsid w:val="00D83E30"/>
    <w:rsid w:val="00D93230"/>
    <w:rsid w:val="00D94942"/>
    <w:rsid w:val="00DF21D7"/>
    <w:rsid w:val="00DF5C06"/>
    <w:rsid w:val="00DF697D"/>
    <w:rsid w:val="00E06A2F"/>
    <w:rsid w:val="00E315A3"/>
    <w:rsid w:val="00E763BC"/>
    <w:rsid w:val="00EA080C"/>
    <w:rsid w:val="00EB1CF9"/>
    <w:rsid w:val="00EB3DE3"/>
    <w:rsid w:val="00F00137"/>
    <w:rsid w:val="00F005B9"/>
    <w:rsid w:val="00F1255F"/>
    <w:rsid w:val="00F41AB5"/>
    <w:rsid w:val="00F645D4"/>
    <w:rsid w:val="00F646A9"/>
    <w:rsid w:val="00FB31C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43C4"/>
  <w15:docId w15:val="{A43CE446-116A-4AB0-B35F-73E33011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fontstyle01">
    <w:name w:val="fontstyle01"/>
    <w:basedOn w:val="DefaultParagraphFont"/>
    <w:rsid w:val="00C876CA"/>
    <w:rPr>
      <w:rFonts w:ascii="CMTI7" w:hAnsi="CMTI7" w:hint="default"/>
      <w:b w:val="0"/>
      <w:bCs w:val="0"/>
      <w:i/>
      <w:iCs/>
      <w:color w:val="000000"/>
      <w:sz w:val="12"/>
      <w:szCs w:val="12"/>
    </w:rPr>
  </w:style>
  <w:style w:type="character" w:customStyle="1" w:styleId="fontstyle11">
    <w:name w:val="fontstyle11"/>
    <w:basedOn w:val="DefaultParagraphFont"/>
    <w:rsid w:val="00C876CA"/>
    <w:rPr>
      <w:rFonts w:ascii="CMTI8" w:hAnsi="CMTI8" w:hint="default"/>
      <w:b w:val="0"/>
      <w:bCs w:val="0"/>
      <w:i/>
      <w:iCs/>
      <w:color w:val="000000"/>
      <w:sz w:val="16"/>
      <w:szCs w:val="16"/>
    </w:rPr>
  </w:style>
  <w:style w:type="character" w:styleId="CommentReference">
    <w:name w:val="annotation reference"/>
    <w:basedOn w:val="DefaultParagraphFont"/>
    <w:semiHidden/>
    <w:unhideWhenUsed/>
    <w:rsid w:val="009C2EBA"/>
    <w:rPr>
      <w:sz w:val="16"/>
      <w:szCs w:val="16"/>
    </w:rPr>
  </w:style>
  <w:style w:type="paragraph" w:styleId="CommentText">
    <w:name w:val="annotation text"/>
    <w:basedOn w:val="Normal"/>
    <w:link w:val="CommentTextChar"/>
    <w:semiHidden/>
    <w:unhideWhenUsed/>
    <w:rsid w:val="009C2EBA"/>
    <w:rPr>
      <w:sz w:val="20"/>
      <w:szCs w:val="20"/>
    </w:rPr>
  </w:style>
  <w:style w:type="character" w:customStyle="1" w:styleId="CommentTextChar">
    <w:name w:val="Comment Text Char"/>
    <w:basedOn w:val="DefaultParagraphFont"/>
    <w:link w:val="CommentText"/>
    <w:semiHidden/>
    <w:rsid w:val="009C2EBA"/>
    <w:rPr>
      <w:sz w:val="20"/>
      <w:szCs w:val="20"/>
    </w:rPr>
  </w:style>
  <w:style w:type="paragraph" w:styleId="CommentSubject">
    <w:name w:val="annotation subject"/>
    <w:basedOn w:val="CommentText"/>
    <w:next w:val="CommentText"/>
    <w:link w:val="CommentSubjectChar"/>
    <w:semiHidden/>
    <w:unhideWhenUsed/>
    <w:rsid w:val="009C2EBA"/>
    <w:rPr>
      <w:b/>
      <w:bCs/>
    </w:rPr>
  </w:style>
  <w:style w:type="character" w:customStyle="1" w:styleId="CommentSubjectChar">
    <w:name w:val="Comment Subject Char"/>
    <w:basedOn w:val="CommentTextChar"/>
    <w:link w:val="CommentSubject"/>
    <w:semiHidden/>
    <w:rsid w:val="009C2EBA"/>
    <w:rPr>
      <w:b/>
      <w:bCs/>
      <w:sz w:val="20"/>
      <w:szCs w:val="20"/>
    </w:rPr>
  </w:style>
  <w:style w:type="paragraph" w:styleId="BalloonText">
    <w:name w:val="Balloon Text"/>
    <w:basedOn w:val="Normal"/>
    <w:link w:val="BalloonTextChar"/>
    <w:semiHidden/>
    <w:unhideWhenUsed/>
    <w:rsid w:val="009C2EB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2E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575025">
      <w:bodyDiv w:val="1"/>
      <w:marLeft w:val="0"/>
      <w:marRight w:val="0"/>
      <w:marTop w:val="0"/>
      <w:marBottom w:val="0"/>
      <w:divBdr>
        <w:top w:val="none" w:sz="0" w:space="0" w:color="auto"/>
        <w:left w:val="none" w:sz="0" w:space="0" w:color="auto"/>
        <w:bottom w:val="none" w:sz="0" w:space="0" w:color="auto"/>
        <w:right w:val="none" w:sz="0" w:space="0" w:color="auto"/>
      </w:divBdr>
    </w:div>
    <w:div w:id="668598919">
      <w:bodyDiv w:val="1"/>
      <w:marLeft w:val="0"/>
      <w:marRight w:val="0"/>
      <w:marTop w:val="0"/>
      <w:marBottom w:val="0"/>
      <w:divBdr>
        <w:top w:val="none" w:sz="0" w:space="0" w:color="auto"/>
        <w:left w:val="none" w:sz="0" w:space="0" w:color="auto"/>
        <w:bottom w:val="none" w:sz="0" w:space="0" w:color="auto"/>
        <w:right w:val="none" w:sz="0" w:space="0" w:color="auto"/>
      </w:divBdr>
    </w:div>
    <w:div w:id="1149204912">
      <w:bodyDiv w:val="1"/>
      <w:marLeft w:val="0"/>
      <w:marRight w:val="0"/>
      <w:marTop w:val="0"/>
      <w:marBottom w:val="0"/>
      <w:divBdr>
        <w:top w:val="none" w:sz="0" w:space="0" w:color="auto"/>
        <w:left w:val="none" w:sz="0" w:space="0" w:color="auto"/>
        <w:bottom w:val="none" w:sz="0" w:space="0" w:color="auto"/>
        <w:right w:val="none" w:sz="0" w:space="0" w:color="auto"/>
      </w:divBdr>
      <w:divsChild>
        <w:div w:id="19206034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10" Type="http://schemas.microsoft.com/office/2016/09/relationships/commentsIds" Target="commentsIds.xml"/><Relationship Id="rId19" Type="http://schemas.openxmlformats.org/officeDocument/2006/relationships/image" Target="media/image8.sv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thehindu.com/news/cities/Madurai/collector-warns-against-violation-of-rbi-norms-on-loan-moratorium/article31664789.ece/amp/" TargetMode="External"/><Relationship Id="rId2" Type="http://schemas.openxmlformats.org/officeDocument/2006/relationships/hyperlink" Target="https://neemsis.hypotheses.org/" TargetMode="External"/><Relationship Id="rId1" Type="http://schemas.openxmlformats.org/officeDocument/2006/relationships/hyperlink" Target="https://www.auf.org/nos-actions/toutes-nos-actions/appuyer-comprendre-et-valoriser-les-pratiques-de-solidarites-villageoises-en-inde-du-sud-suite-a-la-crise-du-covid-19/" TargetMode="External"/><Relationship Id="rId4" Type="http://schemas.openxmlformats.org/officeDocument/2006/relationships/hyperlink" Target="https://www.thehindu.com/news/national/tamil-nadu/private-finance-firms-putting-pressure-on-self-help-group-women-says-rajapalayam-mla/article31663098.e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42AAD-BD88-4147-82F3-3881B4544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23</Pages>
  <Words>13976</Words>
  <Characters>76869</Characters>
  <Application>Microsoft Office Word</Application>
  <DocSecurity>0</DocSecurity>
  <Lines>640</Lines>
  <Paragraphs>181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Surviving debt, survival debt in times of lockdown</vt:lpstr>
      <vt:lpstr>Surviving debt, survival debt in times of lockdown</vt:lpstr>
    </vt:vector>
  </TitlesOfParts>
  <Company>Hewlett-Packard Company</Company>
  <LinksUpToDate>false</LinksUpToDate>
  <CharactersWithSpaces>90664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Surviving debt, survival debt in times of lockdown</dc:title>
  <dc:creator>Isabelle Guérin;Sébastien Michiels;Arnaud Natal;Christophe Jalil Nordman;Govindan Venkatasubramanian;June 26, 2020</dc:creator>
  <cp:lastModifiedBy>Arnaud</cp:lastModifiedBy>
  <cp:revision>26</cp:revision>
  <dcterms:created xsi:type="dcterms:W3CDTF">2021-07-30T12:46:00Z</dcterms:created>
  <dcterms:modified xsi:type="dcterms:W3CDTF">2021-07-30T21:13:00Z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article focuses on the consequences of the Indian lockdown in terms of debt. It is based on an ongoing study in a rural area of Tamil Nadu, South India. It draws on a long-term knowledge of this region, longitudinal quantitative household survey data</vt:lpwstr>
  </property>
  <property fmtid="{D5CDD505-2E9C-101B-9397-08002B2CF9AE}" pid="3" name="address">
    <vt:lpwstr/>
  </property>
  <property fmtid="{D5CDD505-2E9C-101B-9397-08002B2CF9AE}" pid="4" name="bibliography">
    <vt:lpwstr>Biblio.bib</vt:lpwstr>
  </property>
  <property fmtid="{D5CDD505-2E9C-101B-9397-08002B2CF9AE}" pid="5" name="ZOTERO_PREF_1">
    <vt:lpwstr>&lt;data data-version="3" zotero-version="5.0.96.2"&gt;&lt;session id="h4bH7xm4"/&gt;&lt;style id="http://www.zotero.org/styles/chicago-author-date" locale="en-US" hasBibliography="1" bibliographyStyleHasBeenSet="1"/&gt;&lt;prefs&gt;&lt;pref name="fieldType" value="Field"/&gt;&lt;/prefs&gt;</vt:lpwstr>
  </property>
  <property fmtid="{D5CDD505-2E9C-101B-9397-08002B2CF9AE}" pid="6" name="ZOTERO_PREF_2">
    <vt:lpwstr>&lt;/data&gt;</vt:lpwstr>
  </property>
</Properties>
</file>